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0F4E" w14:textId="599079FF" w:rsidR="006F05D7" w:rsidRPr="006F05D7" w:rsidRDefault="006F05D7" w:rsidP="006F05D7">
      <w:pPr>
        <w:spacing w:after="360"/>
        <w:jc w:val="center"/>
      </w:pPr>
      <w:r>
        <w:rPr>
          <w:noProof/>
        </w:rPr>
        <w:drawing>
          <wp:inline distT="0" distB="0" distL="0" distR="0" wp14:anchorId="16A5142A" wp14:editId="2E8ED09F">
            <wp:extent cx="2413000" cy="1216075"/>
            <wp:effectExtent l="0" t="0" r="6350" b="3175"/>
            <wp:docPr id="78387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3627" name=""/>
                    <pic:cNvPicPr/>
                  </pic:nvPicPr>
                  <pic:blipFill>
                    <a:blip r:embed="rId11">
                      <a:extLst>
                        <a:ext uri="{28A0092B-C50C-407E-A947-70E740481C1C}">
                          <a14:useLocalDpi xmlns:a14="http://schemas.microsoft.com/office/drawing/2010/main" val="0"/>
                        </a:ext>
                      </a:extLst>
                    </a:blip>
                    <a:stretch>
                      <a:fillRect/>
                    </a:stretch>
                  </pic:blipFill>
                  <pic:spPr>
                    <a:xfrm>
                      <a:off x="0" y="0"/>
                      <a:ext cx="2413000" cy="1216075"/>
                    </a:xfrm>
                    <a:prstGeom prst="rect">
                      <a:avLst/>
                    </a:prstGeom>
                  </pic:spPr>
                </pic:pic>
              </a:graphicData>
            </a:graphic>
          </wp:inline>
        </w:drawing>
      </w:r>
    </w:p>
    <w:p w14:paraId="55DD90C0" w14:textId="77777777" w:rsidR="00B94096" w:rsidRDefault="00B94096">
      <w:pPr>
        <w:pStyle w:val="Title"/>
        <w:spacing w:before="1440" w:after="280"/>
        <w:jc w:val="center"/>
        <w:rPr>
          <w:kern w:val="2"/>
          <w:lang w:val="en-GB" w:eastAsia="en-GB"/>
          <w14:ligatures w14:val="standardContextual"/>
        </w:rPr>
      </w:pPr>
      <w:r>
        <w:rPr>
          <w:b/>
          <w:bCs/>
          <w:color w:val="0E1330"/>
          <w:sz w:val="60"/>
          <w:szCs w:val="60"/>
        </w:rPr>
        <w:t>DOCAYA</w:t>
      </w:r>
    </w:p>
    <w:p w14:paraId="3CEFABD1" w14:textId="77777777" w:rsidR="00B94096" w:rsidRDefault="00B94096">
      <w:pPr>
        <w:spacing w:after="160"/>
        <w:jc w:val="center"/>
        <w:rPr>
          <w:kern w:val="2"/>
          <w:lang w:val="en-GB" w:eastAsia="en-GB"/>
          <w14:ligatures w14:val="standardContextual"/>
        </w:rPr>
      </w:pPr>
      <w:r>
        <w:rPr>
          <w:b/>
          <w:bCs/>
          <w:color w:val="0E1330"/>
          <w:sz w:val="30"/>
          <w:szCs w:val="30"/>
        </w:rPr>
        <w:t>Enterprise Electronic Document Management System</w:t>
      </w:r>
    </w:p>
    <w:p w14:paraId="3A6E788D" w14:textId="77777777" w:rsidR="00B94096" w:rsidRDefault="00B94096">
      <w:pPr>
        <w:spacing w:after="300"/>
        <w:jc w:val="center"/>
        <w:rPr>
          <w:kern w:val="2"/>
          <w:lang w:val="en-GB" w:eastAsia="en-GB"/>
          <w14:ligatures w14:val="standardContextual"/>
        </w:rPr>
      </w:pPr>
      <w:r>
        <w:rPr>
          <w:b/>
          <w:bCs/>
          <w:color w:val="6B3FD4"/>
          <w:sz w:val="26"/>
          <w:szCs w:val="26"/>
        </w:rPr>
        <w:t>Functional &amp; Business Design Specification</w:t>
      </w:r>
    </w:p>
    <w:p w14:paraId="0CAD8567" w14:textId="77777777" w:rsidR="00B94096" w:rsidRDefault="00B94096">
      <w:pPr>
        <w:spacing w:after="160"/>
        <w:jc w:val="center"/>
        <w:rPr>
          <w:kern w:val="2"/>
          <w:lang w:val="en-GB" w:eastAsia="en-GB"/>
          <w14:ligatures w14:val="standardContextual"/>
        </w:rPr>
      </w:pPr>
      <w:r>
        <w:rPr>
          <w:color w:val="5A6B85"/>
          <w:sz w:val="21"/>
          <w:szCs w:val="21"/>
        </w:rPr>
        <w:t>Prepared for the Client, United Arab Emirates</w:t>
      </w:r>
    </w:p>
    <w:p w14:paraId="274C1CBF" w14:textId="77777777" w:rsidR="00B94096" w:rsidRDefault="00B94096">
      <w:pPr>
        <w:spacing w:after="400"/>
        <w:jc w:val="center"/>
        <w:rPr>
          <w:kern w:val="2"/>
          <w:lang w:val="en-GB" w:eastAsia="en-GB"/>
          <w14:ligatures w14:val="standardContextual"/>
        </w:rPr>
      </w:pPr>
      <w:r>
        <w:rPr>
          <w:b/>
          <w:bCs/>
          <w:color w:val="1B8E97"/>
          <w:sz w:val="18"/>
          <w:szCs w:val="18"/>
        </w:rPr>
        <w:t xml:space="preserve">Prepared by </w:t>
      </w:r>
      <w:proofErr w:type="spellStart"/>
      <w:r>
        <w:rPr>
          <w:b/>
          <w:bCs/>
          <w:color w:val="1B8E97"/>
          <w:sz w:val="18"/>
          <w:szCs w:val="18"/>
        </w:rPr>
        <w:t>Hypermine</w:t>
      </w:r>
      <w:proofErr w:type="spellEnd"/>
      <w:r>
        <w:rPr>
          <w:b/>
          <w:bCs/>
          <w:color w:val="1B8E97"/>
          <w:sz w:val="18"/>
          <w:szCs w:val="18"/>
        </w:rPr>
        <w:t xml:space="preserve"> AI | Intelligence. Amplified.</w:t>
      </w:r>
    </w:p>
    <w:p w14:paraId="6064F6E5" w14:textId="3FFF97DC" w:rsidR="00B94096" w:rsidRDefault="00B94096">
      <w:pPr>
        <w:rPr>
          <w:kern w:val="2"/>
          <w:lang w:val="en-GB" w:eastAsia="en-GB"/>
          <w14:ligatures w14:val="standardContextual"/>
        </w:rPr>
      </w:pPr>
      <w:r>
        <w:rPr>
          <w:kern w:val="2"/>
          <w:lang w:val="en-GB" w:eastAsia="en-GB"/>
          <w14:ligatures w14:val="standardContextual"/>
        </w:rPr>
        <w:br w:type="page"/>
      </w:r>
    </w:p>
    <w:p w14:paraId="648D1489" w14:textId="1359A7C9" w:rsidR="00B94096" w:rsidRPr="00B94096" w:rsidRDefault="00B94096" w:rsidP="00B94096">
      <w:pPr>
        <w:pStyle w:val="Title"/>
        <w:spacing w:after="60"/>
        <w:rPr>
          <w:b/>
          <w:color w:val="17365D"/>
          <w:sz w:val="48"/>
          <w:lang w:val="en-GB" w:eastAsia="en-GB"/>
        </w:rPr>
      </w:pPr>
      <w:r>
        <w:rPr>
          <w:b/>
          <w:color w:val="17365D"/>
          <w:sz w:val="48"/>
          <w:lang w:val="en-GB" w:eastAsia="en-GB"/>
        </w:rPr>
        <w:lastRenderedPageBreak/>
        <w:t>Document Details</w:t>
      </w:r>
    </w:p>
    <w:p w14:paraId="71867F97" w14:textId="4FD9BF30" w:rsidR="00B94096" w:rsidRPr="00B94096" w:rsidRDefault="00B94096" w:rsidP="00B94096">
      <w:pPr>
        <w:spacing w:after="240"/>
        <w:rPr>
          <w:i/>
          <w:color w:val="5B4B8A"/>
          <w:sz w:val="20"/>
        </w:rPr>
      </w:pPr>
      <w:r>
        <w:rPr>
          <w:i/>
          <w:color w:val="5B4B8A"/>
          <w:sz w:val="20"/>
        </w:rPr>
        <w:t>Control, ownership and approval information</w:t>
      </w:r>
    </w:p>
    <w:tbl>
      <w:tblPr>
        <w:tblStyle w:val="ListTable1Light-Accent1"/>
        <w:tblW w:w="9360" w:type="dxa"/>
        <w:tblBorders>
          <w:top w:val="none" w:sz="4" w:space="0" w:color="B4C6E7"/>
          <w:left w:val="none" w:sz="4" w:space="0" w:color="B4C6E7"/>
          <w:bottom w:val="single" w:sz="4" w:space="0" w:color="B4C6E7"/>
          <w:right w:val="none" w:sz="4" w:space="0" w:color="B4C6E7"/>
          <w:insideH w:val="none" w:sz="4" w:space="0" w:color="B4C6E7"/>
          <w:insideV w:val="none" w:sz="4" w:space="0" w:color="B4C6E7"/>
        </w:tblBorders>
        <w:tblLook w:val="04A0" w:firstRow="1" w:lastRow="0" w:firstColumn="1" w:lastColumn="0" w:noHBand="0" w:noVBand="1"/>
      </w:tblPr>
      <w:tblGrid>
        <w:gridCol w:w="3120"/>
        <w:gridCol w:w="3120"/>
        <w:gridCol w:w="3120"/>
      </w:tblGrid>
      <w:tr w:rsidR="00894A95" w:rsidRPr="00B94096" w14:paraId="4C8151F2" w14:textId="77777777" w:rsidTr="00B94096">
        <w:trPr>
          <w:cnfStyle w:val="100000000000" w:firstRow="1" w:lastRow="0" w:firstColumn="0" w:lastColumn="0" w:oddVBand="0" w:evenVBand="0" w:oddHBand="0"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05A782D9" w14:textId="77777777" w:rsidR="00894A95" w:rsidRPr="00B94096" w:rsidRDefault="00894A95" w:rsidP="45CFC72E">
            <w:pPr>
              <w:rPr>
                <w:color w:val="FFFFFF"/>
                <w:kern w:val="2"/>
                <w:sz w:val="18"/>
                <w14:ligatures w14:val="standardContextual"/>
              </w:rPr>
            </w:pPr>
          </w:p>
        </w:tc>
        <w:tc>
          <w:tcPr>
            <w:tcW w:w="0" w:type="auto"/>
            <w:tcBorders>
              <w:bottom w:val="none" w:sz="0" w:space="0" w:color="auto"/>
            </w:tcBorders>
            <w:hideMark/>
          </w:tcPr>
          <w:p w14:paraId="06536F8A" w14:textId="77777777" w:rsidR="00894A95" w:rsidRPr="00B94096" w:rsidRDefault="00894A95" w:rsidP="45CFC72E">
            <w:pPr>
              <w:cnfStyle w:val="100000000000" w:firstRow="1" w:lastRow="0" w:firstColumn="0" w:lastColumn="0" w:oddVBand="0" w:evenVBand="0" w:oddHBand="0" w:evenHBand="0" w:firstRowFirstColumn="0" w:firstRowLastColumn="0" w:lastRowFirstColumn="0" w:lastRowLastColumn="0"/>
              <w:rPr>
                <w:color w:val="FFFFFF"/>
                <w:sz w:val="18"/>
              </w:rPr>
            </w:pPr>
          </w:p>
        </w:tc>
        <w:tc>
          <w:tcPr>
            <w:tcW w:w="0" w:type="auto"/>
            <w:tcBorders>
              <w:bottom w:val="none" w:sz="0" w:space="0" w:color="auto"/>
            </w:tcBorders>
            <w:hideMark/>
          </w:tcPr>
          <w:p w14:paraId="49EAB728" w14:textId="77777777" w:rsidR="00894A95" w:rsidRPr="00B94096" w:rsidRDefault="00894A95">
            <w:pPr>
              <w:cnfStyle w:val="100000000000" w:firstRow="1" w:lastRow="0" w:firstColumn="0" w:lastColumn="0" w:oddVBand="0" w:evenVBand="0" w:oddHBand="0" w:evenHBand="0" w:firstRowFirstColumn="0" w:firstRowLastColumn="0" w:lastRowFirstColumn="0" w:lastRowLastColumn="0"/>
              <w:rPr>
                <w:sz w:val="18"/>
              </w:rPr>
            </w:pPr>
          </w:p>
        </w:tc>
      </w:tr>
    </w:tbl>
    <w:p w14:paraId="59233EA5" w14:textId="77777777" w:rsidR="00B94096" w:rsidRPr="00B94096" w:rsidRDefault="00B94096" w:rsidP="00B94096">
      <w:pPr>
        <w:pStyle w:val="Heading1"/>
        <w:spacing w:before="200" w:after="80"/>
        <w:rPr>
          <w:color w:val="17365D"/>
          <w:sz w:val="28"/>
        </w:rPr>
      </w:pPr>
      <w:bookmarkStart w:id="0" w:name="_Toc240127369"/>
      <w:r>
        <w:rPr>
          <w:color w:val="17365D"/>
          <w:sz w:val="28"/>
        </w:rPr>
        <w:t>Document Control</w:t>
      </w:r>
      <w:bookmarkEnd w:id="0"/>
    </w:p>
    <w:tbl>
      <w:tblPr>
        <w:tblStyle w:val="TableGrid"/>
        <w:tblW w:w="0" w:type="auto"/>
        <w:tblLook w:val="04A0" w:firstRow="1" w:lastRow="0" w:firstColumn="1" w:lastColumn="0" w:noHBand="0" w:noVBand="1"/>
      </w:tblPr>
      <w:tblGrid>
        <w:gridCol w:w="5035"/>
        <w:gridCol w:w="5035"/>
      </w:tblGrid>
      <w:tr w:rsidR="00B94096" w14:paraId="54F840A8" w14:textId="77777777" w:rsidTr="00B94096">
        <w:tc>
          <w:tcPr>
            <w:tcW w:w="5035" w:type="dxa"/>
          </w:tcPr>
          <w:p w14:paraId="0E4EB9E4" w14:textId="37F0A574" w:rsidR="00B94096" w:rsidRDefault="00B94096">
            <w:pPr>
              <w:spacing w:after="200"/>
            </w:pPr>
            <w:r>
              <w:t>Document Owner</w:t>
            </w:r>
          </w:p>
        </w:tc>
        <w:tc>
          <w:tcPr>
            <w:tcW w:w="5035" w:type="dxa"/>
          </w:tcPr>
          <w:p w14:paraId="7D3E2AAE" w14:textId="26082F01" w:rsidR="00B94096" w:rsidRDefault="00B94096">
            <w:pPr>
              <w:spacing w:after="200"/>
            </w:pPr>
            <w:r>
              <w:t>To be confirmed</w:t>
            </w:r>
          </w:p>
        </w:tc>
      </w:tr>
      <w:tr w:rsidR="00B94096" w14:paraId="2B19C249" w14:textId="77777777" w:rsidTr="00B94096">
        <w:tc>
          <w:tcPr>
            <w:tcW w:w="5035" w:type="dxa"/>
          </w:tcPr>
          <w:p w14:paraId="52D55927" w14:textId="2300075E" w:rsidR="00B94096" w:rsidRDefault="00B94096">
            <w:pPr>
              <w:spacing w:after="200"/>
            </w:pPr>
            <w:r>
              <w:t>Business Owner</w:t>
            </w:r>
          </w:p>
        </w:tc>
        <w:tc>
          <w:tcPr>
            <w:tcW w:w="5035" w:type="dxa"/>
          </w:tcPr>
          <w:p w14:paraId="5DCA0B20" w14:textId="532757FF" w:rsidR="00B94096" w:rsidRDefault="00B94096">
            <w:pPr>
              <w:spacing w:after="200"/>
            </w:pPr>
            <w:r>
              <w:t>To be confirmed</w:t>
            </w:r>
          </w:p>
        </w:tc>
      </w:tr>
      <w:tr w:rsidR="00B94096" w14:paraId="78E41A9F" w14:textId="77777777" w:rsidTr="00B94096">
        <w:tc>
          <w:tcPr>
            <w:tcW w:w="5035" w:type="dxa"/>
          </w:tcPr>
          <w:p w14:paraId="163F476F" w14:textId="2767A9FB" w:rsidR="00B94096" w:rsidRDefault="00B94096">
            <w:pPr>
              <w:spacing w:after="200"/>
            </w:pPr>
            <w:r>
              <w:t>Classification</w:t>
            </w:r>
          </w:p>
        </w:tc>
        <w:tc>
          <w:tcPr>
            <w:tcW w:w="5035" w:type="dxa"/>
          </w:tcPr>
          <w:p w14:paraId="14A429CB" w14:textId="4EF0BB94" w:rsidR="00B94096" w:rsidRDefault="00B94096">
            <w:pPr>
              <w:spacing w:after="200"/>
            </w:pPr>
            <w:r>
              <w:t>Internal / Controlled</w:t>
            </w:r>
          </w:p>
        </w:tc>
      </w:tr>
      <w:tr w:rsidR="00B94096" w14:paraId="570D6536" w14:textId="77777777" w:rsidTr="00B94096">
        <w:tc>
          <w:tcPr>
            <w:tcW w:w="5035" w:type="dxa"/>
          </w:tcPr>
          <w:p w14:paraId="61DE49B5" w14:textId="0458FBDB" w:rsidR="00B94096" w:rsidRDefault="00B94096">
            <w:pPr>
              <w:spacing w:after="200"/>
            </w:pPr>
            <w:r>
              <w:t>Approval Status</w:t>
            </w:r>
          </w:p>
        </w:tc>
        <w:tc>
          <w:tcPr>
            <w:tcW w:w="5035" w:type="dxa"/>
          </w:tcPr>
          <w:p w14:paraId="27BEA003" w14:textId="64C2A0ED" w:rsidR="00B94096" w:rsidRDefault="00B94096">
            <w:pPr>
              <w:spacing w:after="200"/>
            </w:pPr>
            <w:r>
              <w:t>Pending approval</w:t>
            </w:r>
          </w:p>
        </w:tc>
      </w:tr>
    </w:tbl>
    <w:p w14:paraId="7108E411" w14:textId="77777777" w:rsidR="00B94096" w:rsidRPr="00B94096" w:rsidRDefault="00B94096" w:rsidP="00B94096">
      <w:pPr>
        <w:pStyle w:val="Heading1"/>
        <w:spacing w:before="200" w:after="80"/>
        <w:rPr>
          <w:color w:val="17365D"/>
          <w:sz w:val="28"/>
        </w:rPr>
      </w:pPr>
      <w:bookmarkStart w:id="1" w:name="_Toc240127370"/>
      <w:r>
        <w:rPr>
          <w:color w:val="17365D"/>
          <w:sz w:val="28"/>
        </w:rPr>
        <w:t>Revision History</w:t>
      </w:r>
      <w:bookmarkEnd w:id="1"/>
    </w:p>
    <w:tbl>
      <w:tblPr>
        <w:tblStyle w:val="TableGrid"/>
        <w:tblW w:w="0" w:type="auto"/>
        <w:tblLook w:val="04A0" w:firstRow="1" w:lastRow="0" w:firstColumn="1" w:lastColumn="0" w:noHBand="0" w:noVBand="1"/>
      </w:tblPr>
      <w:tblGrid>
        <w:gridCol w:w="2517"/>
        <w:gridCol w:w="2517"/>
        <w:gridCol w:w="2518"/>
        <w:gridCol w:w="2518"/>
      </w:tblGrid>
      <w:tr w:rsidR="00B94096" w14:paraId="5D67D356" w14:textId="77777777" w:rsidTr="00B94096">
        <w:tc>
          <w:tcPr>
            <w:tcW w:w="2517" w:type="dxa"/>
          </w:tcPr>
          <w:p w14:paraId="6C441987" w14:textId="531D3E15" w:rsidR="00B94096" w:rsidRDefault="00B94096">
            <w:pPr>
              <w:spacing w:after="200"/>
            </w:pPr>
            <w:r>
              <w:t>Version</w:t>
            </w:r>
          </w:p>
        </w:tc>
        <w:tc>
          <w:tcPr>
            <w:tcW w:w="2517" w:type="dxa"/>
          </w:tcPr>
          <w:p w14:paraId="0B94380C" w14:textId="23E38C10" w:rsidR="00B94096" w:rsidRDefault="00B94096">
            <w:pPr>
              <w:spacing w:after="200"/>
            </w:pPr>
            <w:r>
              <w:t>Date</w:t>
            </w:r>
          </w:p>
        </w:tc>
        <w:tc>
          <w:tcPr>
            <w:tcW w:w="2518" w:type="dxa"/>
          </w:tcPr>
          <w:p w14:paraId="5036DC55" w14:textId="6B8112E2" w:rsidR="00B94096" w:rsidRDefault="00B94096">
            <w:pPr>
              <w:spacing w:after="200"/>
            </w:pPr>
            <w:r>
              <w:t>Description</w:t>
            </w:r>
          </w:p>
        </w:tc>
        <w:tc>
          <w:tcPr>
            <w:tcW w:w="2518" w:type="dxa"/>
          </w:tcPr>
          <w:p w14:paraId="63AF76A7" w14:textId="51BE5678" w:rsidR="00B94096" w:rsidRDefault="00B94096">
            <w:pPr>
              <w:spacing w:after="200"/>
            </w:pPr>
            <w:r>
              <w:t>Author</w:t>
            </w:r>
          </w:p>
        </w:tc>
      </w:tr>
      <w:tr w:rsidR="00B94096" w14:paraId="11FDDD3E" w14:textId="77777777" w:rsidTr="00B94096">
        <w:tc>
          <w:tcPr>
            <w:tcW w:w="2517" w:type="dxa"/>
          </w:tcPr>
          <w:p w14:paraId="73236EF1" w14:textId="0E0828DE" w:rsidR="00B94096" w:rsidRDefault="00B94096">
            <w:pPr>
              <w:spacing w:after="200"/>
            </w:pPr>
            <w:r>
              <w:t>0.1</w:t>
            </w:r>
          </w:p>
        </w:tc>
        <w:tc>
          <w:tcPr>
            <w:tcW w:w="2517" w:type="dxa"/>
          </w:tcPr>
          <w:p w14:paraId="3164188D" w14:textId="6A147602" w:rsidR="00B94096" w:rsidRDefault="00B94096">
            <w:pPr>
              <w:spacing w:after="200"/>
            </w:pPr>
            <w:r>
              <w:t>To be confirmed</w:t>
            </w:r>
          </w:p>
        </w:tc>
        <w:tc>
          <w:tcPr>
            <w:tcW w:w="2518" w:type="dxa"/>
          </w:tcPr>
          <w:p w14:paraId="680E9C95" w14:textId="2E000EC2" w:rsidR="00B94096" w:rsidRDefault="00B94096">
            <w:pPr>
              <w:spacing w:after="200"/>
            </w:pPr>
            <w:r>
              <w:t>Initial controlled draft</w:t>
            </w:r>
          </w:p>
        </w:tc>
        <w:tc>
          <w:tcPr>
            <w:tcW w:w="2518" w:type="dxa"/>
          </w:tcPr>
          <w:p w14:paraId="1399E549" w14:textId="5342EEC2" w:rsidR="00B94096" w:rsidRDefault="00B94096">
            <w:pPr>
              <w:spacing w:after="200"/>
            </w:pPr>
            <w:r>
              <w:t>To be confirmed</w:t>
            </w:r>
          </w:p>
        </w:tc>
      </w:tr>
    </w:tbl>
    <w:p w14:paraId="2840CA43" w14:textId="77777777" w:rsidR="00B94096" w:rsidRPr="00B94096" w:rsidRDefault="00B94096" w:rsidP="00B94096">
      <w:pPr>
        <w:pStyle w:val="Heading1"/>
        <w:spacing w:before="200" w:after="80"/>
        <w:rPr>
          <w:color w:val="17365D"/>
          <w:sz w:val="28"/>
        </w:rPr>
      </w:pPr>
      <w:bookmarkStart w:id="2" w:name="_Toc240127371"/>
      <w:r>
        <w:rPr>
          <w:color w:val="17365D"/>
          <w:sz w:val="28"/>
        </w:rPr>
        <w:t>Review and Approval</w:t>
      </w:r>
      <w:bookmarkEnd w:id="2"/>
    </w:p>
    <w:tbl>
      <w:tblPr>
        <w:tblStyle w:val="TableGrid"/>
        <w:tblW w:w="0" w:type="auto"/>
        <w:tblLook w:val="04A0" w:firstRow="1" w:lastRow="0" w:firstColumn="1" w:lastColumn="0" w:noHBand="0" w:noVBand="1"/>
      </w:tblPr>
      <w:tblGrid>
        <w:gridCol w:w="2517"/>
        <w:gridCol w:w="2517"/>
        <w:gridCol w:w="2518"/>
        <w:gridCol w:w="2518"/>
      </w:tblGrid>
      <w:tr w:rsidR="00B94096" w14:paraId="0F809A23" w14:textId="77777777" w:rsidTr="00B94096">
        <w:tc>
          <w:tcPr>
            <w:tcW w:w="2517" w:type="dxa"/>
          </w:tcPr>
          <w:p w14:paraId="1B964823" w14:textId="3A26E605" w:rsidR="00B94096" w:rsidRDefault="00B94096">
            <w:pPr>
              <w:spacing w:after="200"/>
            </w:pPr>
            <w:r>
              <w:t>Role</w:t>
            </w:r>
          </w:p>
        </w:tc>
        <w:tc>
          <w:tcPr>
            <w:tcW w:w="2517" w:type="dxa"/>
          </w:tcPr>
          <w:p w14:paraId="6F5A2D38" w14:textId="015323FD" w:rsidR="00B94096" w:rsidRDefault="00B94096">
            <w:pPr>
              <w:spacing w:after="200"/>
            </w:pPr>
            <w:r>
              <w:t>Name</w:t>
            </w:r>
          </w:p>
        </w:tc>
        <w:tc>
          <w:tcPr>
            <w:tcW w:w="2518" w:type="dxa"/>
          </w:tcPr>
          <w:p w14:paraId="7185BA9F" w14:textId="6D98500A" w:rsidR="00B94096" w:rsidRDefault="00B94096">
            <w:pPr>
              <w:spacing w:after="200"/>
            </w:pPr>
            <w:r>
              <w:t>Signature</w:t>
            </w:r>
          </w:p>
        </w:tc>
        <w:tc>
          <w:tcPr>
            <w:tcW w:w="2518" w:type="dxa"/>
          </w:tcPr>
          <w:p w14:paraId="32555A93" w14:textId="07437324" w:rsidR="00B94096" w:rsidRDefault="00B94096">
            <w:pPr>
              <w:spacing w:after="200"/>
            </w:pPr>
            <w:r>
              <w:t>Date</w:t>
            </w:r>
          </w:p>
        </w:tc>
      </w:tr>
      <w:tr w:rsidR="00B94096" w14:paraId="7A69D8CB" w14:textId="77777777" w:rsidTr="00B94096">
        <w:tc>
          <w:tcPr>
            <w:tcW w:w="2517" w:type="dxa"/>
          </w:tcPr>
          <w:p w14:paraId="53A5F74C" w14:textId="41A4F37C" w:rsidR="00B94096" w:rsidRDefault="00B94096">
            <w:pPr>
              <w:spacing w:after="200"/>
            </w:pPr>
            <w:r>
              <w:t>Reviewed by</w:t>
            </w:r>
          </w:p>
        </w:tc>
        <w:tc>
          <w:tcPr>
            <w:tcW w:w="2517" w:type="dxa"/>
          </w:tcPr>
          <w:p w14:paraId="210CFC7F" w14:textId="701DB9DB" w:rsidR="00B94096" w:rsidRDefault="00B94096">
            <w:pPr>
              <w:spacing w:after="200"/>
            </w:pPr>
            <w:r>
              <w:t>To be confirmed</w:t>
            </w:r>
          </w:p>
        </w:tc>
        <w:tc>
          <w:tcPr>
            <w:tcW w:w="2518" w:type="dxa"/>
          </w:tcPr>
          <w:p w14:paraId="0A3F5E78" w14:textId="77777777" w:rsidR="00B94096" w:rsidRDefault="00B94096">
            <w:pPr>
              <w:spacing w:after="200"/>
            </w:pPr>
          </w:p>
        </w:tc>
        <w:tc>
          <w:tcPr>
            <w:tcW w:w="2518" w:type="dxa"/>
          </w:tcPr>
          <w:p w14:paraId="3C17DC43" w14:textId="77777777" w:rsidR="00B94096" w:rsidRDefault="00B94096">
            <w:pPr>
              <w:spacing w:after="200"/>
            </w:pPr>
          </w:p>
        </w:tc>
      </w:tr>
      <w:tr w:rsidR="00B94096" w14:paraId="1CB3D609" w14:textId="77777777" w:rsidTr="00B94096">
        <w:tc>
          <w:tcPr>
            <w:tcW w:w="2517" w:type="dxa"/>
          </w:tcPr>
          <w:p w14:paraId="49AED783" w14:textId="3F6FF048" w:rsidR="00B94096" w:rsidRDefault="00B94096">
            <w:pPr>
              <w:spacing w:after="200"/>
            </w:pPr>
            <w:r>
              <w:t>Approved by</w:t>
            </w:r>
          </w:p>
        </w:tc>
        <w:tc>
          <w:tcPr>
            <w:tcW w:w="2517" w:type="dxa"/>
          </w:tcPr>
          <w:p w14:paraId="538E887E" w14:textId="4461DF62" w:rsidR="00B94096" w:rsidRDefault="00B94096">
            <w:pPr>
              <w:spacing w:after="200"/>
            </w:pPr>
            <w:r>
              <w:t>To be confirmed</w:t>
            </w:r>
          </w:p>
        </w:tc>
        <w:tc>
          <w:tcPr>
            <w:tcW w:w="2518" w:type="dxa"/>
          </w:tcPr>
          <w:p w14:paraId="1E1723B1" w14:textId="77777777" w:rsidR="00B94096" w:rsidRDefault="00B94096">
            <w:pPr>
              <w:spacing w:after="200"/>
            </w:pPr>
          </w:p>
        </w:tc>
        <w:tc>
          <w:tcPr>
            <w:tcW w:w="2518" w:type="dxa"/>
          </w:tcPr>
          <w:p w14:paraId="78C0EF93" w14:textId="77777777" w:rsidR="00B94096" w:rsidRDefault="00B94096">
            <w:pPr>
              <w:spacing w:after="200"/>
            </w:pPr>
          </w:p>
        </w:tc>
      </w:tr>
    </w:tbl>
    <w:p w14:paraId="6A05A809" w14:textId="0FCC3603" w:rsidR="00E73D4B" w:rsidRDefault="00E73D4B">
      <w:pPr>
        <w:spacing w:after="200"/>
      </w:pPr>
    </w:p>
    <w:tbl>
      <w:tblPr>
        <w:tblW w:w="7200" w:type="dxa"/>
        <w:jc w:val="center"/>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CellMar>
          <w:left w:w="10" w:type="dxa"/>
          <w:right w:w="10" w:type="dxa"/>
        </w:tblCellMar>
        <w:tblLook w:val="0200" w:firstRow="0" w:lastRow="0" w:firstColumn="0" w:lastColumn="0" w:noHBand="1" w:noVBand="0"/>
      </w:tblPr>
      <w:tblGrid>
        <w:gridCol w:w="2400"/>
        <w:gridCol w:w="4800"/>
      </w:tblGrid>
      <w:tr w:rsidR="00E73D4B" w14:paraId="4179C4E2" w14:textId="77777777" w:rsidTr="006F05D7">
        <w:trPr>
          <w:trHeight w:val="300"/>
          <w:jc w:val="center"/>
        </w:trPr>
        <w:tc>
          <w:tcPr>
            <w:tcW w:w="2400" w:type="dxa"/>
            <w:shd w:val="clear" w:color="F4F5FA" w:fill="F4F5FA"/>
            <w:tcMar>
              <w:top w:w="70" w:type="dxa"/>
              <w:left w:w="110" w:type="dxa"/>
              <w:bottom w:w="70" w:type="dxa"/>
              <w:right w:w="110" w:type="dxa"/>
            </w:tcMar>
            <w:vAlign w:val="center"/>
          </w:tcPr>
          <w:p w14:paraId="2B286203" w14:textId="7BDF29E7" w:rsidR="00E73D4B" w:rsidRPr="006F05D7" w:rsidRDefault="45CFC72E" w:rsidP="45CFC72E">
            <w:pPr>
              <w:spacing w:line="250" w:lineRule="auto"/>
              <w:rPr>
                <w:b/>
                <w:bCs/>
                <w:color w:val="0E1330"/>
                <w:sz w:val="17"/>
                <w:szCs w:val="17"/>
              </w:rPr>
            </w:pPr>
            <w:r>
              <w:rPr>
                <w:b/>
                <w:bCs/>
                <w:color w:val="0E1330"/>
                <w:sz w:val="17"/>
                <w:szCs w:val="17"/>
              </w:rPr>
              <w:t>Document type</w:t>
            </w:r>
          </w:p>
        </w:tc>
        <w:tc>
          <w:tcPr>
            <w:tcW w:w="4800" w:type="dxa"/>
            <w:shd w:val="clear" w:color="FFFFFF" w:fill="FFFFFF"/>
            <w:tcMar>
              <w:top w:w="70" w:type="dxa"/>
              <w:left w:w="110" w:type="dxa"/>
              <w:bottom w:w="70" w:type="dxa"/>
              <w:right w:w="110" w:type="dxa"/>
            </w:tcMar>
            <w:vAlign w:val="center"/>
          </w:tcPr>
          <w:p w14:paraId="7DBB9075" w14:textId="0D59480D" w:rsidR="00E73D4B" w:rsidRPr="006F05D7" w:rsidRDefault="45CFC72E" w:rsidP="45CFC72E">
            <w:pPr>
              <w:spacing w:line="250" w:lineRule="auto"/>
              <w:rPr>
                <w:sz w:val="17"/>
                <w:szCs w:val="17"/>
              </w:rPr>
            </w:pPr>
            <w:r>
              <w:rPr>
                <w:sz w:val="17"/>
                <w:szCs w:val="17"/>
              </w:rPr>
              <w:t>Functional &amp; Business Design (Solution Definition)</w:t>
            </w:r>
          </w:p>
        </w:tc>
      </w:tr>
      <w:tr w:rsidR="00E73D4B" w14:paraId="60E01BA7" w14:textId="77777777" w:rsidTr="006F05D7">
        <w:trPr>
          <w:jc w:val="center"/>
        </w:trPr>
        <w:tc>
          <w:tcPr>
            <w:tcW w:w="2400" w:type="dxa"/>
            <w:shd w:val="clear" w:color="F4F5FA" w:fill="F4F5FA"/>
            <w:tcMar>
              <w:top w:w="70" w:type="dxa"/>
              <w:left w:w="110" w:type="dxa"/>
              <w:bottom w:w="70" w:type="dxa"/>
              <w:right w:w="110" w:type="dxa"/>
            </w:tcMar>
            <w:vAlign w:val="center"/>
          </w:tcPr>
          <w:p w14:paraId="1169F9CF" w14:textId="738A57BC" w:rsidR="00E73D4B" w:rsidRPr="00ED3F33" w:rsidRDefault="45CFC72E" w:rsidP="45CFC72E">
            <w:pPr>
              <w:spacing w:line="250" w:lineRule="auto"/>
              <w:rPr>
                <w:b/>
                <w:bCs/>
                <w:color w:val="0E1330"/>
                <w:sz w:val="17"/>
                <w:szCs w:val="17"/>
              </w:rPr>
            </w:pPr>
            <w:r>
              <w:rPr>
                <w:b/>
                <w:bCs/>
                <w:color w:val="0E1330"/>
                <w:sz w:val="17"/>
                <w:szCs w:val="17"/>
              </w:rPr>
              <w:t>Client / Owner</w:t>
            </w:r>
          </w:p>
        </w:tc>
        <w:tc>
          <w:tcPr>
            <w:tcW w:w="4800" w:type="dxa"/>
            <w:shd w:val="clear" w:color="FFFFFF" w:fill="FFFFFF"/>
            <w:tcMar>
              <w:top w:w="70" w:type="dxa"/>
              <w:left w:w="110" w:type="dxa"/>
              <w:bottom w:w="70" w:type="dxa"/>
              <w:right w:w="110" w:type="dxa"/>
            </w:tcMar>
            <w:vAlign w:val="center"/>
          </w:tcPr>
          <w:p w14:paraId="48772570" w14:textId="390ECB96" w:rsidR="00E73D4B" w:rsidRPr="006F05D7" w:rsidRDefault="45CFC72E" w:rsidP="45CFC72E">
            <w:pPr>
              <w:spacing w:line="249" w:lineRule="auto"/>
              <w:rPr>
                <w:kern w:val="2"/>
                <w:sz w:val="17"/>
                <w:szCs w:val="17"/>
                <w14:ligatures w14:val="standardContextual"/>
              </w:rPr>
            </w:pPr>
            <w:r>
              <w:rPr>
                <w:sz w:val="17"/>
                <w:szCs w:val="17"/>
              </w:rPr>
              <w:t>Client, UAE</w:t>
            </w:r>
          </w:p>
        </w:tc>
      </w:tr>
      <w:tr w:rsidR="00E73D4B" w14:paraId="6FFBD848" w14:textId="77777777" w:rsidTr="006F05D7">
        <w:trPr>
          <w:jc w:val="center"/>
        </w:trPr>
        <w:tc>
          <w:tcPr>
            <w:tcW w:w="2400" w:type="dxa"/>
            <w:shd w:val="clear" w:color="F4F5FA" w:fill="F4F5FA"/>
            <w:tcMar>
              <w:top w:w="70" w:type="dxa"/>
              <w:left w:w="110" w:type="dxa"/>
              <w:bottom w:w="70" w:type="dxa"/>
              <w:right w:w="110" w:type="dxa"/>
            </w:tcMar>
            <w:vAlign w:val="center"/>
          </w:tcPr>
          <w:p w14:paraId="67FE4400" w14:textId="34E95F52" w:rsidR="00E73D4B" w:rsidRPr="00ED3F33" w:rsidRDefault="45CFC72E" w:rsidP="45CFC72E">
            <w:pPr>
              <w:spacing w:line="250" w:lineRule="auto"/>
              <w:rPr>
                <w:b/>
                <w:bCs/>
                <w:color w:val="0E1330"/>
                <w:sz w:val="17"/>
                <w:szCs w:val="17"/>
              </w:rPr>
            </w:pPr>
            <w:r>
              <w:rPr>
                <w:b/>
                <w:bCs/>
                <w:color w:val="0E1330"/>
                <w:sz w:val="17"/>
                <w:szCs w:val="17"/>
              </w:rPr>
              <w:t>Platform</w:t>
            </w:r>
          </w:p>
        </w:tc>
        <w:tc>
          <w:tcPr>
            <w:tcW w:w="4800" w:type="dxa"/>
            <w:shd w:val="clear" w:color="FFFFFF" w:fill="FFFFFF"/>
            <w:tcMar>
              <w:top w:w="70" w:type="dxa"/>
              <w:left w:w="110" w:type="dxa"/>
              <w:bottom w:w="70" w:type="dxa"/>
              <w:right w:w="110" w:type="dxa"/>
            </w:tcMar>
            <w:vAlign w:val="center"/>
          </w:tcPr>
          <w:p w14:paraId="15DC1F37" w14:textId="53CB5821" w:rsidR="00E73D4B" w:rsidRPr="006F05D7" w:rsidRDefault="45CFC72E" w:rsidP="45CFC72E">
            <w:pPr>
              <w:spacing w:line="250" w:lineRule="auto"/>
              <w:rPr>
                <w:sz w:val="17"/>
                <w:szCs w:val="17"/>
              </w:rPr>
            </w:pPr>
            <w:r>
              <w:rPr>
                <w:sz w:val="17"/>
                <w:szCs w:val="17"/>
              </w:rPr>
              <w:t>Microsoft Azure · Microsoft 365 · SharePoint Online · Entra ID · UAE PASS</w:t>
            </w:r>
          </w:p>
        </w:tc>
      </w:tr>
      <w:tr w:rsidR="00E73D4B" w14:paraId="3DAD6658" w14:textId="77777777" w:rsidTr="006F05D7">
        <w:trPr>
          <w:jc w:val="center"/>
        </w:trPr>
        <w:tc>
          <w:tcPr>
            <w:tcW w:w="2400" w:type="dxa"/>
            <w:shd w:val="clear" w:color="F4F5FA" w:fill="F4F5FA"/>
            <w:tcMar>
              <w:top w:w="70" w:type="dxa"/>
              <w:left w:w="110" w:type="dxa"/>
              <w:bottom w:w="70" w:type="dxa"/>
              <w:right w:w="110" w:type="dxa"/>
            </w:tcMar>
            <w:vAlign w:val="center"/>
          </w:tcPr>
          <w:p w14:paraId="6B814A1E" w14:textId="0474FC66" w:rsidR="00E73D4B" w:rsidRPr="00ED3F33" w:rsidRDefault="45CFC72E" w:rsidP="45CFC72E">
            <w:pPr>
              <w:spacing w:line="250" w:lineRule="auto"/>
              <w:rPr>
                <w:b/>
                <w:bCs/>
                <w:color w:val="0E1330"/>
                <w:sz w:val="17"/>
                <w:szCs w:val="17"/>
              </w:rPr>
            </w:pPr>
            <w:r>
              <w:rPr>
                <w:b/>
                <w:bCs/>
                <w:color w:val="0E1330"/>
                <w:sz w:val="17"/>
                <w:szCs w:val="17"/>
              </w:rPr>
              <w:t>Version</w:t>
            </w:r>
          </w:p>
        </w:tc>
        <w:tc>
          <w:tcPr>
            <w:tcW w:w="4800" w:type="dxa"/>
            <w:shd w:val="clear" w:color="FFFFFF" w:fill="FFFFFF"/>
            <w:tcMar>
              <w:top w:w="70" w:type="dxa"/>
              <w:left w:w="110" w:type="dxa"/>
              <w:bottom w:w="70" w:type="dxa"/>
              <w:right w:w="110" w:type="dxa"/>
            </w:tcMar>
            <w:vAlign w:val="center"/>
          </w:tcPr>
          <w:p w14:paraId="5A7D975E" w14:textId="6C47FB72" w:rsidR="00E73D4B" w:rsidRPr="006F05D7" w:rsidRDefault="45CFC72E" w:rsidP="45CFC72E">
            <w:pPr>
              <w:spacing w:line="250" w:lineRule="auto"/>
              <w:rPr>
                <w:sz w:val="17"/>
                <w:szCs w:val="17"/>
              </w:rPr>
            </w:pPr>
            <w:r>
              <w:rPr>
                <w:sz w:val="17"/>
                <w:szCs w:val="17"/>
              </w:rPr>
              <w:t>2.1 (multi-level review chain)</w:t>
            </w:r>
          </w:p>
        </w:tc>
      </w:tr>
      <w:tr w:rsidR="00E73D4B" w14:paraId="5FF0E127" w14:textId="77777777" w:rsidTr="006F05D7">
        <w:trPr>
          <w:jc w:val="center"/>
        </w:trPr>
        <w:tc>
          <w:tcPr>
            <w:tcW w:w="2400" w:type="dxa"/>
            <w:shd w:val="clear" w:color="F4F5FA" w:fill="F4F5FA"/>
            <w:tcMar>
              <w:top w:w="70" w:type="dxa"/>
              <w:left w:w="110" w:type="dxa"/>
              <w:bottom w:w="70" w:type="dxa"/>
              <w:right w:w="110" w:type="dxa"/>
            </w:tcMar>
            <w:vAlign w:val="center"/>
          </w:tcPr>
          <w:p w14:paraId="1B9FBFDD" w14:textId="50B71259" w:rsidR="00E73D4B" w:rsidRPr="00ED3F33" w:rsidRDefault="45CFC72E" w:rsidP="45CFC72E">
            <w:pPr>
              <w:spacing w:line="250" w:lineRule="auto"/>
              <w:rPr>
                <w:b/>
                <w:bCs/>
                <w:color w:val="0E1330"/>
                <w:sz w:val="17"/>
                <w:szCs w:val="17"/>
              </w:rPr>
            </w:pPr>
            <w:r>
              <w:rPr>
                <w:b/>
                <w:bCs/>
                <w:color w:val="0E1330"/>
                <w:sz w:val="17"/>
                <w:szCs w:val="17"/>
              </w:rPr>
              <w:t>Status</w:t>
            </w:r>
          </w:p>
        </w:tc>
        <w:tc>
          <w:tcPr>
            <w:tcW w:w="4800" w:type="dxa"/>
            <w:shd w:val="clear" w:color="FFFFFF" w:fill="FFFFFF"/>
            <w:tcMar>
              <w:top w:w="70" w:type="dxa"/>
              <w:left w:w="110" w:type="dxa"/>
              <w:bottom w:w="70" w:type="dxa"/>
              <w:right w:w="110" w:type="dxa"/>
            </w:tcMar>
            <w:vAlign w:val="center"/>
          </w:tcPr>
          <w:p w14:paraId="4C0B6043" w14:textId="56CDBF88" w:rsidR="00E73D4B" w:rsidRPr="006F05D7" w:rsidRDefault="45CFC72E" w:rsidP="45CFC72E">
            <w:pPr>
              <w:spacing w:line="250" w:lineRule="auto"/>
              <w:rPr>
                <w:sz w:val="17"/>
                <w:szCs w:val="17"/>
              </w:rPr>
            </w:pPr>
            <w:r>
              <w:rPr>
                <w:sz w:val="17"/>
                <w:szCs w:val="17"/>
              </w:rPr>
              <w:t>Draft for Review</w:t>
            </w:r>
          </w:p>
        </w:tc>
      </w:tr>
      <w:tr w:rsidR="00E73D4B" w14:paraId="28388158" w14:textId="77777777" w:rsidTr="006F05D7">
        <w:trPr>
          <w:jc w:val="center"/>
        </w:trPr>
        <w:tc>
          <w:tcPr>
            <w:tcW w:w="2400" w:type="dxa"/>
            <w:shd w:val="clear" w:color="F4F5FA" w:fill="F4F5FA"/>
            <w:tcMar>
              <w:top w:w="70" w:type="dxa"/>
              <w:left w:w="110" w:type="dxa"/>
              <w:bottom w:w="70" w:type="dxa"/>
              <w:right w:w="110" w:type="dxa"/>
            </w:tcMar>
            <w:vAlign w:val="center"/>
          </w:tcPr>
          <w:p w14:paraId="682FDFB4" w14:textId="393CF168" w:rsidR="00E73D4B" w:rsidRPr="00ED3F33" w:rsidRDefault="45CFC72E" w:rsidP="45CFC72E">
            <w:pPr>
              <w:spacing w:line="250" w:lineRule="auto"/>
              <w:rPr>
                <w:b/>
                <w:bCs/>
                <w:color w:val="0E1330"/>
                <w:sz w:val="17"/>
                <w:szCs w:val="17"/>
              </w:rPr>
            </w:pPr>
            <w:r>
              <w:rPr>
                <w:b/>
                <w:bCs/>
                <w:color w:val="0E1330"/>
                <w:sz w:val="17"/>
                <w:szCs w:val="17"/>
              </w:rPr>
              <w:t>Classification</w:t>
            </w:r>
          </w:p>
        </w:tc>
        <w:tc>
          <w:tcPr>
            <w:tcW w:w="4800" w:type="dxa"/>
            <w:shd w:val="clear" w:color="FFFFFF" w:fill="FFFFFF"/>
            <w:tcMar>
              <w:top w:w="70" w:type="dxa"/>
              <w:left w:w="110" w:type="dxa"/>
              <w:bottom w:w="70" w:type="dxa"/>
              <w:right w:w="110" w:type="dxa"/>
            </w:tcMar>
            <w:vAlign w:val="center"/>
          </w:tcPr>
          <w:p w14:paraId="12BAC971" w14:textId="04FF8DBC" w:rsidR="00E73D4B" w:rsidRPr="006F05D7" w:rsidRDefault="45CFC72E" w:rsidP="45CFC72E">
            <w:pPr>
              <w:spacing w:line="249" w:lineRule="auto"/>
              <w:rPr>
                <w:kern w:val="2"/>
                <w:sz w:val="17"/>
                <w:szCs w:val="17"/>
                <w14:ligatures w14:val="standardContextual"/>
              </w:rPr>
            </w:pPr>
            <w:r>
              <w:rPr>
                <w:sz w:val="17"/>
                <w:szCs w:val="17"/>
              </w:rPr>
              <w:t>OFFICIAL – Client Internal Use</w:t>
            </w:r>
          </w:p>
        </w:tc>
      </w:tr>
      <w:tr w:rsidR="00E73D4B" w14:paraId="62F05053" w14:textId="77777777" w:rsidTr="006F05D7">
        <w:trPr>
          <w:jc w:val="center"/>
        </w:trPr>
        <w:tc>
          <w:tcPr>
            <w:tcW w:w="2400" w:type="dxa"/>
            <w:shd w:val="clear" w:color="F4F5FA" w:fill="F4F5FA"/>
            <w:tcMar>
              <w:top w:w="70" w:type="dxa"/>
              <w:left w:w="110" w:type="dxa"/>
              <w:bottom w:w="70" w:type="dxa"/>
              <w:right w:w="110" w:type="dxa"/>
            </w:tcMar>
            <w:vAlign w:val="center"/>
          </w:tcPr>
          <w:p w14:paraId="491072FA" w14:textId="33321E94" w:rsidR="00E73D4B" w:rsidRPr="00ED3F33" w:rsidRDefault="45CFC72E" w:rsidP="45CFC72E">
            <w:pPr>
              <w:spacing w:line="250" w:lineRule="auto"/>
              <w:rPr>
                <w:b/>
                <w:bCs/>
                <w:color w:val="0E1330"/>
                <w:sz w:val="17"/>
                <w:szCs w:val="17"/>
              </w:rPr>
            </w:pPr>
            <w:r>
              <w:rPr>
                <w:b/>
                <w:bCs/>
                <w:color w:val="0E1330"/>
                <w:sz w:val="17"/>
                <w:szCs w:val="17"/>
              </w:rPr>
              <w:t>Date</w:t>
            </w:r>
          </w:p>
        </w:tc>
        <w:tc>
          <w:tcPr>
            <w:tcW w:w="4800" w:type="dxa"/>
            <w:shd w:val="clear" w:color="FFFFFF" w:fill="FFFFFF"/>
            <w:tcMar>
              <w:top w:w="70" w:type="dxa"/>
              <w:left w:w="110" w:type="dxa"/>
              <w:bottom w:w="70" w:type="dxa"/>
              <w:right w:w="110" w:type="dxa"/>
            </w:tcMar>
            <w:vAlign w:val="center"/>
          </w:tcPr>
          <w:p w14:paraId="757AD273" w14:textId="34CBBB37" w:rsidR="00E73D4B" w:rsidRPr="006F05D7" w:rsidRDefault="45CFC72E" w:rsidP="45CFC72E">
            <w:pPr>
              <w:spacing w:line="250" w:lineRule="auto"/>
              <w:rPr>
                <w:sz w:val="17"/>
                <w:szCs w:val="17"/>
              </w:rPr>
            </w:pPr>
            <w:r>
              <w:rPr>
                <w:sz w:val="17"/>
                <w:szCs w:val="17"/>
              </w:rPr>
              <w:t>4 September 2026</w:t>
            </w:r>
          </w:p>
        </w:tc>
      </w:tr>
    </w:tbl>
    <w:p w14:paraId="5A39BBE3" w14:textId="77777777" w:rsidR="00E73D4B" w:rsidRPr="006F05D7" w:rsidRDefault="00067B0D">
      <w:r>
        <w:br w:type="page"/>
      </w:r>
    </w:p>
    <w:p w14:paraId="6A04AACF" w14:textId="77777777" w:rsidR="00B94096" w:rsidRDefault="00B94096" w:rsidP="006F05D7">
      <w:pPr>
        <w:spacing w:after="160"/>
        <w:rPr>
          <w:b/>
          <w:color w:val="0E1330"/>
          <w:sz w:val="32"/>
        </w:rPr>
      </w:pPr>
      <w:bookmarkStart w:id="3" w:name="_Toc585335444"/>
      <w:r>
        <w:rPr>
          <w:b/>
          <w:color w:val="0E1330"/>
          <w:sz w:val="32"/>
        </w:rPr>
        <w:lastRenderedPageBreak/>
        <w:br w:type="page"/>
      </w:r>
    </w:p>
    <w:p w14:paraId="520DDEFD" w14:textId="57837AA3" w:rsidR="006F05D7" w:rsidRPr="00B94096" w:rsidRDefault="03AE59B6" w:rsidP="00B94096">
      <w:pPr>
        <w:pStyle w:val="Title"/>
        <w:rPr>
          <w:b/>
          <w:color w:val="17365D"/>
          <w:sz w:val="44"/>
        </w:rPr>
      </w:pPr>
      <w:r>
        <w:rPr>
          <w:b/>
          <w:color w:val="17365D"/>
          <w:sz w:val="44"/>
        </w:rPr>
        <w:lastRenderedPageBreak/>
        <w:t>Table of Contents</w:t>
      </w:r>
      <w:bookmarkEnd w:id="3"/>
    </w:p>
    <w:p w14:paraId="4B553C6A" w14:textId="29E5B622" w:rsidR="003256E4" w:rsidRDefault="00ED3F33">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 MERGEFORMAT </w:instrText>
      </w:r>
      <w:r>
        <w:fldChar w:fldCharType="separate"/>
      </w:r>
      <w:r w:rsidR="003256E4" w:rsidRPr="00511D40">
        <w:rPr>
          <w:noProof/>
          <w:color w:val="17365D"/>
        </w:rPr>
        <w:t>Document Control</w:t>
      </w:r>
      <w:r w:rsidR="003256E4">
        <w:rPr>
          <w:noProof/>
        </w:rPr>
        <w:tab/>
      </w:r>
      <w:r w:rsidR="003256E4">
        <w:rPr>
          <w:noProof/>
        </w:rPr>
        <w:fldChar w:fldCharType="begin"/>
      </w:r>
      <w:r w:rsidR="003256E4">
        <w:rPr>
          <w:noProof/>
        </w:rPr>
        <w:instrText xml:space="preserve"> PAGEREF _Toc240127369 \h </w:instrText>
      </w:r>
      <w:r w:rsidR="003256E4">
        <w:rPr>
          <w:noProof/>
        </w:rPr>
      </w:r>
      <w:r w:rsidR="003256E4">
        <w:rPr>
          <w:noProof/>
        </w:rPr>
        <w:fldChar w:fldCharType="separate"/>
      </w:r>
      <w:r w:rsidR="003256E4">
        <w:rPr>
          <w:noProof/>
        </w:rPr>
        <w:t>2</w:t>
      </w:r>
      <w:r w:rsidR="003256E4">
        <w:rPr>
          <w:noProof/>
        </w:rPr>
        <w:fldChar w:fldCharType="end"/>
      </w:r>
    </w:p>
    <w:p w14:paraId="1FFB8E1E" w14:textId="607B8244"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sidRPr="00511D40">
        <w:rPr>
          <w:noProof/>
          <w:color w:val="17365D"/>
        </w:rPr>
        <w:t>Revision History</w:t>
      </w:r>
      <w:r>
        <w:rPr>
          <w:noProof/>
        </w:rPr>
        <w:tab/>
      </w:r>
      <w:r>
        <w:rPr>
          <w:noProof/>
        </w:rPr>
        <w:fldChar w:fldCharType="begin"/>
      </w:r>
      <w:r>
        <w:rPr>
          <w:noProof/>
        </w:rPr>
        <w:instrText xml:space="preserve"> PAGEREF _Toc240127370 \h </w:instrText>
      </w:r>
      <w:r>
        <w:rPr>
          <w:noProof/>
        </w:rPr>
      </w:r>
      <w:r>
        <w:rPr>
          <w:noProof/>
        </w:rPr>
        <w:fldChar w:fldCharType="separate"/>
      </w:r>
      <w:r>
        <w:rPr>
          <w:noProof/>
        </w:rPr>
        <w:t>2</w:t>
      </w:r>
      <w:r>
        <w:rPr>
          <w:noProof/>
        </w:rPr>
        <w:fldChar w:fldCharType="end"/>
      </w:r>
    </w:p>
    <w:p w14:paraId="1087E60D" w14:textId="4DA44683"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sidRPr="00511D40">
        <w:rPr>
          <w:noProof/>
          <w:color w:val="17365D"/>
        </w:rPr>
        <w:t>Review and Approval</w:t>
      </w:r>
      <w:r>
        <w:rPr>
          <w:noProof/>
        </w:rPr>
        <w:tab/>
      </w:r>
      <w:r>
        <w:rPr>
          <w:noProof/>
        </w:rPr>
        <w:fldChar w:fldCharType="begin"/>
      </w:r>
      <w:r>
        <w:rPr>
          <w:noProof/>
        </w:rPr>
        <w:instrText xml:space="preserve"> PAGEREF _Toc240127371 \h </w:instrText>
      </w:r>
      <w:r>
        <w:rPr>
          <w:noProof/>
        </w:rPr>
      </w:r>
      <w:r>
        <w:rPr>
          <w:noProof/>
        </w:rPr>
        <w:fldChar w:fldCharType="separate"/>
      </w:r>
      <w:r>
        <w:rPr>
          <w:noProof/>
        </w:rPr>
        <w:t>2</w:t>
      </w:r>
      <w:r>
        <w:rPr>
          <w:noProof/>
        </w:rPr>
        <w:fldChar w:fldCharType="end"/>
      </w:r>
    </w:p>
    <w:p w14:paraId="48912955" w14:textId="3DE688E1"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 Executive Summary</w:t>
      </w:r>
      <w:r>
        <w:rPr>
          <w:noProof/>
        </w:rPr>
        <w:tab/>
      </w:r>
      <w:r>
        <w:rPr>
          <w:noProof/>
        </w:rPr>
        <w:fldChar w:fldCharType="begin"/>
      </w:r>
      <w:r>
        <w:rPr>
          <w:noProof/>
        </w:rPr>
        <w:instrText xml:space="preserve"> PAGEREF _Toc240127372 \h </w:instrText>
      </w:r>
      <w:r>
        <w:rPr>
          <w:noProof/>
        </w:rPr>
      </w:r>
      <w:r>
        <w:rPr>
          <w:noProof/>
        </w:rPr>
        <w:fldChar w:fldCharType="separate"/>
      </w:r>
      <w:r>
        <w:rPr>
          <w:noProof/>
        </w:rPr>
        <w:t>7</w:t>
      </w:r>
      <w:r>
        <w:rPr>
          <w:noProof/>
        </w:rPr>
        <w:fldChar w:fldCharType="end"/>
      </w:r>
    </w:p>
    <w:p w14:paraId="03EB8CF5" w14:textId="25E8D7E0"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1.1 Business Value for the Client</w:t>
      </w:r>
      <w:r>
        <w:rPr>
          <w:noProof/>
        </w:rPr>
        <w:tab/>
      </w:r>
      <w:r>
        <w:rPr>
          <w:noProof/>
        </w:rPr>
        <w:fldChar w:fldCharType="begin"/>
      </w:r>
      <w:r>
        <w:rPr>
          <w:noProof/>
        </w:rPr>
        <w:instrText xml:space="preserve"> PAGEREF _Toc240127373 \h </w:instrText>
      </w:r>
      <w:r>
        <w:rPr>
          <w:noProof/>
        </w:rPr>
      </w:r>
      <w:r>
        <w:rPr>
          <w:noProof/>
        </w:rPr>
        <w:fldChar w:fldCharType="separate"/>
      </w:r>
      <w:r>
        <w:rPr>
          <w:noProof/>
        </w:rPr>
        <w:t>7</w:t>
      </w:r>
      <w:r>
        <w:rPr>
          <w:noProof/>
        </w:rPr>
        <w:fldChar w:fldCharType="end"/>
      </w:r>
    </w:p>
    <w:p w14:paraId="7E8B35C4" w14:textId="6F0CE3EE"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1.2 Scope of this Document</w:t>
      </w:r>
      <w:r>
        <w:rPr>
          <w:noProof/>
        </w:rPr>
        <w:tab/>
      </w:r>
      <w:r>
        <w:rPr>
          <w:noProof/>
        </w:rPr>
        <w:fldChar w:fldCharType="begin"/>
      </w:r>
      <w:r>
        <w:rPr>
          <w:noProof/>
        </w:rPr>
        <w:instrText xml:space="preserve"> PAGEREF _Toc240127374 \h </w:instrText>
      </w:r>
      <w:r>
        <w:rPr>
          <w:noProof/>
        </w:rPr>
      </w:r>
      <w:r>
        <w:rPr>
          <w:noProof/>
        </w:rPr>
        <w:fldChar w:fldCharType="separate"/>
      </w:r>
      <w:r>
        <w:rPr>
          <w:noProof/>
        </w:rPr>
        <w:t>7</w:t>
      </w:r>
      <w:r>
        <w:rPr>
          <w:noProof/>
        </w:rPr>
        <w:fldChar w:fldCharType="end"/>
      </w:r>
    </w:p>
    <w:p w14:paraId="3D9AAB32" w14:textId="458ED679"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 Business Context &amp; Objectives</w:t>
      </w:r>
      <w:r>
        <w:rPr>
          <w:noProof/>
        </w:rPr>
        <w:tab/>
      </w:r>
      <w:r>
        <w:rPr>
          <w:noProof/>
        </w:rPr>
        <w:fldChar w:fldCharType="begin"/>
      </w:r>
      <w:r>
        <w:rPr>
          <w:noProof/>
        </w:rPr>
        <w:instrText xml:space="preserve"> PAGEREF _Toc240127375 \h </w:instrText>
      </w:r>
      <w:r>
        <w:rPr>
          <w:noProof/>
        </w:rPr>
      </w:r>
      <w:r>
        <w:rPr>
          <w:noProof/>
        </w:rPr>
        <w:fldChar w:fldCharType="separate"/>
      </w:r>
      <w:r>
        <w:rPr>
          <w:noProof/>
        </w:rPr>
        <w:t>8</w:t>
      </w:r>
      <w:r>
        <w:rPr>
          <w:noProof/>
        </w:rPr>
        <w:fldChar w:fldCharType="end"/>
      </w:r>
    </w:p>
    <w:p w14:paraId="71A674E7" w14:textId="488247EA"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2.1 The Problem Today</w:t>
      </w:r>
      <w:r>
        <w:rPr>
          <w:noProof/>
        </w:rPr>
        <w:tab/>
      </w:r>
      <w:r>
        <w:rPr>
          <w:noProof/>
        </w:rPr>
        <w:fldChar w:fldCharType="begin"/>
      </w:r>
      <w:r>
        <w:rPr>
          <w:noProof/>
        </w:rPr>
        <w:instrText xml:space="preserve"> PAGEREF _Toc240127376 \h </w:instrText>
      </w:r>
      <w:r>
        <w:rPr>
          <w:noProof/>
        </w:rPr>
      </w:r>
      <w:r>
        <w:rPr>
          <w:noProof/>
        </w:rPr>
        <w:fldChar w:fldCharType="separate"/>
      </w:r>
      <w:r>
        <w:rPr>
          <w:noProof/>
        </w:rPr>
        <w:t>8</w:t>
      </w:r>
      <w:r>
        <w:rPr>
          <w:noProof/>
        </w:rPr>
        <w:fldChar w:fldCharType="end"/>
      </w:r>
    </w:p>
    <w:p w14:paraId="19DFB6A9" w14:textId="2B7994DD"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2.2 Objectives</w:t>
      </w:r>
      <w:r>
        <w:rPr>
          <w:noProof/>
        </w:rPr>
        <w:tab/>
      </w:r>
      <w:r>
        <w:rPr>
          <w:noProof/>
        </w:rPr>
        <w:fldChar w:fldCharType="begin"/>
      </w:r>
      <w:r>
        <w:rPr>
          <w:noProof/>
        </w:rPr>
        <w:instrText xml:space="preserve"> PAGEREF _Toc240127377 \h </w:instrText>
      </w:r>
      <w:r>
        <w:rPr>
          <w:noProof/>
        </w:rPr>
      </w:r>
      <w:r>
        <w:rPr>
          <w:noProof/>
        </w:rPr>
        <w:fldChar w:fldCharType="separate"/>
      </w:r>
      <w:r>
        <w:rPr>
          <w:noProof/>
        </w:rPr>
        <w:t>8</w:t>
      </w:r>
      <w:r>
        <w:rPr>
          <w:noProof/>
        </w:rPr>
        <w:fldChar w:fldCharType="end"/>
      </w:r>
    </w:p>
    <w:p w14:paraId="366F24DF" w14:textId="1AB332D0"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2.3 Alignment to UAE Government Standards</w:t>
      </w:r>
      <w:r>
        <w:rPr>
          <w:noProof/>
        </w:rPr>
        <w:tab/>
      </w:r>
      <w:r>
        <w:rPr>
          <w:noProof/>
        </w:rPr>
        <w:fldChar w:fldCharType="begin"/>
      </w:r>
      <w:r>
        <w:rPr>
          <w:noProof/>
        </w:rPr>
        <w:instrText xml:space="preserve"> PAGEREF _Toc240127378 \h </w:instrText>
      </w:r>
      <w:r>
        <w:rPr>
          <w:noProof/>
        </w:rPr>
      </w:r>
      <w:r>
        <w:rPr>
          <w:noProof/>
        </w:rPr>
        <w:fldChar w:fldCharType="separate"/>
      </w:r>
      <w:r>
        <w:rPr>
          <w:noProof/>
        </w:rPr>
        <w:t>8</w:t>
      </w:r>
      <w:r>
        <w:rPr>
          <w:noProof/>
        </w:rPr>
        <w:fldChar w:fldCharType="end"/>
      </w:r>
    </w:p>
    <w:p w14:paraId="60E650AF" w14:textId="106C3703"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3. Personas &amp; Role Model</w:t>
      </w:r>
      <w:r>
        <w:rPr>
          <w:noProof/>
        </w:rPr>
        <w:tab/>
      </w:r>
      <w:r>
        <w:rPr>
          <w:noProof/>
        </w:rPr>
        <w:fldChar w:fldCharType="begin"/>
      </w:r>
      <w:r>
        <w:rPr>
          <w:noProof/>
        </w:rPr>
        <w:instrText xml:space="preserve"> PAGEREF _Toc240127379 \h </w:instrText>
      </w:r>
      <w:r>
        <w:rPr>
          <w:noProof/>
        </w:rPr>
      </w:r>
      <w:r>
        <w:rPr>
          <w:noProof/>
        </w:rPr>
        <w:fldChar w:fldCharType="separate"/>
      </w:r>
      <w:r>
        <w:rPr>
          <w:noProof/>
        </w:rPr>
        <w:t>9</w:t>
      </w:r>
      <w:r>
        <w:rPr>
          <w:noProof/>
        </w:rPr>
        <w:fldChar w:fldCharType="end"/>
      </w:r>
    </w:p>
    <w:p w14:paraId="7EB222F6" w14:textId="351409DE"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3.1 Personas</w:t>
      </w:r>
      <w:r>
        <w:rPr>
          <w:noProof/>
        </w:rPr>
        <w:tab/>
      </w:r>
      <w:r>
        <w:rPr>
          <w:noProof/>
        </w:rPr>
        <w:fldChar w:fldCharType="begin"/>
      </w:r>
      <w:r>
        <w:rPr>
          <w:noProof/>
        </w:rPr>
        <w:instrText xml:space="preserve"> PAGEREF _Toc240127380 \h </w:instrText>
      </w:r>
      <w:r>
        <w:rPr>
          <w:noProof/>
        </w:rPr>
      </w:r>
      <w:r>
        <w:rPr>
          <w:noProof/>
        </w:rPr>
        <w:fldChar w:fldCharType="separate"/>
      </w:r>
      <w:r>
        <w:rPr>
          <w:noProof/>
        </w:rPr>
        <w:t>9</w:t>
      </w:r>
      <w:r>
        <w:rPr>
          <w:noProof/>
        </w:rPr>
        <w:fldChar w:fldCharType="end"/>
      </w:r>
    </w:p>
    <w:p w14:paraId="12F42BF5" w14:textId="7E5BEA9E"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3.2 Role Hierarchy (RBAC + ABAC)</w:t>
      </w:r>
      <w:r>
        <w:rPr>
          <w:noProof/>
        </w:rPr>
        <w:tab/>
      </w:r>
      <w:r>
        <w:rPr>
          <w:noProof/>
        </w:rPr>
        <w:fldChar w:fldCharType="begin"/>
      </w:r>
      <w:r>
        <w:rPr>
          <w:noProof/>
        </w:rPr>
        <w:instrText xml:space="preserve"> PAGEREF _Toc240127381 \h </w:instrText>
      </w:r>
      <w:r>
        <w:rPr>
          <w:noProof/>
        </w:rPr>
      </w:r>
      <w:r>
        <w:rPr>
          <w:noProof/>
        </w:rPr>
        <w:fldChar w:fldCharType="separate"/>
      </w:r>
      <w:r>
        <w:rPr>
          <w:noProof/>
        </w:rPr>
        <w:t>9</w:t>
      </w:r>
      <w:r>
        <w:rPr>
          <w:noProof/>
        </w:rPr>
        <w:fldChar w:fldCharType="end"/>
      </w:r>
    </w:p>
    <w:p w14:paraId="3C4721C2" w14:textId="111178B2"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4. Solution Capability Overview</w:t>
      </w:r>
      <w:r>
        <w:rPr>
          <w:noProof/>
        </w:rPr>
        <w:tab/>
      </w:r>
      <w:r>
        <w:rPr>
          <w:noProof/>
        </w:rPr>
        <w:fldChar w:fldCharType="begin"/>
      </w:r>
      <w:r>
        <w:rPr>
          <w:noProof/>
        </w:rPr>
        <w:instrText xml:space="preserve"> PAGEREF _Toc240127382 \h </w:instrText>
      </w:r>
      <w:r>
        <w:rPr>
          <w:noProof/>
        </w:rPr>
      </w:r>
      <w:r>
        <w:rPr>
          <w:noProof/>
        </w:rPr>
        <w:fldChar w:fldCharType="separate"/>
      </w:r>
      <w:r>
        <w:rPr>
          <w:noProof/>
        </w:rPr>
        <w:t>10</w:t>
      </w:r>
      <w:r>
        <w:rPr>
          <w:noProof/>
        </w:rPr>
        <w:fldChar w:fldCharType="end"/>
      </w:r>
    </w:p>
    <w:p w14:paraId="0FE6DB75" w14:textId="25E96380"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5. The Docaya Document Lifecycle - Revised End-to-End Flow</w:t>
      </w:r>
      <w:r>
        <w:rPr>
          <w:noProof/>
        </w:rPr>
        <w:tab/>
      </w:r>
      <w:r>
        <w:rPr>
          <w:noProof/>
        </w:rPr>
        <w:fldChar w:fldCharType="begin"/>
      </w:r>
      <w:r>
        <w:rPr>
          <w:noProof/>
        </w:rPr>
        <w:instrText xml:space="preserve"> PAGEREF _Toc240127383 \h </w:instrText>
      </w:r>
      <w:r>
        <w:rPr>
          <w:noProof/>
        </w:rPr>
      </w:r>
      <w:r>
        <w:rPr>
          <w:noProof/>
        </w:rPr>
        <w:fldChar w:fldCharType="separate"/>
      </w:r>
      <w:r>
        <w:rPr>
          <w:noProof/>
        </w:rPr>
        <w:t>12</w:t>
      </w:r>
      <w:r>
        <w:rPr>
          <w:noProof/>
        </w:rPr>
        <w:fldChar w:fldCharType="end"/>
      </w:r>
    </w:p>
    <w:p w14:paraId="267DD206" w14:textId="243475F2"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5.1 Status State Machine</w:t>
      </w:r>
      <w:r>
        <w:rPr>
          <w:noProof/>
        </w:rPr>
        <w:tab/>
      </w:r>
      <w:r>
        <w:rPr>
          <w:noProof/>
        </w:rPr>
        <w:fldChar w:fldCharType="begin"/>
      </w:r>
      <w:r>
        <w:rPr>
          <w:noProof/>
        </w:rPr>
        <w:instrText xml:space="preserve"> PAGEREF _Toc240127384 \h </w:instrText>
      </w:r>
      <w:r>
        <w:rPr>
          <w:noProof/>
        </w:rPr>
      </w:r>
      <w:r>
        <w:rPr>
          <w:noProof/>
        </w:rPr>
        <w:fldChar w:fldCharType="separate"/>
      </w:r>
      <w:r>
        <w:rPr>
          <w:noProof/>
        </w:rPr>
        <w:t>14</w:t>
      </w:r>
      <w:r>
        <w:rPr>
          <w:noProof/>
        </w:rPr>
        <w:fldChar w:fldCharType="end"/>
      </w:r>
    </w:p>
    <w:p w14:paraId="43EF04B3" w14:textId="36D7DB32"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6. Module M1 Capture &amp; Document Registration</w:t>
      </w:r>
      <w:r>
        <w:rPr>
          <w:noProof/>
        </w:rPr>
        <w:tab/>
      </w:r>
      <w:r>
        <w:rPr>
          <w:noProof/>
        </w:rPr>
        <w:fldChar w:fldCharType="begin"/>
      </w:r>
      <w:r>
        <w:rPr>
          <w:noProof/>
        </w:rPr>
        <w:instrText xml:space="preserve"> PAGEREF _Toc240127385 \h </w:instrText>
      </w:r>
      <w:r>
        <w:rPr>
          <w:noProof/>
        </w:rPr>
      </w:r>
      <w:r>
        <w:rPr>
          <w:noProof/>
        </w:rPr>
        <w:fldChar w:fldCharType="separate"/>
      </w:r>
      <w:r>
        <w:rPr>
          <w:noProof/>
        </w:rPr>
        <w:t>15</w:t>
      </w:r>
      <w:r>
        <w:rPr>
          <w:noProof/>
        </w:rPr>
        <w:fldChar w:fldCharType="end"/>
      </w:r>
    </w:p>
    <w:p w14:paraId="43941CAC" w14:textId="446668AB"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6.1 Functional Design</w:t>
      </w:r>
      <w:r>
        <w:rPr>
          <w:noProof/>
        </w:rPr>
        <w:tab/>
      </w:r>
      <w:r>
        <w:rPr>
          <w:noProof/>
        </w:rPr>
        <w:fldChar w:fldCharType="begin"/>
      </w:r>
      <w:r>
        <w:rPr>
          <w:noProof/>
        </w:rPr>
        <w:instrText xml:space="preserve"> PAGEREF _Toc240127386 \h </w:instrText>
      </w:r>
      <w:r>
        <w:rPr>
          <w:noProof/>
        </w:rPr>
      </w:r>
      <w:r>
        <w:rPr>
          <w:noProof/>
        </w:rPr>
        <w:fldChar w:fldCharType="separate"/>
      </w:r>
      <w:r>
        <w:rPr>
          <w:noProof/>
        </w:rPr>
        <w:t>15</w:t>
      </w:r>
      <w:r>
        <w:rPr>
          <w:noProof/>
        </w:rPr>
        <w:fldChar w:fldCharType="end"/>
      </w:r>
    </w:p>
    <w:p w14:paraId="241CBD91" w14:textId="16BE5B9E"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6.2 Auto-Populated vs. User-Entered Fields</w:t>
      </w:r>
      <w:r>
        <w:rPr>
          <w:noProof/>
        </w:rPr>
        <w:tab/>
      </w:r>
      <w:r>
        <w:rPr>
          <w:noProof/>
        </w:rPr>
        <w:fldChar w:fldCharType="begin"/>
      </w:r>
      <w:r>
        <w:rPr>
          <w:noProof/>
        </w:rPr>
        <w:instrText xml:space="preserve"> PAGEREF _Toc240127387 \h </w:instrText>
      </w:r>
      <w:r>
        <w:rPr>
          <w:noProof/>
        </w:rPr>
      </w:r>
      <w:r>
        <w:rPr>
          <w:noProof/>
        </w:rPr>
        <w:fldChar w:fldCharType="separate"/>
      </w:r>
      <w:r>
        <w:rPr>
          <w:noProof/>
        </w:rPr>
        <w:t>15</w:t>
      </w:r>
      <w:r>
        <w:rPr>
          <w:noProof/>
        </w:rPr>
        <w:fldChar w:fldCharType="end"/>
      </w:r>
    </w:p>
    <w:p w14:paraId="7DA1174C" w14:textId="29467F28"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7. Module M2 Classification &amp; Metadata</w:t>
      </w:r>
      <w:r>
        <w:rPr>
          <w:noProof/>
        </w:rPr>
        <w:tab/>
      </w:r>
      <w:r>
        <w:rPr>
          <w:noProof/>
        </w:rPr>
        <w:fldChar w:fldCharType="begin"/>
      </w:r>
      <w:r>
        <w:rPr>
          <w:noProof/>
        </w:rPr>
        <w:instrText xml:space="preserve"> PAGEREF _Toc240127388 \h </w:instrText>
      </w:r>
      <w:r>
        <w:rPr>
          <w:noProof/>
        </w:rPr>
      </w:r>
      <w:r>
        <w:rPr>
          <w:noProof/>
        </w:rPr>
        <w:fldChar w:fldCharType="separate"/>
      </w:r>
      <w:r>
        <w:rPr>
          <w:noProof/>
        </w:rPr>
        <w:t>16</w:t>
      </w:r>
      <w:r>
        <w:rPr>
          <w:noProof/>
        </w:rPr>
        <w:fldChar w:fldCharType="end"/>
      </w:r>
    </w:p>
    <w:p w14:paraId="2807C495" w14:textId="71FADEDD"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7.1 Classification Dimensions</w:t>
      </w:r>
      <w:r>
        <w:rPr>
          <w:noProof/>
        </w:rPr>
        <w:tab/>
      </w:r>
      <w:r>
        <w:rPr>
          <w:noProof/>
        </w:rPr>
        <w:fldChar w:fldCharType="begin"/>
      </w:r>
      <w:r>
        <w:rPr>
          <w:noProof/>
        </w:rPr>
        <w:instrText xml:space="preserve"> PAGEREF _Toc240127389 \h </w:instrText>
      </w:r>
      <w:r>
        <w:rPr>
          <w:noProof/>
        </w:rPr>
      </w:r>
      <w:r>
        <w:rPr>
          <w:noProof/>
        </w:rPr>
        <w:fldChar w:fldCharType="separate"/>
      </w:r>
      <w:r>
        <w:rPr>
          <w:noProof/>
        </w:rPr>
        <w:t>16</w:t>
      </w:r>
      <w:r>
        <w:rPr>
          <w:noProof/>
        </w:rPr>
        <w:fldChar w:fldCharType="end"/>
      </w:r>
    </w:p>
    <w:p w14:paraId="4D0D5947" w14:textId="25A949D2"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7.2 Manual Classification Controls</w:t>
      </w:r>
      <w:r>
        <w:rPr>
          <w:noProof/>
        </w:rPr>
        <w:tab/>
      </w:r>
      <w:r>
        <w:rPr>
          <w:noProof/>
        </w:rPr>
        <w:fldChar w:fldCharType="begin"/>
      </w:r>
      <w:r>
        <w:rPr>
          <w:noProof/>
        </w:rPr>
        <w:instrText xml:space="preserve"> PAGEREF _Toc240127390 \h </w:instrText>
      </w:r>
      <w:r>
        <w:rPr>
          <w:noProof/>
        </w:rPr>
      </w:r>
      <w:r>
        <w:rPr>
          <w:noProof/>
        </w:rPr>
        <w:fldChar w:fldCharType="separate"/>
      </w:r>
      <w:r>
        <w:rPr>
          <w:noProof/>
        </w:rPr>
        <w:t>16</w:t>
      </w:r>
      <w:r>
        <w:rPr>
          <w:noProof/>
        </w:rPr>
        <w:fldChar w:fldCharType="end"/>
      </w:r>
    </w:p>
    <w:p w14:paraId="1426C7C5" w14:textId="11270A2C"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 Module M3 Workflow &amp; Approval</w:t>
      </w:r>
      <w:r>
        <w:rPr>
          <w:noProof/>
        </w:rPr>
        <w:tab/>
      </w:r>
      <w:r>
        <w:rPr>
          <w:noProof/>
        </w:rPr>
        <w:fldChar w:fldCharType="begin"/>
      </w:r>
      <w:r>
        <w:rPr>
          <w:noProof/>
        </w:rPr>
        <w:instrText xml:space="preserve"> PAGEREF _Toc240127391 \h </w:instrText>
      </w:r>
      <w:r>
        <w:rPr>
          <w:noProof/>
        </w:rPr>
      </w:r>
      <w:r>
        <w:rPr>
          <w:noProof/>
        </w:rPr>
        <w:fldChar w:fldCharType="separate"/>
      </w:r>
      <w:r>
        <w:rPr>
          <w:noProof/>
        </w:rPr>
        <w:t>17</w:t>
      </w:r>
      <w:r>
        <w:rPr>
          <w:noProof/>
        </w:rPr>
        <w:fldChar w:fldCharType="end"/>
      </w:r>
    </w:p>
    <w:p w14:paraId="2ECA9547" w14:textId="11735534"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8.1 Submission &amp; Routing</w:t>
      </w:r>
      <w:r>
        <w:rPr>
          <w:noProof/>
        </w:rPr>
        <w:tab/>
      </w:r>
      <w:r>
        <w:rPr>
          <w:noProof/>
        </w:rPr>
        <w:fldChar w:fldCharType="begin"/>
      </w:r>
      <w:r>
        <w:rPr>
          <w:noProof/>
        </w:rPr>
        <w:instrText xml:space="preserve"> PAGEREF _Toc240127392 \h </w:instrText>
      </w:r>
      <w:r>
        <w:rPr>
          <w:noProof/>
        </w:rPr>
      </w:r>
      <w:r>
        <w:rPr>
          <w:noProof/>
        </w:rPr>
        <w:fldChar w:fldCharType="separate"/>
      </w:r>
      <w:r>
        <w:rPr>
          <w:noProof/>
        </w:rPr>
        <w:t>17</w:t>
      </w:r>
      <w:r>
        <w:rPr>
          <w:noProof/>
        </w:rPr>
        <w:fldChar w:fldCharType="end"/>
      </w:r>
    </w:p>
    <w:p w14:paraId="2CCD8DED" w14:textId="3F6D17E2"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8.2 Approval Patterns</w:t>
      </w:r>
      <w:r>
        <w:rPr>
          <w:noProof/>
        </w:rPr>
        <w:tab/>
      </w:r>
      <w:r>
        <w:rPr>
          <w:noProof/>
        </w:rPr>
        <w:fldChar w:fldCharType="begin"/>
      </w:r>
      <w:r>
        <w:rPr>
          <w:noProof/>
        </w:rPr>
        <w:instrText xml:space="preserve"> PAGEREF _Toc240127393 \h </w:instrText>
      </w:r>
      <w:r>
        <w:rPr>
          <w:noProof/>
        </w:rPr>
      </w:r>
      <w:r>
        <w:rPr>
          <w:noProof/>
        </w:rPr>
        <w:fldChar w:fldCharType="separate"/>
      </w:r>
      <w:r>
        <w:rPr>
          <w:noProof/>
        </w:rPr>
        <w:t>17</w:t>
      </w:r>
      <w:r>
        <w:rPr>
          <w:noProof/>
        </w:rPr>
        <w:fldChar w:fldCharType="end"/>
      </w:r>
    </w:p>
    <w:p w14:paraId="64CA7B5C" w14:textId="6906E3F4"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8.3 Decision Handling</w:t>
      </w:r>
      <w:r>
        <w:rPr>
          <w:noProof/>
        </w:rPr>
        <w:tab/>
      </w:r>
      <w:r>
        <w:rPr>
          <w:noProof/>
        </w:rPr>
        <w:fldChar w:fldCharType="begin"/>
      </w:r>
      <w:r>
        <w:rPr>
          <w:noProof/>
        </w:rPr>
        <w:instrText xml:space="preserve"> PAGEREF _Toc240127394 \h </w:instrText>
      </w:r>
      <w:r>
        <w:rPr>
          <w:noProof/>
        </w:rPr>
      </w:r>
      <w:r>
        <w:rPr>
          <w:noProof/>
        </w:rPr>
        <w:fldChar w:fldCharType="separate"/>
      </w:r>
      <w:r>
        <w:rPr>
          <w:noProof/>
        </w:rPr>
        <w:t>17</w:t>
      </w:r>
      <w:r>
        <w:rPr>
          <w:noProof/>
        </w:rPr>
        <w:fldChar w:fldCharType="end"/>
      </w:r>
    </w:p>
    <w:p w14:paraId="46EB7673" w14:textId="4000E17A"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8.4 Configurable multi-level review chain</w:t>
      </w:r>
      <w:r>
        <w:rPr>
          <w:noProof/>
        </w:rPr>
        <w:tab/>
      </w:r>
      <w:r>
        <w:rPr>
          <w:noProof/>
        </w:rPr>
        <w:fldChar w:fldCharType="begin"/>
      </w:r>
      <w:r>
        <w:rPr>
          <w:noProof/>
        </w:rPr>
        <w:instrText xml:space="preserve"> PAGEREF _Toc240127395 \h </w:instrText>
      </w:r>
      <w:r>
        <w:rPr>
          <w:noProof/>
        </w:rPr>
      </w:r>
      <w:r>
        <w:rPr>
          <w:noProof/>
        </w:rPr>
        <w:fldChar w:fldCharType="separate"/>
      </w:r>
      <w:r>
        <w:rPr>
          <w:noProof/>
        </w:rPr>
        <w:t>17</w:t>
      </w:r>
      <w:r>
        <w:rPr>
          <w:noProof/>
        </w:rPr>
        <w:fldChar w:fldCharType="end"/>
      </w:r>
    </w:p>
    <w:p w14:paraId="522C078C" w14:textId="5BAEC8E2"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8.5 Threaded comments &amp; actions</w:t>
      </w:r>
      <w:r>
        <w:rPr>
          <w:noProof/>
        </w:rPr>
        <w:tab/>
      </w:r>
      <w:r>
        <w:rPr>
          <w:noProof/>
        </w:rPr>
        <w:fldChar w:fldCharType="begin"/>
      </w:r>
      <w:r>
        <w:rPr>
          <w:noProof/>
        </w:rPr>
        <w:instrText xml:space="preserve"> PAGEREF _Toc240127396 \h </w:instrText>
      </w:r>
      <w:r>
        <w:rPr>
          <w:noProof/>
        </w:rPr>
      </w:r>
      <w:r>
        <w:rPr>
          <w:noProof/>
        </w:rPr>
        <w:fldChar w:fldCharType="separate"/>
      </w:r>
      <w:r>
        <w:rPr>
          <w:noProof/>
        </w:rPr>
        <w:t>18</w:t>
      </w:r>
      <w:r>
        <w:rPr>
          <w:noProof/>
        </w:rPr>
        <w:fldChar w:fldCharType="end"/>
      </w:r>
    </w:p>
    <w:p w14:paraId="7E2A63AB" w14:textId="28F9E96E"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8.6 Change-request SLA &amp; timeline engine</w:t>
      </w:r>
      <w:r>
        <w:rPr>
          <w:noProof/>
        </w:rPr>
        <w:tab/>
      </w:r>
      <w:r>
        <w:rPr>
          <w:noProof/>
        </w:rPr>
        <w:fldChar w:fldCharType="begin"/>
      </w:r>
      <w:r>
        <w:rPr>
          <w:noProof/>
        </w:rPr>
        <w:instrText xml:space="preserve"> PAGEREF _Toc240127397 \h </w:instrText>
      </w:r>
      <w:r>
        <w:rPr>
          <w:noProof/>
        </w:rPr>
      </w:r>
      <w:r>
        <w:rPr>
          <w:noProof/>
        </w:rPr>
        <w:fldChar w:fldCharType="separate"/>
      </w:r>
      <w:r>
        <w:rPr>
          <w:noProof/>
        </w:rPr>
        <w:t>18</w:t>
      </w:r>
      <w:r>
        <w:rPr>
          <w:noProof/>
        </w:rPr>
        <w:fldChar w:fldCharType="end"/>
      </w:r>
    </w:p>
    <w:p w14:paraId="3B3E80D8" w14:textId="51DCB118"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9. Module M4 Promotion &amp; Publishing</w:t>
      </w:r>
      <w:r>
        <w:rPr>
          <w:noProof/>
        </w:rPr>
        <w:tab/>
      </w:r>
      <w:r>
        <w:rPr>
          <w:noProof/>
        </w:rPr>
        <w:fldChar w:fldCharType="begin"/>
      </w:r>
      <w:r>
        <w:rPr>
          <w:noProof/>
        </w:rPr>
        <w:instrText xml:space="preserve"> PAGEREF _Toc240127398 \h </w:instrText>
      </w:r>
      <w:r>
        <w:rPr>
          <w:noProof/>
        </w:rPr>
      </w:r>
      <w:r>
        <w:rPr>
          <w:noProof/>
        </w:rPr>
        <w:fldChar w:fldCharType="separate"/>
      </w:r>
      <w:r>
        <w:rPr>
          <w:noProof/>
        </w:rPr>
        <w:t>19</w:t>
      </w:r>
      <w:r>
        <w:rPr>
          <w:noProof/>
        </w:rPr>
        <w:fldChar w:fldCharType="end"/>
      </w:r>
    </w:p>
    <w:p w14:paraId="67E1C3B2" w14:textId="273A88C2"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10. Module M5 Staging Lifecycle &amp; Cleanup</w:t>
      </w:r>
      <w:r>
        <w:rPr>
          <w:noProof/>
        </w:rPr>
        <w:tab/>
      </w:r>
      <w:r>
        <w:rPr>
          <w:noProof/>
        </w:rPr>
        <w:fldChar w:fldCharType="begin"/>
      </w:r>
      <w:r>
        <w:rPr>
          <w:noProof/>
        </w:rPr>
        <w:instrText xml:space="preserve"> PAGEREF _Toc240127399 \h </w:instrText>
      </w:r>
      <w:r>
        <w:rPr>
          <w:noProof/>
        </w:rPr>
      </w:r>
      <w:r>
        <w:rPr>
          <w:noProof/>
        </w:rPr>
        <w:fldChar w:fldCharType="separate"/>
      </w:r>
      <w:r>
        <w:rPr>
          <w:noProof/>
        </w:rPr>
        <w:t>19</w:t>
      </w:r>
      <w:r>
        <w:rPr>
          <w:noProof/>
        </w:rPr>
        <w:fldChar w:fldCharType="end"/>
      </w:r>
    </w:p>
    <w:p w14:paraId="5B1D6CB6" w14:textId="2ADE59F3"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11. Module M6 Upload Text Extraction &amp; Search Data</w:t>
      </w:r>
      <w:r>
        <w:rPr>
          <w:noProof/>
        </w:rPr>
        <w:tab/>
      </w:r>
      <w:r>
        <w:rPr>
          <w:noProof/>
        </w:rPr>
        <w:fldChar w:fldCharType="begin"/>
      </w:r>
      <w:r>
        <w:rPr>
          <w:noProof/>
        </w:rPr>
        <w:instrText xml:space="preserve"> PAGEREF _Toc240127400 \h </w:instrText>
      </w:r>
      <w:r>
        <w:rPr>
          <w:noProof/>
        </w:rPr>
      </w:r>
      <w:r>
        <w:rPr>
          <w:noProof/>
        </w:rPr>
        <w:fldChar w:fldCharType="separate"/>
      </w:r>
      <w:r>
        <w:rPr>
          <w:noProof/>
        </w:rPr>
        <w:t>21</w:t>
      </w:r>
      <w:r>
        <w:rPr>
          <w:noProof/>
        </w:rPr>
        <w:fldChar w:fldCharType="end"/>
      </w:r>
    </w:p>
    <w:p w14:paraId="12E07549" w14:textId="7F2A95AD"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11.1 Pipeline Stages</w:t>
      </w:r>
      <w:r>
        <w:rPr>
          <w:noProof/>
        </w:rPr>
        <w:tab/>
      </w:r>
      <w:r>
        <w:rPr>
          <w:noProof/>
        </w:rPr>
        <w:fldChar w:fldCharType="begin"/>
      </w:r>
      <w:r>
        <w:rPr>
          <w:noProof/>
        </w:rPr>
        <w:instrText xml:space="preserve"> PAGEREF _Toc240127401 \h </w:instrText>
      </w:r>
      <w:r>
        <w:rPr>
          <w:noProof/>
        </w:rPr>
      </w:r>
      <w:r>
        <w:rPr>
          <w:noProof/>
        </w:rPr>
        <w:fldChar w:fldCharType="separate"/>
      </w:r>
      <w:r>
        <w:rPr>
          <w:noProof/>
        </w:rPr>
        <w:t>21</w:t>
      </w:r>
      <w:r>
        <w:rPr>
          <w:noProof/>
        </w:rPr>
        <w:fldChar w:fldCharType="end"/>
      </w:r>
    </w:p>
    <w:p w14:paraId="48002BF7" w14:textId="32861DD5"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lastRenderedPageBreak/>
        <w:t>11.2 Design Principles</w:t>
      </w:r>
      <w:r>
        <w:rPr>
          <w:noProof/>
        </w:rPr>
        <w:tab/>
      </w:r>
      <w:r>
        <w:rPr>
          <w:noProof/>
        </w:rPr>
        <w:fldChar w:fldCharType="begin"/>
      </w:r>
      <w:r>
        <w:rPr>
          <w:noProof/>
        </w:rPr>
        <w:instrText xml:space="preserve"> PAGEREF _Toc240127402 \h </w:instrText>
      </w:r>
      <w:r>
        <w:rPr>
          <w:noProof/>
        </w:rPr>
      </w:r>
      <w:r>
        <w:rPr>
          <w:noProof/>
        </w:rPr>
        <w:fldChar w:fldCharType="separate"/>
      </w:r>
      <w:r>
        <w:rPr>
          <w:noProof/>
        </w:rPr>
        <w:t>21</w:t>
      </w:r>
      <w:r>
        <w:rPr>
          <w:noProof/>
        </w:rPr>
        <w:fldChar w:fldCharType="end"/>
      </w:r>
    </w:p>
    <w:p w14:paraId="49A37048" w14:textId="7115EE78"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12. Module M7 Notification Center</w:t>
      </w:r>
      <w:r>
        <w:rPr>
          <w:noProof/>
        </w:rPr>
        <w:tab/>
      </w:r>
      <w:r>
        <w:rPr>
          <w:noProof/>
        </w:rPr>
        <w:fldChar w:fldCharType="begin"/>
      </w:r>
      <w:r>
        <w:rPr>
          <w:noProof/>
        </w:rPr>
        <w:instrText xml:space="preserve"> PAGEREF _Toc240127403 \h </w:instrText>
      </w:r>
      <w:r>
        <w:rPr>
          <w:noProof/>
        </w:rPr>
      </w:r>
      <w:r>
        <w:rPr>
          <w:noProof/>
        </w:rPr>
        <w:fldChar w:fldCharType="separate"/>
      </w:r>
      <w:r>
        <w:rPr>
          <w:noProof/>
        </w:rPr>
        <w:t>22</w:t>
      </w:r>
      <w:r>
        <w:rPr>
          <w:noProof/>
        </w:rPr>
        <w:fldChar w:fldCharType="end"/>
      </w:r>
    </w:p>
    <w:p w14:paraId="1E1753EC" w14:textId="1BC78EFE"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13. Module M8 Correspondence Management</w:t>
      </w:r>
      <w:r>
        <w:rPr>
          <w:noProof/>
        </w:rPr>
        <w:tab/>
      </w:r>
      <w:r>
        <w:rPr>
          <w:noProof/>
        </w:rPr>
        <w:fldChar w:fldCharType="begin"/>
      </w:r>
      <w:r>
        <w:rPr>
          <w:noProof/>
        </w:rPr>
        <w:instrText xml:space="preserve"> PAGEREF _Toc240127404 \h </w:instrText>
      </w:r>
      <w:r>
        <w:rPr>
          <w:noProof/>
        </w:rPr>
      </w:r>
      <w:r>
        <w:rPr>
          <w:noProof/>
        </w:rPr>
        <w:fldChar w:fldCharType="separate"/>
      </w:r>
      <w:r>
        <w:rPr>
          <w:noProof/>
        </w:rPr>
        <w:t>24</w:t>
      </w:r>
      <w:r>
        <w:rPr>
          <w:noProof/>
        </w:rPr>
        <w:fldChar w:fldCharType="end"/>
      </w:r>
    </w:p>
    <w:p w14:paraId="7FFB4F6F" w14:textId="1F553B48"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14. Module M9 Records, Retention &amp; Legal Hold</w:t>
      </w:r>
      <w:r>
        <w:rPr>
          <w:noProof/>
        </w:rPr>
        <w:tab/>
      </w:r>
      <w:r>
        <w:rPr>
          <w:noProof/>
        </w:rPr>
        <w:fldChar w:fldCharType="begin"/>
      </w:r>
      <w:r>
        <w:rPr>
          <w:noProof/>
        </w:rPr>
        <w:instrText xml:space="preserve"> PAGEREF _Toc240127405 \h </w:instrText>
      </w:r>
      <w:r>
        <w:rPr>
          <w:noProof/>
        </w:rPr>
      </w:r>
      <w:r>
        <w:rPr>
          <w:noProof/>
        </w:rPr>
        <w:fldChar w:fldCharType="separate"/>
      </w:r>
      <w:r>
        <w:rPr>
          <w:noProof/>
        </w:rPr>
        <w:t>24</w:t>
      </w:r>
      <w:r>
        <w:rPr>
          <w:noProof/>
        </w:rPr>
        <w:fldChar w:fldCharType="end"/>
      </w:r>
    </w:p>
    <w:p w14:paraId="67235932" w14:textId="7BAD0966"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15. Module M10 Search &amp; Discovery – Ask Docaya</w:t>
      </w:r>
      <w:r>
        <w:rPr>
          <w:noProof/>
        </w:rPr>
        <w:tab/>
      </w:r>
      <w:r>
        <w:rPr>
          <w:noProof/>
        </w:rPr>
        <w:fldChar w:fldCharType="begin"/>
      </w:r>
      <w:r>
        <w:rPr>
          <w:noProof/>
        </w:rPr>
        <w:instrText xml:space="preserve"> PAGEREF _Toc240127406 \h </w:instrText>
      </w:r>
      <w:r>
        <w:rPr>
          <w:noProof/>
        </w:rPr>
      </w:r>
      <w:r>
        <w:rPr>
          <w:noProof/>
        </w:rPr>
        <w:fldChar w:fldCharType="separate"/>
      </w:r>
      <w:r>
        <w:rPr>
          <w:noProof/>
        </w:rPr>
        <w:t>24</w:t>
      </w:r>
      <w:r>
        <w:rPr>
          <w:noProof/>
        </w:rPr>
        <w:fldChar w:fldCharType="end"/>
      </w:r>
    </w:p>
    <w:p w14:paraId="5221C761" w14:textId="37445C47"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15.1 Department / standard navigation</w:t>
      </w:r>
      <w:r>
        <w:rPr>
          <w:noProof/>
        </w:rPr>
        <w:tab/>
      </w:r>
      <w:r>
        <w:rPr>
          <w:noProof/>
        </w:rPr>
        <w:fldChar w:fldCharType="begin"/>
      </w:r>
      <w:r>
        <w:rPr>
          <w:noProof/>
        </w:rPr>
        <w:instrText xml:space="preserve"> PAGEREF _Toc240127407 \h </w:instrText>
      </w:r>
      <w:r>
        <w:rPr>
          <w:noProof/>
        </w:rPr>
      </w:r>
      <w:r>
        <w:rPr>
          <w:noProof/>
        </w:rPr>
        <w:fldChar w:fldCharType="separate"/>
      </w:r>
      <w:r>
        <w:rPr>
          <w:noProof/>
        </w:rPr>
        <w:t>24</w:t>
      </w:r>
      <w:r>
        <w:rPr>
          <w:noProof/>
        </w:rPr>
        <w:fldChar w:fldCharType="end"/>
      </w:r>
    </w:p>
    <w:p w14:paraId="74EAA382" w14:textId="6F5DE2D3"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15.2 One-click access</w:t>
      </w:r>
      <w:r>
        <w:rPr>
          <w:noProof/>
        </w:rPr>
        <w:tab/>
      </w:r>
      <w:r>
        <w:rPr>
          <w:noProof/>
        </w:rPr>
        <w:fldChar w:fldCharType="begin"/>
      </w:r>
      <w:r>
        <w:rPr>
          <w:noProof/>
        </w:rPr>
        <w:instrText xml:space="preserve"> PAGEREF _Toc240127408 \h </w:instrText>
      </w:r>
      <w:r>
        <w:rPr>
          <w:noProof/>
        </w:rPr>
      </w:r>
      <w:r>
        <w:rPr>
          <w:noProof/>
        </w:rPr>
        <w:fldChar w:fldCharType="separate"/>
      </w:r>
      <w:r>
        <w:rPr>
          <w:noProof/>
        </w:rPr>
        <w:t>24</w:t>
      </w:r>
      <w:r>
        <w:rPr>
          <w:noProof/>
        </w:rPr>
        <w:fldChar w:fldCharType="end"/>
      </w:r>
    </w:p>
    <w:p w14:paraId="688FB92C" w14:textId="74E98373"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15.3 Extended filters</w:t>
      </w:r>
      <w:r>
        <w:rPr>
          <w:noProof/>
        </w:rPr>
        <w:tab/>
      </w:r>
      <w:r>
        <w:rPr>
          <w:noProof/>
        </w:rPr>
        <w:fldChar w:fldCharType="begin"/>
      </w:r>
      <w:r>
        <w:rPr>
          <w:noProof/>
        </w:rPr>
        <w:instrText xml:space="preserve"> PAGEREF _Toc240127409 \h </w:instrText>
      </w:r>
      <w:r>
        <w:rPr>
          <w:noProof/>
        </w:rPr>
      </w:r>
      <w:r>
        <w:rPr>
          <w:noProof/>
        </w:rPr>
        <w:fldChar w:fldCharType="separate"/>
      </w:r>
      <w:r>
        <w:rPr>
          <w:noProof/>
        </w:rPr>
        <w:t>25</w:t>
      </w:r>
      <w:r>
        <w:rPr>
          <w:noProof/>
        </w:rPr>
        <w:fldChar w:fldCharType="end"/>
      </w:r>
    </w:p>
    <w:p w14:paraId="6CBFAC11" w14:textId="5C8960C3"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16. Module M11 Identity, SSO &amp; SharePoint Integration</w:t>
      </w:r>
      <w:r>
        <w:rPr>
          <w:noProof/>
        </w:rPr>
        <w:tab/>
      </w:r>
      <w:r>
        <w:rPr>
          <w:noProof/>
        </w:rPr>
        <w:fldChar w:fldCharType="begin"/>
      </w:r>
      <w:r>
        <w:rPr>
          <w:noProof/>
        </w:rPr>
        <w:instrText xml:space="preserve"> PAGEREF _Toc240127410 \h </w:instrText>
      </w:r>
      <w:r>
        <w:rPr>
          <w:noProof/>
        </w:rPr>
      </w:r>
      <w:r>
        <w:rPr>
          <w:noProof/>
        </w:rPr>
        <w:fldChar w:fldCharType="separate"/>
      </w:r>
      <w:r>
        <w:rPr>
          <w:noProof/>
        </w:rPr>
        <w:t>26</w:t>
      </w:r>
      <w:r>
        <w:rPr>
          <w:noProof/>
        </w:rPr>
        <w:fldChar w:fldCharType="end"/>
      </w:r>
    </w:p>
    <w:p w14:paraId="1038F546" w14:textId="6D505DF0"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16.1 Single Sign-On with UAE PASS</w:t>
      </w:r>
      <w:r>
        <w:rPr>
          <w:noProof/>
        </w:rPr>
        <w:tab/>
      </w:r>
      <w:r>
        <w:rPr>
          <w:noProof/>
        </w:rPr>
        <w:fldChar w:fldCharType="begin"/>
      </w:r>
      <w:r>
        <w:rPr>
          <w:noProof/>
        </w:rPr>
        <w:instrText xml:space="preserve"> PAGEREF _Toc240127411 \h </w:instrText>
      </w:r>
      <w:r>
        <w:rPr>
          <w:noProof/>
        </w:rPr>
      </w:r>
      <w:r>
        <w:rPr>
          <w:noProof/>
        </w:rPr>
        <w:fldChar w:fldCharType="separate"/>
      </w:r>
      <w:r>
        <w:rPr>
          <w:noProof/>
        </w:rPr>
        <w:t>26</w:t>
      </w:r>
      <w:r>
        <w:rPr>
          <w:noProof/>
        </w:rPr>
        <w:fldChar w:fldCharType="end"/>
      </w:r>
    </w:p>
    <w:p w14:paraId="742643E3" w14:textId="4BD5F390"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16.2 Governed SharePoint Service Identity</w:t>
      </w:r>
      <w:r>
        <w:rPr>
          <w:noProof/>
        </w:rPr>
        <w:tab/>
      </w:r>
      <w:r>
        <w:rPr>
          <w:noProof/>
        </w:rPr>
        <w:fldChar w:fldCharType="begin"/>
      </w:r>
      <w:r>
        <w:rPr>
          <w:noProof/>
        </w:rPr>
        <w:instrText xml:space="preserve"> PAGEREF _Toc240127412 \h </w:instrText>
      </w:r>
      <w:r>
        <w:rPr>
          <w:noProof/>
        </w:rPr>
      </w:r>
      <w:r>
        <w:rPr>
          <w:noProof/>
        </w:rPr>
        <w:fldChar w:fldCharType="separate"/>
      </w:r>
      <w:r>
        <w:rPr>
          <w:noProof/>
        </w:rPr>
        <w:t>26</w:t>
      </w:r>
      <w:r>
        <w:rPr>
          <w:noProof/>
        </w:rPr>
        <w:fldChar w:fldCharType="end"/>
      </w:r>
    </w:p>
    <w:p w14:paraId="7B0743E9" w14:textId="5D09A4D5"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17. Module M12 Access Control (RBAC + ABAC)</w:t>
      </w:r>
      <w:r>
        <w:rPr>
          <w:noProof/>
        </w:rPr>
        <w:tab/>
      </w:r>
      <w:r>
        <w:rPr>
          <w:noProof/>
        </w:rPr>
        <w:fldChar w:fldCharType="begin"/>
      </w:r>
      <w:r>
        <w:rPr>
          <w:noProof/>
        </w:rPr>
        <w:instrText xml:space="preserve"> PAGEREF _Toc240127413 \h </w:instrText>
      </w:r>
      <w:r>
        <w:rPr>
          <w:noProof/>
        </w:rPr>
      </w:r>
      <w:r>
        <w:rPr>
          <w:noProof/>
        </w:rPr>
        <w:fldChar w:fldCharType="separate"/>
      </w:r>
      <w:r>
        <w:rPr>
          <w:noProof/>
        </w:rPr>
        <w:t>26</w:t>
      </w:r>
      <w:r>
        <w:rPr>
          <w:noProof/>
        </w:rPr>
        <w:fldChar w:fldCharType="end"/>
      </w:r>
    </w:p>
    <w:p w14:paraId="60C549F0" w14:textId="2992449C"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18. Module M13 Admin Center</w:t>
      </w:r>
      <w:r>
        <w:rPr>
          <w:noProof/>
        </w:rPr>
        <w:tab/>
      </w:r>
      <w:r>
        <w:rPr>
          <w:noProof/>
        </w:rPr>
        <w:fldChar w:fldCharType="begin"/>
      </w:r>
      <w:r>
        <w:rPr>
          <w:noProof/>
        </w:rPr>
        <w:instrText xml:space="preserve"> PAGEREF _Toc240127414 \h </w:instrText>
      </w:r>
      <w:r>
        <w:rPr>
          <w:noProof/>
        </w:rPr>
      </w:r>
      <w:r>
        <w:rPr>
          <w:noProof/>
        </w:rPr>
        <w:fldChar w:fldCharType="separate"/>
      </w:r>
      <w:r>
        <w:rPr>
          <w:noProof/>
        </w:rPr>
        <w:t>26</w:t>
      </w:r>
      <w:r>
        <w:rPr>
          <w:noProof/>
        </w:rPr>
        <w:fldChar w:fldCharType="end"/>
      </w:r>
    </w:p>
    <w:p w14:paraId="0BB2659D" w14:textId="2EACC5EB"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19. Module M14 - Existing Document Modification</w:t>
      </w:r>
      <w:r>
        <w:rPr>
          <w:noProof/>
        </w:rPr>
        <w:tab/>
      </w:r>
      <w:r>
        <w:rPr>
          <w:noProof/>
        </w:rPr>
        <w:fldChar w:fldCharType="begin"/>
      </w:r>
      <w:r>
        <w:rPr>
          <w:noProof/>
        </w:rPr>
        <w:instrText xml:space="preserve"> PAGEREF _Toc240127415 \h </w:instrText>
      </w:r>
      <w:r>
        <w:rPr>
          <w:noProof/>
        </w:rPr>
      </w:r>
      <w:r>
        <w:rPr>
          <w:noProof/>
        </w:rPr>
        <w:fldChar w:fldCharType="separate"/>
      </w:r>
      <w:r>
        <w:rPr>
          <w:noProof/>
        </w:rPr>
        <w:t>28</w:t>
      </w:r>
      <w:r>
        <w:rPr>
          <w:noProof/>
        </w:rPr>
        <w:fldChar w:fldCharType="end"/>
      </w:r>
    </w:p>
    <w:p w14:paraId="55F10150" w14:textId="488B2CEF"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19.1 Functional Scope</w:t>
      </w:r>
      <w:r>
        <w:rPr>
          <w:noProof/>
        </w:rPr>
        <w:tab/>
      </w:r>
      <w:r>
        <w:rPr>
          <w:noProof/>
        </w:rPr>
        <w:fldChar w:fldCharType="begin"/>
      </w:r>
      <w:r>
        <w:rPr>
          <w:noProof/>
        </w:rPr>
        <w:instrText xml:space="preserve"> PAGEREF _Toc240127416 \h </w:instrText>
      </w:r>
      <w:r>
        <w:rPr>
          <w:noProof/>
        </w:rPr>
      </w:r>
      <w:r>
        <w:rPr>
          <w:noProof/>
        </w:rPr>
        <w:fldChar w:fldCharType="separate"/>
      </w:r>
      <w:r>
        <w:rPr>
          <w:noProof/>
        </w:rPr>
        <w:t>28</w:t>
      </w:r>
      <w:r>
        <w:rPr>
          <w:noProof/>
        </w:rPr>
        <w:fldChar w:fldCharType="end"/>
      </w:r>
    </w:p>
    <w:p w14:paraId="19CC4CA1" w14:textId="3B64B55D"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19.2 SLA and Extension Request Handling</w:t>
      </w:r>
      <w:r>
        <w:rPr>
          <w:noProof/>
        </w:rPr>
        <w:tab/>
      </w:r>
      <w:r>
        <w:rPr>
          <w:noProof/>
        </w:rPr>
        <w:fldChar w:fldCharType="begin"/>
      </w:r>
      <w:r>
        <w:rPr>
          <w:noProof/>
        </w:rPr>
        <w:instrText xml:space="preserve"> PAGEREF _Toc240127417 \h </w:instrText>
      </w:r>
      <w:r>
        <w:rPr>
          <w:noProof/>
        </w:rPr>
      </w:r>
      <w:r>
        <w:rPr>
          <w:noProof/>
        </w:rPr>
        <w:fldChar w:fldCharType="separate"/>
      </w:r>
      <w:r>
        <w:rPr>
          <w:noProof/>
        </w:rPr>
        <w:t>28</w:t>
      </w:r>
      <w:r>
        <w:rPr>
          <w:noProof/>
        </w:rPr>
        <w:fldChar w:fldCharType="end"/>
      </w:r>
    </w:p>
    <w:p w14:paraId="4DA48BE9" w14:textId="7582A11F"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19.3 Process Flow</w:t>
      </w:r>
      <w:r>
        <w:rPr>
          <w:noProof/>
        </w:rPr>
        <w:tab/>
      </w:r>
      <w:r>
        <w:rPr>
          <w:noProof/>
        </w:rPr>
        <w:fldChar w:fldCharType="begin"/>
      </w:r>
      <w:r>
        <w:rPr>
          <w:noProof/>
        </w:rPr>
        <w:instrText xml:space="preserve"> PAGEREF _Toc240127418 \h </w:instrText>
      </w:r>
      <w:r>
        <w:rPr>
          <w:noProof/>
        </w:rPr>
      </w:r>
      <w:r>
        <w:rPr>
          <w:noProof/>
        </w:rPr>
        <w:fldChar w:fldCharType="separate"/>
      </w:r>
      <w:r>
        <w:rPr>
          <w:noProof/>
        </w:rPr>
        <w:t>29</w:t>
      </w:r>
      <w:r>
        <w:rPr>
          <w:noProof/>
        </w:rPr>
        <w:fldChar w:fldCharType="end"/>
      </w:r>
    </w:p>
    <w:p w14:paraId="3C98582A" w14:textId="5F59A4AB"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sidRPr="00511D40">
        <w:rPr>
          <w:noProof/>
          <w:lang w:val="en-GB" w:eastAsia="en-GB"/>
        </w:rPr>
        <w:t>19.4 SLA Extension Request — Process Flow</w:t>
      </w:r>
      <w:r>
        <w:rPr>
          <w:noProof/>
        </w:rPr>
        <w:tab/>
      </w:r>
      <w:r>
        <w:rPr>
          <w:noProof/>
        </w:rPr>
        <w:fldChar w:fldCharType="begin"/>
      </w:r>
      <w:r>
        <w:rPr>
          <w:noProof/>
        </w:rPr>
        <w:instrText xml:space="preserve"> PAGEREF _Toc240127419 \h </w:instrText>
      </w:r>
      <w:r>
        <w:rPr>
          <w:noProof/>
        </w:rPr>
      </w:r>
      <w:r>
        <w:rPr>
          <w:noProof/>
        </w:rPr>
        <w:fldChar w:fldCharType="separate"/>
      </w:r>
      <w:r>
        <w:rPr>
          <w:noProof/>
        </w:rPr>
        <w:t>30</w:t>
      </w:r>
      <w:r>
        <w:rPr>
          <w:noProof/>
        </w:rPr>
        <w:fldChar w:fldCharType="end"/>
      </w:r>
    </w:p>
    <w:p w14:paraId="3B7B1A06" w14:textId="1A4BD1DB"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20. Module M15 - Analytics</w:t>
      </w:r>
      <w:r>
        <w:rPr>
          <w:noProof/>
        </w:rPr>
        <w:tab/>
      </w:r>
      <w:r>
        <w:rPr>
          <w:noProof/>
        </w:rPr>
        <w:fldChar w:fldCharType="begin"/>
      </w:r>
      <w:r>
        <w:rPr>
          <w:noProof/>
        </w:rPr>
        <w:instrText xml:space="preserve"> PAGEREF _Toc240127420 \h </w:instrText>
      </w:r>
      <w:r>
        <w:rPr>
          <w:noProof/>
        </w:rPr>
      </w:r>
      <w:r>
        <w:rPr>
          <w:noProof/>
        </w:rPr>
        <w:fldChar w:fldCharType="separate"/>
      </w:r>
      <w:r>
        <w:rPr>
          <w:noProof/>
        </w:rPr>
        <w:t>31</w:t>
      </w:r>
      <w:r>
        <w:rPr>
          <w:noProof/>
        </w:rPr>
        <w:fldChar w:fldCharType="end"/>
      </w:r>
    </w:p>
    <w:p w14:paraId="7CA23F0E" w14:textId="4A09F65D"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20.1 Reporting &amp; Power BI Architecture</w:t>
      </w:r>
      <w:r>
        <w:rPr>
          <w:noProof/>
        </w:rPr>
        <w:tab/>
      </w:r>
      <w:r>
        <w:rPr>
          <w:noProof/>
        </w:rPr>
        <w:fldChar w:fldCharType="begin"/>
      </w:r>
      <w:r>
        <w:rPr>
          <w:noProof/>
        </w:rPr>
        <w:instrText xml:space="preserve"> PAGEREF _Toc240127421 \h </w:instrText>
      </w:r>
      <w:r>
        <w:rPr>
          <w:noProof/>
        </w:rPr>
      </w:r>
      <w:r>
        <w:rPr>
          <w:noProof/>
        </w:rPr>
        <w:fldChar w:fldCharType="separate"/>
      </w:r>
      <w:r>
        <w:rPr>
          <w:noProof/>
        </w:rPr>
        <w:t>32</w:t>
      </w:r>
      <w:r>
        <w:rPr>
          <w:noProof/>
        </w:rPr>
        <w:fldChar w:fldCharType="end"/>
      </w:r>
    </w:p>
    <w:p w14:paraId="7759E4FC" w14:textId="75200B8B"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20.2 Metadata &amp; Classification Reports</w:t>
      </w:r>
      <w:r>
        <w:rPr>
          <w:noProof/>
        </w:rPr>
        <w:tab/>
      </w:r>
      <w:r>
        <w:rPr>
          <w:noProof/>
        </w:rPr>
        <w:fldChar w:fldCharType="begin"/>
      </w:r>
      <w:r>
        <w:rPr>
          <w:noProof/>
        </w:rPr>
        <w:instrText xml:space="preserve"> PAGEREF _Toc240127422 \h </w:instrText>
      </w:r>
      <w:r>
        <w:rPr>
          <w:noProof/>
        </w:rPr>
      </w:r>
      <w:r>
        <w:rPr>
          <w:noProof/>
        </w:rPr>
        <w:fldChar w:fldCharType="separate"/>
      </w:r>
      <w:r>
        <w:rPr>
          <w:noProof/>
        </w:rPr>
        <w:t>32</w:t>
      </w:r>
      <w:r>
        <w:rPr>
          <w:noProof/>
        </w:rPr>
        <w:fldChar w:fldCharType="end"/>
      </w:r>
    </w:p>
    <w:p w14:paraId="4EB27CC6" w14:textId="4D262350"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20.3 Workflow &amp; Change-Request Reports</w:t>
      </w:r>
      <w:r>
        <w:rPr>
          <w:noProof/>
        </w:rPr>
        <w:tab/>
      </w:r>
      <w:r>
        <w:rPr>
          <w:noProof/>
        </w:rPr>
        <w:fldChar w:fldCharType="begin"/>
      </w:r>
      <w:r>
        <w:rPr>
          <w:noProof/>
        </w:rPr>
        <w:instrText xml:space="preserve"> PAGEREF _Toc240127423 \h </w:instrText>
      </w:r>
      <w:r>
        <w:rPr>
          <w:noProof/>
        </w:rPr>
      </w:r>
      <w:r>
        <w:rPr>
          <w:noProof/>
        </w:rPr>
        <w:fldChar w:fldCharType="separate"/>
      </w:r>
      <w:r>
        <w:rPr>
          <w:noProof/>
        </w:rPr>
        <w:t>32</w:t>
      </w:r>
      <w:r>
        <w:rPr>
          <w:noProof/>
        </w:rPr>
        <w:fldChar w:fldCharType="end"/>
      </w:r>
    </w:p>
    <w:p w14:paraId="3069A10E" w14:textId="79269B15"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20.4 Audit &amp; Compliance Reports</w:t>
      </w:r>
      <w:r>
        <w:rPr>
          <w:noProof/>
        </w:rPr>
        <w:tab/>
      </w:r>
      <w:r>
        <w:rPr>
          <w:noProof/>
        </w:rPr>
        <w:fldChar w:fldCharType="begin"/>
      </w:r>
      <w:r>
        <w:rPr>
          <w:noProof/>
        </w:rPr>
        <w:instrText xml:space="preserve"> PAGEREF _Toc240127424 \h </w:instrText>
      </w:r>
      <w:r>
        <w:rPr>
          <w:noProof/>
        </w:rPr>
      </w:r>
      <w:r>
        <w:rPr>
          <w:noProof/>
        </w:rPr>
        <w:fldChar w:fldCharType="separate"/>
      </w:r>
      <w:r>
        <w:rPr>
          <w:noProof/>
        </w:rPr>
        <w:t>33</w:t>
      </w:r>
      <w:r>
        <w:rPr>
          <w:noProof/>
        </w:rPr>
        <w:fldChar w:fldCharType="end"/>
      </w:r>
    </w:p>
    <w:p w14:paraId="5F5469DB" w14:textId="1689AC45"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20.5 Standard Reports Library &amp; Export</w:t>
      </w:r>
      <w:r>
        <w:rPr>
          <w:noProof/>
        </w:rPr>
        <w:tab/>
      </w:r>
      <w:r>
        <w:rPr>
          <w:noProof/>
        </w:rPr>
        <w:fldChar w:fldCharType="begin"/>
      </w:r>
      <w:r>
        <w:rPr>
          <w:noProof/>
        </w:rPr>
        <w:instrText xml:space="preserve"> PAGEREF _Toc240127425 \h </w:instrText>
      </w:r>
      <w:r>
        <w:rPr>
          <w:noProof/>
        </w:rPr>
      </w:r>
      <w:r>
        <w:rPr>
          <w:noProof/>
        </w:rPr>
        <w:fldChar w:fldCharType="separate"/>
      </w:r>
      <w:r>
        <w:rPr>
          <w:noProof/>
        </w:rPr>
        <w:t>33</w:t>
      </w:r>
      <w:r>
        <w:rPr>
          <w:noProof/>
        </w:rPr>
        <w:fldChar w:fldCharType="end"/>
      </w:r>
    </w:p>
    <w:p w14:paraId="446DD33F" w14:textId="08C56C06"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21. Module M16 - Audit &amp; Compliance</w:t>
      </w:r>
      <w:r>
        <w:rPr>
          <w:noProof/>
        </w:rPr>
        <w:tab/>
      </w:r>
      <w:r>
        <w:rPr>
          <w:noProof/>
        </w:rPr>
        <w:fldChar w:fldCharType="begin"/>
      </w:r>
      <w:r>
        <w:rPr>
          <w:noProof/>
        </w:rPr>
        <w:instrText xml:space="preserve"> PAGEREF _Toc240127426 \h </w:instrText>
      </w:r>
      <w:r>
        <w:rPr>
          <w:noProof/>
        </w:rPr>
      </w:r>
      <w:r>
        <w:rPr>
          <w:noProof/>
        </w:rPr>
        <w:fldChar w:fldCharType="separate"/>
      </w:r>
      <w:r>
        <w:rPr>
          <w:noProof/>
        </w:rPr>
        <w:t>33</w:t>
      </w:r>
      <w:r>
        <w:rPr>
          <w:noProof/>
        </w:rPr>
        <w:fldChar w:fldCharType="end"/>
      </w:r>
    </w:p>
    <w:p w14:paraId="444DE5D0" w14:textId="2CCF3117"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21.1 Full audit trail &amp; version history</w:t>
      </w:r>
      <w:r>
        <w:rPr>
          <w:noProof/>
        </w:rPr>
        <w:tab/>
      </w:r>
      <w:r>
        <w:rPr>
          <w:noProof/>
        </w:rPr>
        <w:fldChar w:fldCharType="begin"/>
      </w:r>
      <w:r>
        <w:rPr>
          <w:noProof/>
        </w:rPr>
        <w:instrText xml:space="preserve"> PAGEREF _Toc240127427 \h </w:instrText>
      </w:r>
      <w:r>
        <w:rPr>
          <w:noProof/>
        </w:rPr>
      </w:r>
      <w:r>
        <w:rPr>
          <w:noProof/>
        </w:rPr>
        <w:fldChar w:fldCharType="separate"/>
      </w:r>
      <w:r>
        <w:rPr>
          <w:noProof/>
        </w:rPr>
        <w:t>33</w:t>
      </w:r>
      <w:r>
        <w:rPr>
          <w:noProof/>
        </w:rPr>
        <w:fldChar w:fldCharType="end"/>
      </w:r>
    </w:p>
    <w:p w14:paraId="7B7632CD" w14:textId="0F450ECC"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22. Reference Architecture</w:t>
      </w:r>
      <w:r>
        <w:rPr>
          <w:noProof/>
        </w:rPr>
        <w:tab/>
      </w:r>
      <w:r>
        <w:rPr>
          <w:noProof/>
        </w:rPr>
        <w:fldChar w:fldCharType="begin"/>
      </w:r>
      <w:r>
        <w:rPr>
          <w:noProof/>
        </w:rPr>
        <w:instrText xml:space="preserve"> PAGEREF _Toc240127428 \h </w:instrText>
      </w:r>
      <w:r>
        <w:rPr>
          <w:noProof/>
        </w:rPr>
      </w:r>
      <w:r>
        <w:rPr>
          <w:noProof/>
        </w:rPr>
        <w:fldChar w:fldCharType="separate"/>
      </w:r>
      <w:r>
        <w:rPr>
          <w:noProof/>
        </w:rPr>
        <w:t>34</w:t>
      </w:r>
      <w:r>
        <w:rPr>
          <w:noProof/>
        </w:rPr>
        <w:fldChar w:fldCharType="end"/>
      </w:r>
    </w:p>
    <w:p w14:paraId="0087E54D" w14:textId="5225A9F7"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22.1 Solution Architecture - Azure &amp; Microsoft Building Blocks</w:t>
      </w:r>
      <w:r>
        <w:rPr>
          <w:noProof/>
        </w:rPr>
        <w:tab/>
      </w:r>
      <w:r>
        <w:rPr>
          <w:noProof/>
        </w:rPr>
        <w:fldChar w:fldCharType="begin"/>
      </w:r>
      <w:r>
        <w:rPr>
          <w:noProof/>
        </w:rPr>
        <w:instrText xml:space="preserve"> PAGEREF _Toc240127429 \h </w:instrText>
      </w:r>
      <w:r>
        <w:rPr>
          <w:noProof/>
        </w:rPr>
      </w:r>
      <w:r>
        <w:rPr>
          <w:noProof/>
        </w:rPr>
        <w:fldChar w:fldCharType="separate"/>
      </w:r>
      <w:r>
        <w:rPr>
          <w:noProof/>
        </w:rPr>
        <w:t>34</w:t>
      </w:r>
      <w:r>
        <w:rPr>
          <w:noProof/>
        </w:rPr>
        <w:fldChar w:fldCharType="end"/>
      </w:r>
    </w:p>
    <w:p w14:paraId="78747424" w14:textId="45ACE07F"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22.2 Application Architecture - Component View</w:t>
      </w:r>
      <w:r>
        <w:rPr>
          <w:noProof/>
        </w:rPr>
        <w:tab/>
      </w:r>
      <w:r>
        <w:rPr>
          <w:noProof/>
        </w:rPr>
        <w:fldChar w:fldCharType="begin"/>
      </w:r>
      <w:r>
        <w:rPr>
          <w:noProof/>
        </w:rPr>
        <w:instrText xml:space="preserve"> PAGEREF _Toc240127430 \h </w:instrText>
      </w:r>
      <w:r>
        <w:rPr>
          <w:noProof/>
        </w:rPr>
      </w:r>
      <w:r>
        <w:rPr>
          <w:noProof/>
        </w:rPr>
        <w:fldChar w:fldCharType="separate"/>
      </w:r>
      <w:r>
        <w:rPr>
          <w:noProof/>
        </w:rPr>
        <w:t>35</w:t>
      </w:r>
      <w:r>
        <w:rPr>
          <w:noProof/>
        </w:rPr>
        <w:fldChar w:fldCharType="end"/>
      </w:r>
    </w:p>
    <w:p w14:paraId="269879A0" w14:textId="29B8A96E"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23. Non-Functional &amp; Compliance Targets</w:t>
      </w:r>
      <w:r>
        <w:rPr>
          <w:noProof/>
        </w:rPr>
        <w:tab/>
      </w:r>
      <w:r>
        <w:rPr>
          <w:noProof/>
        </w:rPr>
        <w:fldChar w:fldCharType="begin"/>
      </w:r>
      <w:r>
        <w:rPr>
          <w:noProof/>
        </w:rPr>
        <w:instrText xml:space="preserve"> PAGEREF _Toc240127431 \h </w:instrText>
      </w:r>
      <w:r>
        <w:rPr>
          <w:noProof/>
        </w:rPr>
      </w:r>
      <w:r>
        <w:rPr>
          <w:noProof/>
        </w:rPr>
        <w:fldChar w:fldCharType="separate"/>
      </w:r>
      <w:r>
        <w:rPr>
          <w:noProof/>
        </w:rPr>
        <w:t>37</w:t>
      </w:r>
      <w:r>
        <w:rPr>
          <w:noProof/>
        </w:rPr>
        <w:fldChar w:fldCharType="end"/>
      </w:r>
    </w:p>
    <w:p w14:paraId="427EA765" w14:textId="7B58D17B"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24. Delivery Roadmap</w:t>
      </w:r>
      <w:r>
        <w:rPr>
          <w:noProof/>
        </w:rPr>
        <w:tab/>
      </w:r>
      <w:r>
        <w:rPr>
          <w:noProof/>
        </w:rPr>
        <w:fldChar w:fldCharType="begin"/>
      </w:r>
      <w:r>
        <w:rPr>
          <w:noProof/>
        </w:rPr>
        <w:instrText xml:space="preserve"> PAGEREF _Toc240127432 \h </w:instrText>
      </w:r>
      <w:r>
        <w:rPr>
          <w:noProof/>
        </w:rPr>
      </w:r>
      <w:r>
        <w:rPr>
          <w:noProof/>
        </w:rPr>
        <w:fldChar w:fldCharType="separate"/>
      </w:r>
      <w:r>
        <w:rPr>
          <w:noProof/>
        </w:rPr>
        <w:t>37</w:t>
      </w:r>
      <w:r>
        <w:rPr>
          <w:noProof/>
        </w:rPr>
        <w:fldChar w:fldCharType="end"/>
      </w:r>
    </w:p>
    <w:p w14:paraId="0FE8B758" w14:textId="78505825" w:rsidR="003256E4" w:rsidRDefault="003256E4">
      <w:pPr>
        <w:pStyle w:val="TOC1"/>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25. Assumptions, Decisions &amp; Next Steps</w:t>
      </w:r>
      <w:r>
        <w:rPr>
          <w:noProof/>
        </w:rPr>
        <w:tab/>
      </w:r>
      <w:r>
        <w:rPr>
          <w:noProof/>
        </w:rPr>
        <w:fldChar w:fldCharType="begin"/>
      </w:r>
      <w:r>
        <w:rPr>
          <w:noProof/>
        </w:rPr>
        <w:instrText xml:space="preserve"> PAGEREF _Toc240127433 \h </w:instrText>
      </w:r>
      <w:r>
        <w:rPr>
          <w:noProof/>
        </w:rPr>
      </w:r>
      <w:r>
        <w:rPr>
          <w:noProof/>
        </w:rPr>
        <w:fldChar w:fldCharType="separate"/>
      </w:r>
      <w:r>
        <w:rPr>
          <w:noProof/>
        </w:rPr>
        <w:t>37</w:t>
      </w:r>
      <w:r>
        <w:rPr>
          <w:noProof/>
        </w:rPr>
        <w:fldChar w:fldCharType="end"/>
      </w:r>
    </w:p>
    <w:p w14:paraId="6DCE62CA" w14:textId="204C5161"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25.1 Key Design Decisions</w:t>
      </w:r>
      <w:r>
        <w:rPr>
          <w:noProof/>
        </w:rPr>
        <w:tab/>
      </w:r>
      <w:r>
        <w:rPr>
          <w:noProof/>
        </w:rPr>
        <w:fldChar w:fldCharType="begin"/>
      </w:r>
      <w:r>
        <w:rPr>
          <w:noProof/>
        </w:rPr>
        <w:instrText xml:space="preserve"> PAGEREF _Toc240127434 \h </w:instrText>
      </w:r>
      <w:r>
        <w:rPr>
          <w:noProof/>
        </w:rPr>
      </w:r>
      <w:r>
        <w:rPr>
          <w:noProof/>
        </w:rPr>
        <w:fldChar w:fldCharType="separate"/>
      </w:r>
      <w:r>
        <w:rPr>
          <w:noProof/>
        </w:rPr>
        <w:t>37</w:t>
      </w:r>
      <w:r>
        <w:rPr>
          <w:noProof/>
        </w:rPr>
        <w:fldChar w:fldCharType="end"/>
      </w:r>
    </w:p>
    <w:p w14:paraId="21B0C596" w14:textId="247F22B2" w:rsidR="003256E4" w:rsidRDefault="003256E4">
      <w:pPr>
        <w:pStyle w:val="TOC2"/>
        <w:tabs>
          <w:tab w:val="right" w:leader="dot" w:pos="10070"/>
        </w:tabs>
        <w:rPr>
          <w:rFonts w:asciiTheme="minorHAnsi" w:eastAsiaTheme="minorEastAsia" w:hAnsiTheme="minorHAnsi" w:cstheme="minorBidi"/>
          <w:noProof/>
          <w:color w:val="auto"/>
          <w:kern w:val="2"/>
          <w:sz w:val="24"/>
          <w:szCs w:val="24"/>
          <w:lang w:val="en-GB" w:eastAsia="en-GB"/>
          <w14:ligatures w14:val="standardContextual"/>
        </w:rPr>
      </w:pPr>
      <w:r>
        <w:rPr>
          <w:noProof/>
        </w:rPr>
        <w:t>25.2 Immediate Next Steps</w:t>
      </w:r>
      <w:r>
        <w:rPr>
          <w:noProof/>
        </w:rPr>
        <w:tab/>
      </w:r>
      <w:r>
        <w:rPr>
          <w:noProof/>
        </w:rPr>
        <w:fldChar w:fldCharType="begin"/>
      </w:r>
      <w:r>
        <w:rPr>
          <w:noProof/>
        </w:rPr>
        <w:instrText xml:space="preserve"> PAGEREF _Toc240127435 \h </w:instrText>
      </w:r>
      <w:r>
        <w:rPr>
          <w:noProof/>
        </w:rPr>
      </w:r>
      <w:r>
        <w:rPr>
          <w:noProof/>
        </w:rPr>
        <w:fldChar w:fldCharType="separate"/>
      </w:r>
      <w:r>
        <w:rPr>
          <w:noProof/>
        </w:rPr>
        <w:t>38</w:t>
      </w:r>
      <w:r>
        <w:rPr>
          <w:noProof/>
        </w:rPr>
        <w:fldChar w:fldCharType="end"/>
      </w:r>
    </w:p>
    <w:p w14:paraId="789D2EA2" w14:textId="1598DC0B" w:rsidR="00ED3F33" w:rsidRPr="00ED3F33" w:rsidRDefault="00ED3F33" w:rsidP="00ED3F33">
      <w:r>
        <w:fldChar w:fldCharType="end"/>
      </w:r>
      <w:r>
        <w:br w:type="page"/>
      </w:r>
    </w:p>
    <w:p w14:paraId="0FE25E82" w14:textId="77777777" w:rsidR="00ED3F33" w:rsidRPr="00ED3F33" w:rsidRDefault="00ED3F33" w:rsidP="00ED3F33"/>
    <w:p w14:paraId="5C0768EE" w14:textId="77777777" w:rsidR="00B94096" w:rsidRDefault="00B94096" w:rsidP="00ED3F33">
      <w:pPr>
        <w:pStyle w:val="Heading1"/>
      </w:pPr>
      <w:bookmarkStart w:id="4" w:name="_Toc240108363"/>
      <w:r>
        <w:br w:type="page"/>
      </w:r>
    </w:p>
    <w:p w14:paraId="5D4C975E" w14:textId="071216F5" w:rsidR="00ED3F33" w:rsidRDefault="00ED3F33" w:rsidP="00ED3F33">
      <w:pPr>
        <w:pStyle w:val="Heading1"/>
      </w:pPr>
      <w:bookmarkStart w:id="5" w:name="_Toc240127372"/>
      <w:r>
        <w:lastRenderedPageBreak/>
        <w:t>1. Executive Summary</w:t>
      </w:r>
      <w:bookmarkEnd w:id="4"/>
      <w:bookmarkEnd w:id="5"/>
    </w:p>
    <w:p w14:paraId="6C2989A8" w14:textId="77777777" w:rsidR="00ED3F33" w:rsidRPr="00ED3F33" w:rsidRDefault="00ED3F33" w:rsidP="00ED3F33">
      <w:proofErr w:type="spellStart"/>
      <w:r>
        <w:t>Docaya</w:t>
      </w:r>
      <w:proofErr w:type="spellEnd"/>
      <w:r>
        <w:t xml:space="preserve"> is an enterprise electronic document management system built for the Client on Microsoft Azure, Microsoft 365 and SharePoint Online, with UAE PASS federated to Microsoft Entra ID as the primary single sign-on. It replaces uncontrolled shared drives and email-based approvals with one governed lifecycle in which every document is captured, classified, reviewed, approved, published and retained under a single auditable trail.</w:t>
      </w:r>
    </w:p>
    <w:p w14:paraId="68182948" w14:textId="1D18065B" w:rsidR="00ED3F33" w:rsidRPr="00ED3F33" w:rsidRDefault="00106196" w:rsidP="00ED3F33">
      <w:r>
        <w:t xml:space="preserve">The design </w:t>
      </w:r>
      <w:proofErr w:type="spellStart"/>
      <w:r>
        <w:t>centres</w:t>
      </w:r>
      <w:proofErr w:type="spellEnd"/>
      <w:r>
        <w:t xml:space="preserve"> on a governed document lifecycle (Section 5) delivered by sixteen functional modules, M1–M16 (Section 4). During upload, the original supported file and its extracted basic machine-readable text, technical metadata and preview data are held in staging. Business classification metadata remains </w:t>
      </w:r>
      <w:proofErr w:type="gramStart"/>
      <w:r>
        <w:t>user-entered</w:t>
      </w:r>
      <w:proofErr w:type="gramEnd"/>
      <w:r>
        <w:t>. The document then follows a configurable three- or four-level review chain with threaded comments and actions, return and resubmission, SLA extensions, stage timings, and full audit and version history. Only after final approval is the approved file promoted to SharePoint Online as the main repository and system of record. Search is permission-trimmed metadata and full-text/source-text search.</w:t>
      </w:r>
    </w:p>
    <w:p w14:paraId="60DEA0E9" w14:textId="5F2A61C9" w:rsidR="00ED3F33" w:rsidRPr="00ED3F33" w:rsidRDefault="00B94096" w:rsidP="00ED3F33">
      <w:r>
        <w:t xml:space="preserve">This also introduces governed change control. Every change request now carries a working-day SLA - 12 working days (configurable) for urgent requests and 30 working days (configurable) for normal requests, extendable only by Assurance with a recorded reason - with stage-by-stage progress visible to the requester </w:t>
      </w:r>
      <w:r w:rsidRPr="00E54E20">
        <w:t xml:space="preserve">and reported through </w:t>
      </w:r>
      <w:proofErr w:type="spellStart"/>
      <w:r w:rsidRPr="00E54E20">
        <w:t>Docaya</w:t>
      </w:r>
      <w:proofErr w:type="spellEnd"/>
      <w:r w:rsidRPr="00E54E20">
        <w:t xml:space="preserve"> native in-application reports and analytics (Section 20).</w:t>
      </w:r>
    </w:p>
    <w:p w14:paraId="7EBD4E80" w14:textId="77777777" w:rsidR="00ED3F33" w:rsidRDefault="00ED3F33" w:rsidP="00ED3F33">
      <w:pPr>
        <w:pStyle w:val="Heading2"/>
      </w:pPr>
      <w:bookmarkStart w:id="6" w:name="_Toc240108364"/>
      <w:bookmarkStart w:id="7" w:name="_Toc240127373"/>
      <w:r>
        <w:t>1.1 Business Value for the Client</w:t>
      </w:r>
      <w:bookmarkEnd w:id="6"/>
      <w:bookmarkEnd w:id="7"/>
    </w:p>
    <w:p w14:paraId="4875AE58" w14:textId="5CB865CD" w:rsidR="00ED3F33" w:rsidRPr="00ED3F33" w:rsidRDefault="00ED3F33" w:rsidP="00ED3F33">
      <w:pPr>
        <w:pStyle w:val="ListBullet"/>
        <w:spacing w:after="60" w:line="260" w:lineRule="auto"/>
      </w:pPr>
      <w:r>
        <w:t>Single governed source of truth - published documents live in SharePoint Online under controlled versioning, so staff always retrieve the current approved copy.</w:t>
      </w:r>
    </w:p>
    <w:p w14:paraId="029AD1CA" w14:textId="3B89AA64" w:rsidR="00ED3F33" w:rsidRPr="00ED3F33" w:rsidRDefault="00ED3F33" w:rsidP="00ED3F33">
      <w:pPr>
        <w:pStyle w:val="ListBullet"/>
        <w:spacing w:after="60" w:line="260" w:lineRule="auto"/>
      </w:pPr>
      <w:r>
        <w:t>Accountable approvals - the configurable multi-level review chain records who reviewed what, when and on what basis, satisfying audit and assurance requirements.</w:t>
      </w:r>
    </w:p>
    <w:p w14:paraId="68CA0051" w14:textId="4CB7C4DD" w:rsidR="00ED3F33" w:rsidRPr="00ED3F33" w:rsidRDefault="00ED3F33" w:rsidP="00ED3F33">
      <w:pPr>
        <w:pStyle w:val="ListBullet"/>
        <w:spacing w:after="60" w:line="260" w:lineRule="auto"/>
      </w:pPr>
      <w:r>
        <w:t>Measurable turnaround - working-day SLA targets, at-risk warnings and overdue flags make document change control reportable for the first time.</w:t>
      </w:r>
    </w:p>
    <w:p w14:paraId="2F18B65F" w14:textId="71359D6F" w:rsidR="00ED3F33" w:rsidRPr="00ED3F33" w:rsidRDefault="00ED3F33" w:rsidP="00ED3F33">
      <w:pPr>
        <w:pStyle w:val="ListBullet"/>
        <w:spacing w:after="60" w:line="260" w:lineRule="auto"/>
      </w:pPr>
      <w:r>
        <w:t>National compliance by design - UAE PASS identity, UAE data residency, and alignment to the UAE Information Assurance Standards and the Federal Data Protection Law.</w:t>
      </w:r>
    </w:p>
    <w:p w14:paraId="77E32FAC" w14:textId="6E7E8260" w:rsidR="00ED3F33" w:rsidRPr="00ED3F33" w:rsidRDefault="00106196" w:rsidP="00ED3F33">
      <w:pPr>
        <w:pStyle w:val="ListBullet"/>
        <w:spacing w:after="60" w:line="260" w:lineRule="auto"/>
      </w:pPr>
      <w:r>
        <w:t>Faster retrieval - department and standard-based navigation, combined with permission-trimmed metadata and full-text/source-text search, reduces time-to-find.</w:t>
      </w:r>
    </w:p>
    <w:p w14:paraId="1888355D" w14:textId="11925B84" w:rsidR="00ED3F33" w:rsidRPr="00ED3F33" w:rsidRDefault="00ED3F33" w:rsidP="00ED3F33">
      <w:pPr>
        <w:pStyle w:val="ListBullet"/>
        <w:spacing w:after="60" w:line="260" w:lineRule="auto"/>
      </w:pPr>
      <w:r>
        <w:t>Bilingual service - Arabic and English are treated as first-class, RTL-capable languages throughout the interface.</w:t>
      </w:r>
    </w:p>
    <w:p w14:paraId="04805AA7" w14:textId="77777777" w:rsidR="00ED3F33" w:rsidRDefault="00ED3F33" w:rsidP="00ED3F33">
      <w:pPr>
        <w:pStyle w:val="Heading2"/>
      </w:pPr>
      <w:bookmarkStart w:id="8" w:name="_Toc240108365"/>
      <w:bookmarkStart w:id="9" w:name="_Toc240127374"/>
      <w:r>
        <w:t>1.2 Scope of this Document</w:t>
      </w:r>
      <w:bookmarkEnd w:id="8"/>
      <w:bookmarkEnd w:id="9"/>
    </w:p>
    <w:p w14:paraId="1175783C" w14:textId="0E29872A" w:rsidR="00ED3F33" w:rsidRPr="00ED3F33" w:rsidRDefault="00106196" w:rsidP="00ED3F33">
      <w:r>
        <w:t xml:space="preserve">This document defines the functional and business design of </w:t>
      </w:r>
      <w:proofErr w:type="spellStart"/>
      <w:r>
        <w:t>Docaya</w:t>
      </w:r>
      <w:proofErr w:type="spellEnd"/>
      <w:r>
        <w:t>: the personas and role model (Section 3), module-level capability across M1–M16 (Sections 4 to 21), the reference architecture (Section 22), non-functional and compliance targets (Section 23), the delivery roadmap (Section 24), and the design decisions requiring endorsement (Section 25).</w:t>
      </w:r>
    </w:p>
    <w:p w14:paraId="23E0EA51" w14:textId="77777777" w:rsidR="00ED3F33" w:rsidRPr="00ED3F33" w:rsidRDefault="00ED3F33" w:rsidP="00ED3F33">
      <w:r>
        <w:t xml:space="preserve">It does not cover low-level technical </w:t>
      </w:r>
      <w:proofErr w:type="gramStart"/>
      <w:r>
        <w:t>specification</w:t>
      </w:r>
      <w:proofErr w:type="gramEnd"/>
      <w:r>
        <w:t xml:space="preserve">, infrastructure sizing, </w:t>
      </w:r>
      <w:proofErr w:type="spellStart"/>
      <w:r>
        <w:t>licence</w:t>
      </w:r>
      <w:proofErr w:type="spellEnd"/>
      <w:r>
        <w:t xml:space="preserve"> procurement or the migration of legacy content; each of those is addressed in a separate deliverable.</w:t>
      </w:r>
    </w:p>
    <w:p w14:paraId="76D64816" w14:textId="1615C3AC" w:rsidR="00ED3F33" w:rsidRDefault="00ED3F33" w:rsidP="00ED3F33">
      <w:r>
        <w:br w:type="page"/>
      </w:r>
    </w:p>
    <w:p w14:paraId="5C006677" w14:textId="77777777" w:rsidR="00ED3F33" w:rsidRPr="00ED3F33" w:rsidRDefault="00ED3F33" w:rsidP="00ED3F33"/>
    <w:p w14:paraId="56BEEA99" w14:textId="77777777" w:rsidR="00ED3F33" w:rsidRDefault="00ED3F33" w:rsidP="00ED3F33">
      <w:pPr>
        <w:pStyle w:val="Heading1"/>
      </w:pPr>
      <w:bookmarkStart w:id="10" w:name="_Toc240108366"/>
      <w:bookmarkStart w:id="11" w:name="_Toc240127375"/>
      <w:r>
        <w:t>2. Business Context &amp; Objectives</w:t>
      </w:r>
      <w:bookmarkEnd w:id="10"/>
      <w:bookmarkEnd w:id="11"/>
    </w:p>
    <w:p w14:paraId="06887877" w14:textId="77777777" w:rsidR="00ED3F33" w:rsidRPr="00ED3F33" w:rsidRDefault="00ED3F33" w:rsidP="00ED3F33">
      <w:r>
        <w:t xml:space="preserve">The Client manages a high volume of policies, procedures, correspondence and standards-related records across multiple departments. Today that material is governed by convention rather than by system, which makes version control, approval accountability and retention difficult to evidence. </w:t>
      </w:r>
      <w:proofErr w:type="spellStart"/>
      <w:r>
        <w:t>Docaya</w:t>
      </w:r>
      <w:proofErr w:type="spellEnd"/>
      <w:r>
        <w:t xml:space="preserve"> is the response: a single governed platform that applies the same lifecycle, the same classification model and the same audit standard to every document, in Arabic and in English.</w:t>
      </w:r>
    </w:p>
    <w:p w14:paraId="3C725BF6" w14:textId="77777777" w:rsidR="00ED3F33" w:rsidRDefault="00ED3F33" w:rsidP="00ED3F33">
      <w:pPr>
        <w:pStyle w:val="Heading2"/>
      </w:pPr>
      <w:bookmarkStart w:id="12" w:name="_Toc240108367"/>
      <w:bookmarkStart w:id="13" w:name="_Toc240127376"/>
      <w:r>
        <w:t>2.1 The Problem Today</w:t>
      </w:r>
      <w:bookmarkEnd w:id="12"/>
      <w:bookmarkEnd w:id="13"/>
    </w:p>
    <w:p w14:paraId="3DCFE848" w14:textId="77777777" w:rsidR="00ED3F33" w:rsidRPr="00ED3F33" w:rsidRDefault="00ED3F33" w:rsidP="00ED3F33">
      <w:pPr>
        <w:pStyle w:val="ListBullet"/>
        <w:spacing w:after="60" w:line="260" w:lineRule="auto"/>
      </w:pPr>
      <w:r>
        <w:t>Documents are spread across personal drives, email attachments and departmental shares, with no authoritative version.</w:t>
      </w:r>
    </w:p>
    <w:p w14:paraId="0951CC2C" w14:textId="77777777" w:rsidR="00ED3F33" w:rsidRPr="00ED3F33" w:rsidRDefault="00ED3F33" w:rsidP="00ED3F33">
      <w:pPr>
        <w:pStyle w:val="ListBullet"/>
        <w:spacing w:after="60" w:line="260" w:lineRule="auto"/>
      </w:pPr>
      <w:r>
        <w:t>Approvals travel by email, so there is no reliable record of who approved a document, when, or on what basis.</w:t>
      </w:r>
    </w:p>
    <w:p w14:paraId="0E52BDD2" w14:textId="09E4E5DD" w:rsidR="00ED3F33" w:rsidRPr="00ED3F33" w:rsidRDefault="00ED3F33" w:rsidP="00ED3F33">
      <w:pPr>
        <w:pStyle w:val="ListBullet"/>
        <w:spacing w:after="60" w:line="260" w:lineRule="auto"/>
      </w:pPr>
      <w:r>
        <w:t>Change requests have no named owner, no deadline and no visibility - progress can only be established by asking.</w:t>
      </w:r>
    </w:p>
    <w:p w14:paraId="2AA02E33" w14:textId="77777777" w:rsidR="00ED3F33" w:rsidRPr="00ED3F33" w:rsidRDefault="00ED3F33" w:rsidP="00ED3F33">
      <w:pPr>
        <w:pStyle w:val="ListBullet"/>
        <w:spacing w:after="60" w:line="260" w:lineRule="auto"/>
      </w:pPr>
      <w:r>
        <w:t>Classification and retention are applied inconsistently, leaving compliance exposure on sensitive material.</w:t>
      </w:r>
    </w:p>
    <w:p w14:paraId="0E1718D3" w14:textId="77777777" w:rsidR="00ED3F33" w:rsidRPr="00ED3F33" w:rsidRDefault="00ED3F33" w:rsidP="00ED3F33">
      <w:pPr>
        <w:pStyle w:val="ListBullet"/>
        <w:spacing w:after="60" w:line="260" w:lineRule="auto"/>
      </w:pPr>
      <w:r>
        <w:t>Retrieval depends on knowing where a document was filed; cross-department search is unreliable.</w:t>
      </w:r>
    </w:p>
    <w:p w14:paraId="41D4E970" w14:textId="77777777" w:rsidR="00ED3F33" w:rsidRPr="00ED3F33" w:rsidRDefault="00ED3F33" w:rsidP="00ED3F33">
      <w:pPr>
        <w:pStyle w:val="ListBullet"/>
        <w:spacing w:after="60" w:line="260" w:lineRule="auto"/>
      </w:pPr>
      <w:r>
        <w:t>Arabic-language content is handled inconsistently alongside its English equivalent.</w:t>
      </w:r>
    </w:p>
    <w:p w14:paraId="14ED461C" w14:textId="77777777" w:rsidR="00ED3F33" w:rsidRDefault="00ED3F33" w:rsidP="00ED3F33">
      <w:pPr>
        <w:pStyle w:val="Heading2"/>
      </w:pPr>
      <w:bookmarkStart w:id="14" w:name="_Toc240108368"/>
      <w:bookmarkStart w:id="15" w:name="_Toc240127377"/>
      <w:r>
        <w:t>2.2 Objectives</w:t>
      </w:r>
      <w:bookmarkEnd w:id="14"/>
      <w:bookmarkEnd w:id="15"/>
    </w:p>
    <w:p w14:paraId="117F42E0" w14:textId="464ADD77" w:rsidR="00ED3F33" w:rsidRDefault="00106196" w:rsidP="00ED3F33">
      <w:r>
        <w:t>The objectives below are the measures against which the design in Sections 3 to 25 should be assessed.</w:t>
      </w:r>
    </w:p>
    <w:tbl>
      <w:tblPr>
        <w:tblStyle w:val="TableGrid"/>
        <w:tblW w:w="0" w:type="auto"/>
        <w:tblLook w:val="04A0" w:firstRow="1" w:lastRow="0" w:firstColumn="1" w:lastColumn="0" w:noHBand="0" w:noVBand="1"/>
      </w:tblPr>
      <w:tblGrid>
        <w:gridCol w:w="805"/>
        <w:gridCol w:w="4140"/>
        <w:gridCol w:w="5125"/>
      </w:tblGrid>
      <w:tr w:rsidR="00ED3F33" w14:paraId="720BB111" w14:textId="77777777" w:rsidTr="00613C00">
        <w:trPr>
          <w:tblHeader/>
        </w:trPr>
        <w:tc>
          <w:tcPr>
            <w:tcW w:w="805" w:type="dxa"/>
            <w:shd w:val="clear" w:color="0E1330" w:fill="0E1330"/>
          </w:tcPr>
          <w:p w14:paraId="596FE721" w14:textId="29E4015F" w:rsidR="00ED3F33" w:rsidRPr="00ED3F33" w:rsidRDefault="00ED3F33" w:rsidP="00ED3F33">
            <w:pPr>
              <w:spacing w:before="30" w:after="30" w:line="220" w:lineRule="auto"/>
              <w:rPr>
                <w:b/>
                <w:color w:val="FFFFFF"/>
                <w:sz w:val="17"/>
              </w:rPr>
            </w:pPr>
            <w:r>
              <w:rPr>
                <w:b/>
                <w:color w:val="FFFFFF"/>
                <w:sz w:val="17"/>
              </w:rPr>
              <w:t>Ref</w:t>
            </w:r>
          </w:p>
        </w:tc>
        <w:tc>
          <w:tcPr>
            <w:tcW w:w="4140" w:type="dxa"/>
            <w:shd w:val="clear" w:color="0E1330" w:fill="0E1330"/>
          </w:tcPr>
          <w:p w14:paraId="3502C357" w14:textId="2B155515" w:rsidR="00ED3F33" w:rsidRPr="00ED3F33" w:rsidRDefault="00ED3F33" w:rsidP="00ED3F33">
            <w:pPr>
              <w:spacing w:before="30" w:after="30" w:line="220" w:lineRule="auto"/>
              <w:rPr>
                <w:b/>
                <w:color w:val="FFFFFF"/>
                <w:sz w:val="17"/>
              </w:rPr>
            </w:pPr>
            <w:r>
              <w:rPr>
                <w:b/>
                <w:color w:val="FFFFFF"/>
                <w:sz w:val="17"/>
              </w:rPr>
              <w:t>Objective</w:t>
            </w:r>
          </w:p>
        </w:tc>
        <w:tc>
          <w:tcPr>
            <w:tcW w:w="5125" w:type="dxa"/>
            <w:shd w:val="clear" w:color="0E1330" w:fill="0E1330"/>
          </w:tcPr>
          <w:p w14:paraId="460CBF17" w14:textId="6C6DC99D" w:rsidR="00ED3F33" w:rsidRPr="00ED3F33" w:rsidRDefault="00ED3F33" w:rsidP="00ED3F33">
            <w:pPr>
              <w:spacing w:before="30" w:after="30" w:line="220" w:lineRule="auto"/>
              <w:rPr>
                <w:b/>
                <w:color w:val="FFFFFF"/>
                <w:sz w:val="17"/>
              </w:rPr>
            </w:pPr>
            <w:r>
              <w:rPr>
                <w:b/>
                <w:color w:val="FFFFFF"/>
                <w:sz w:val="17"/>
              </w:rPr>
              <w:t>Target outcome</w:t>
            </w:r>
          </w:p>
        </w:tc>
      </w:tr>
      <w:tr w:rsidR="00ED3F33" w14:paraId="3296E6C9" w14:textId="77777777" w:rsidTr="00613C00">
        <w:tc>
          <w:tcPr>
            <w:tcW w:w="805" w:type="dxa"/>
          </w:tcPr>
          <w:p w14:paraId="4594BF9A" w14:textId="4ADC74B6" w:rsidR="00ED3F33" w:rsidRPr="00ED3F33" w:rsidRDefault="00ED3F33" w:rsidP="00ED3F33">
            <w:pPr>
              <w:spacing w:before="30" w:after="30" w:line="220" w:lineRule="auto"/>
              <w:rPr>
                <w:b/>
                <w:color w:val="0E1330"/>
                <w:sz w:val="16"/>
              </w:rPr>
            </w:pPr>
            <w:r>
              <w:rPr>
                <w:b/>
                <w:color w:val="0E1330"/>
                <w:sz w:val="16"/>
              </w:rPr>
              <w:t>O1</w:t>
            </w:r>
          </w:p>
        </w:tc>
        <w:tc>
          <w:tcPr>
            <w:tcW w:w="4140" w:type="dxa"/>
          </w:tcPr>
          <w:p w14:paraId="76875C78" w14:textId="06763A85" w:rsidR="00ED3F33" w:rsidRPr="00ED3F33" w:rsidRDefault="00ED3F33" w:rsidP="00ED3F33">
            <w:pPr>
              <w:spacing w:before="30" w:after="30" w:line="220" w:lineRule="auto"/>
              <w:rPr>
                <w:sz w:val="16"/>
              </w:rPr>
            </w:pPr>
            <w:r>
              <w:rPr>
                <w:sz w:val="16"/>
              </w:rPr>
              <w:t xml:space="preserve">Establish </w:t>
            </w:r>
            <w:proofErr w:type="gramStart"/>
            <w:r>
              <w:rPr>
                <w:sz w:val="16"/>
              </w:rPr>
              <w:t>one</w:t>
            </w:r>
            <w:proofErr w:type="gramEnd"/>
            <w:r>
              <w:rPr>
                <w:sz w:val="16"/>
              </w:rPr>
              <w:t xml:space="preserve"> governed repository with SharePoint Online as the published system of record</w:t>
            </w:r>
          </w:p>
        </w:tc>
        <w:tc>
          <w:tcPr>
            <w:tcW w:w="5125" w:type="dxa"/>
          </w:tcPr>
          <w:p w14:paraId="41F36C84" w14:textId="00AFAFFA" w:rsidR="00ED3F33" w:rsidRPr="00ED3F33" w:rsidRDefault="00ED3F33" w:rsidP="00ED3F33">
            <w:pPr>
              <w:spacing w:before="30" w:after="30" w:line="220" w:lineRule="auto"/>
              <w:rPr>
                <w:sz w:val="16"/>
              </w:rPr>
            </w:pPr>
            <w:r>
              <w:rPr>
                <w:sz w:val="16"/>
              </w:rPr>
              <w:t>A single authoritative version of every document</w:t>
            </w:r>
          </w:p>
        </w:tc>
      </w:tr>
      <w:tr w:rsidR="00ED3F33" w14:paraId="630102B5" w14:textId="77777777" w:rsidTr="00613C00">
        <w:tc>
          <w:tcPr>
            <w:tcW w:w="805" w:type="dxa"/>
          </w:tcPr>
          <w:p w14:paraId="622076E6" w14:textId="6EFEAB03" w:rsidR="00ED3F33" w:rsidRPr="00ED3F33" w:rsidRDefault="00ED3F33" w:rsidP="00ED3F33">
            <w:pPr>
              <w:spacing w:before="30" w:after="30" w:line="220" w:lineRule="auto"/>
              <w:rPr>
                <w:b/>
                <w:color w:val="0E1330"/>
                <w:sz w:val="16"/>
              </w:rPr>
            </w:pPr>
            <w:r>
              <w:rPr>
                <w:b/>
                <w:color w:val="0E1330"/>
                <w:sz w:val="16"/>
              </w:rPr>
              <w:t>O2</w:t>
            </w:r>
          </w:p>
        </w:tc>
        <w:tc>
          <w:tcPr>
            <w:tcW w:w="4140" w:type="dxa"/>
          </w:tcPr>
          <w:p w14:paraId="127E3325" w14:textId="3AF37DD7" w:rsidR="00ED3F33" w:rsidRPr="00ED3F33" w:rsidRDefault="00ED3F33" w:rsidP="00ED3F33">
            <w:pPr>
              <w:spacing w:before="30" w:after="30" w:line="220" w:lineRule="auto"/>
              <w:rPr>
                <w:sz w:val="16"/>
              </w:rPr>
            </w:pPr>
            <w:r>
              <w:rPr>
                <w:sz w:val="16"/>
              </w:rPr>
              <w:t>Enforce a controlled capture → classify → approve → promote lifecycle for all content</w:t>
            </w:r>
          </w:p>
        </w:tc>
        <w:tc>
          <w:tcPr>
            <w:tcW w:w="5125" w:type="dxa"/>
          </w:tcPr>
          <w:p w14:paraId="0E7CC0E6" w14:textId="2A2F67C4" w:rsidR="00ED3F33" w:rsidRPr="00ED3F33" w:rsidRDefault="00ED3F33" w:rsidP="00ED3F33">
            <w:pPr>
              <w:spacing w:before="30" w:after="30" w:line="220" w:lineRule="auto"/>
              <w:rPr>
                <w:sz w:val="16"/>
              </w:rPr>
            </w:pPr>
            <w:r>
              <w:rPr>
                <w:sz w:val="16"/>
              </w:rPr>
              <w:t>No document published without classification and approval</w:t>
            </w:r>
          </w:p>
        </w:tc>
      </w:tr>
      <w:tr w:rsidR="00ED3F33" w14:paraId="262E40D5" w14:textId="77777777" w:rsidTr="00613C00">
        <w:tc>
          <w:tcPr>
            <w:tcW w:w="805" w:type="dxa"/>
          </w:tcPr>
          <w:p w14:paraId="38D1BAB6" w14:textId="77AC88B1" w:rsidR="00ED3F33" w:rsidRPr="00ED3F33" w:rsidRDefault="00ED3F33" w:rsidP="00ED3F33">
            <w:pPr>
              <w:spacing w:before="30" w:after="30" w:line="220" w:lineRule="auto"/>
              <w:rPr>
                <w:b/>
                <w:color w:val="0E1330"/>
                <w:sz w:val="16"/>
              </w:rPr>
            </w:pPr>
            <w:r>
              <w:rPr>
                <w:b/>
                <w:color w:val="0E1330"/>
                <w:sz w:val="16"/>
              </w:rPr>
              <w:t>O3</w:t>
            </w:r>
          </w:p>
        </w:tc>
        <w:tc>
          <w:tcPr>
            <w:tcW w:w="4140" w:type="dxa"/>
          </w:tcPr>
          <w:p w14:paraId="60F4B39A" w14:textId="3104DAE0" w:rsidR="00ED3F33" w:rsidRPr="00ED3F33" w:rsidRDefault="00ED3F33" w:rsidP="00ED3F33">
            <w:pPr>
              <w:spacing w:before="30" w:after="30" w:line="220" w:lineRule="auto"/>
              <w:rPr>
                <w:sz w:val="16"/>
              </w:rPr>
            </w:pPr>
            <w:r>
              <w:rPr>
                <w:sz w:val="16"/>
              </w:rPr>
              <w:t>Make every approval accountable and auditable from end to end</w:t>
            </w:r>
          </w:p>
        </w:tc>
        <w:tc>
          <w:tcPr>
            <w:tcW w:w="5125" w:type="dxa"/>
          </w:tcPr>
          <w:p w14:paraId="269B12D5" w14:textId="224D7E7F" w:rsidR="00ED3F33" w:rsidRPr="00ED3F33" w:rsidRDefault="00ED3F33" w:rsidP="00ED3F33">
            <w:pPr>
              <w:spacing w:before="30" w:after="30" w:line="220" w:lineRule="auto"/>
              <w:rPr>
                <w:sz w:val="16"/>
              </w:rPr>
            </w:pPr>
            <w:r>
              <w:rPr>
                <w:sz w:val="16"/>
              </w:rPr>
              <w:t>Complete audit trail per document and per review stage</w:t>
            </w:r>
          </w:p>
        </w:tc>
      </w:tr>
      <w:tr w:rsidR="00ED3F33" w14:paraId="3860FC92" w14:textId="77777777" w:rsidTr="00613C00">
        <w:tc>
          <w:tcPr>
            <w:tcW w:w="805" w:type="dxa"/>
          </w:tcPr>
          <w:p w14:paraId="577A01D8" w14:textId="11FA8DAE" w:rsidR="00ED3F33" w:rsidRPr="00ED3F33" w:rsidRDefault="00ED3F33" w:rsidP="00ED3F33">
            <w:pPr>
              <w:spacing w:before="30" w:after="30" w:line="220" w:lineRule="auto"/>
              <w:rPr>
                <w:b/>
                <w:color w:val="0E1330"/>
                <w:sz w:val="16"/>
              </w:rPr>
            </w:pPr>
            <w:r>
              <w:rPr>
                <w:b/>
                <w:color w:val="0E1330"/>
                <w:sz w:val="16"/>
              </w:rPr>
              <w:t>O4</w:t>
            </w:r>
          </w:p>
        </w:tc>
        <w:tc>
          <w:tcPr>
            <w:tcW w:w="4140" w:type="dxa"/>
          </w:tcPr>
          <w:p w14:paraId="7EA5ACD5" w14:textId="5B2E2713" w:rsidR="00ED3F33" w:rsidRPr="00ED3F33" w:rsidRDefault="00106196" w:rsidP="00ED3F33">
            <w:pPr>
              <w:spacing w:before="30" w:after="30" w:line="220" w:lineRule="auto"/>
              <w:rPr>
                <w:sz w:val="16"/>
              </w:rPr>
            </w:pPr>
            <w:r>
              <w:rPr>
                <w:sz w:val="16"/>
              </w:rPr>
              <w:t>Reduce time-to-find through structured navigation and permission-trimmed metadata and full-text/source-text search</w:t>
            </w:r>
          </w:p>
        </w:tc>
        <w:tc>
          <w:tcPr>
            <w:tcW w:w="5125" w:type="dxa"/>
          </w:tcPr>
          <w:p w14:paraId="34E460C4" w14:textId="04A0D28B" w:rsidR="00ED3F33" w:rsidRPr="00ED3F33" w:rsidRDefault="00ED3F33" w:rsidP="00ED3F33">
            <w:pPr>
              <w:spacing w:before="30" w:after="30" w:line="220" w:lineRule="auto"/>
              <w:rPr>
                <w:sz w:val="16"/>
              </w:rPr>
            </w:pPr>
            <w:r>
              <w:rPr>
                <w:sz w:val="16"/>
              </w:rPr>
              <w:t>Retrieval in seconds across departments and standards</w:t>
            </w:r>
          </w:p>
        </w:tc>
      </w:tr>
      <w:tr w:rsidR="00ED3F33" w14:paraId="10D05D69" w14:textId="77777777" w:rsidTr="00613C00">
        <w:tc>
          <w:tcPr>
            <w:tcW w:w="805" w:type="dxa"/>
          </w:tcPr>
          <w:p w14:paraId="7BC63DCF" w14:textId="28B9DC50" w:rsidR="00ED3F33" w:rsidRPr="00ED3F33" w:rsidRDefault="00ED3F33" w:rsidP="00ED3F33">
            <w:pPr>
              <w:spacing w:before="30" w:after="30" w:line="220" w:lineRule="auto"/>
              <w:rPr>
                <w:b/>
                <w:color w:val="0E1330"/>
                <w:sz w:val="16"/>
              </w:rPr>
            </w:pPr>
            <w:r>
              <w:rPr>
                <w:b/>
                <w:color w:val="0E1330"/>
                <w:sz w:val="16"/>
              </w:rPr>
              <w:t>O5</w:t>
            </w:r>
          </w:p>
        </w:tc>
        <w:tc>
          <w:tcPr>
            <w:tcW w:w="4140" w:type="dxa"/>
          </w:tcPr>
          <w:p w14:paraId="7F3E270E" w14:textId="7D45BD47" w:rsidR="00ED3F33" w:rsidRPr="00ED3F33" w:rsidRDefault="00ED3F33" w:rsidP="00ED3F33">
            <w:pPr>
              <w:spacing w:before="30" w:after="30" w:line="220" w:lineRule="auto"/>
              <w:rPr>
                <w:sz w:val="16"/>
              </w:rPr>
            </w:pPr>
            <w:r>
              <w:rPr>
                <w:sz w:val="16"/>
              </w:rPr>
              <w:t>Stay entirely within the trusted Microsoft + UAE PASS ecosystem</w:t>
            </w:r>
          </w:p>
        </w:tc>
        <w:tc>
          <w:tcPr>
            <w:tcW w:w="5125" w:type="dxa"/>
          </w:tcPr>
          <w:p w14:paraId="0E6D43D8" w14:textId="777B5349" w:rsidR="00ED3F33" w:rsidRPr="00ED3F33" w:rsidRDefault="00ED3F33" w:rsidP="00ED3F33">
            <w:pPr>
              <w:spacing w:before="30" w:after="30" w:line="220" w:lineRule="auto"/>
              <w:rPr>
                <w:sz w:val="16"/>
              </w:rPr>
            </w:pPr>
            <w:r>
              <w:rPr>
                <w:sz w:val="16"/>
              </w:rPr>
              <w:t>One identity, one platform, national compliance</w:t>
            </w:r>
          </w:p>
        </w:tc>
      </w:tr>
      <w:tr w:rsidR="00ED3F33" w14:paraId="7F31CB70" w14:textId="77777777" w:rsidTr="00613C00">
        <w:tc>
          <w:tcPr>
            <w:tcW w:w="805" w:type="dxa"/>
          </w:tcPr>
          <w:p w14:paraId="249C3181" w14:textId="51371985" w:rsidR="00ED3F33" w:rsidRPr="00ED3F33" w:rsidRDefault="00ED3F33" w:rsidP="00ED3F33">
            <w:pPr>
              <w:spacing w:before="30" w:after="30" w:line="220" w:lineRule="auto"/>
              <w:rPr>
                <w:b/>
                <w:color w:val="0E1330"/>
                <w:sz w:val="16"/>
              </w:rPr>
            </w:pPr>
            <w:r>
              <w:rPr>
                <w:b/>
                <w:color w:val="0E1330"/>
                <w:sz w:val="16"/>
              </w:rPr>
              <w:t>O6</w:t>
            </w:r>
          </w:p>
        </w:tc>
        <w:tc>
          <w:tcPr>
            <w:tcW w:w="4140" w:type="dxa"/>
          </w:tcPr>
          <w:p w14:paraId="1723E9B9" w14:textId="49DAE2DA" w:rsidR="00ED3F33" w:rsidRPr="00ED3F33" w:rsidRDefault="00ED3F33" w:rsidP="00ED3F33">
            <w:pPr>
              <w:spacing w:before="30" w:after="30" w:line="220" w:lineRule="auto"/>
              <w:rPr>
                <w:sz w:val="16"/>
              </w:rPr>
            </w:pPr>
            <w:r>
              <w:rPr>
                <w:sz w:val="16"/>
              </w:rPr>
              <w:t>Support Arabic and English as first-class languages</w:t>
            </w:r>
          </w:p>
        </w:tc>
        <w:tc>
          <w:tcPr>
            <w:tcW w:w="5125" w:type="dxa"/>
          </w:tcPr>
          <w:p w14:paraId="57CA1919" w14:textId="6D3D8F5F" w:rsidR="00ED3F33" w:rsidRPr="00ED3F33" w:rsidRDefault="00ED3F33" w:rsidP="00ED3F33">
            <w:pPr>
              <w:spacing w:before="30" w:after="30" w:line="220" w:lineRule="auto"/>
              <w:rPr>
                <w:sz w:val="16"/>
              </w:rPr>
            </w:pPr>
            <w:r>
              <w:rPr>
                <w:sz w:val="16"/>
              </w:rPr>
              <w:t>Full bilingual, RTL-capable experience</w:t>
            </w:r>
          </w:p>
        </w:tc>
      </w:tr>
      <w:tr w:rsidR="00ED3F33" w14:paraId="7BE8B7E7" w14:textId="77777777" w:rsidTr="00613C00">
        <w:tc>
          <w:tcPr>
            <w:tcW w:w="805" w:type="dxa"/>
          </w:tcPr>
          <w:p w14:paraId="34569574" w14:textId="6DB228F8" w:rsidR="00ED3F33" w:rsidRPr="00ED3F33" w:rsidRDefault="00ED3F33" w:rsidP="00ED3F33">
            <w:pPr>
              <w:spacing w:before="30" w:after="30" w:line="220" w:lineRule="auto"/>
              <w:rPr>
                <w:b/>
                <w:color w:val="0E1330"/>
                <w:sz w:val="16"/>
              </w:rPr>
            </w:pPr>
            <w:r>
              <w:rPr>
                <w:b/>
                <w:color w:val="0E1330"/>
                <w:sz w:val="16"/>
              </w:rPr>
              <w:t>O7</w:t>
            </w:r>
          </w:p>
        </w:tc>
        <w:tc>
          <w:tcPr>
            <w:tcW w:w="4140" w:type="dxa"/>
          </w:tcPr>
          <w:p w14:paraId="78B05017" w14:textId="66DA9CDD" w:rsidR="00ED3F33" w:rsidRPr="00ED3F33" w:rsidRDefault="00ED3F33" w:rsidP="00ED3F33">
            <w:pPr>
              <w:spacing w:before="30" w:after="30" w:line="220" w:lineRule="auto"/>
              <w:rPr>
                <w:sz w:val="16"/>
              </w:rPr>
            </w:pPr>
            <w:r>
              <w:rPr>
                <w:sz w:val="16"/>
              </w:rPr>
              <w:t>Give every change request a governed, multi-level review with a working-day SLA and full stage-by-stage audit trail</w:t>
            </w:r>
          </w:p>
        </w:tc>
        <w:tc>
          <w:tcPr>
            <w:tcW w:w="5125" w:type="dxa"/>
          </w:tcPr>
          <w:p w14:paraId="1EFD711A" w14:textId="6BC0C457" w:rsidR="00ED3F33" w:rsidRPr="00ED3F33" w:rsidRDefault="00ED3F33" w:rsidP="00ED3F33">
            <w:pPr>
              <w:spacing w:before="30" w:after="30" w:line="220" w:lineRule="auto"/>
              <w:rPr>
                <w:sz w:val="16"/>
              </w:rPr>
            </w:pPr>
            <w:r>
              <w:rPr>
                <w:sz w:val="16"/>
              </w:rPr>
              <w:t>% of requests closed within target, and time-to-find bottleneck stage</w:t>
            </w:r>
          </w:p>
        </w:tc>
      </w:tr>
    </w:tbl>
    <w:p w14:paraId="22E0FC93" w14:textId="4CB49EFC" w:rsidR="00E73D4B" w:rsidRPr="006F05D7" w:rsidRDefault="00E73D4B" w:rsidP="006F05D7"/>
    <w:p w14:paraId="26E50201" w14:textId="77777777" w:rsidR="00E73D4B" w:rsidRPr="006F05D7" w:rsidRDefault="03AE59B6" w:rsidP="006F05D7">
      <w:pPr>
        <w:pStyle w:val="Heading2"/>
      </w:pPr>
      <w:bookmarkStart w:id="16" w:name="_Toc1393474015"/>
      <w:bookmarkStart w:id="17" w:name="_Toc240108369"/>
      <w:bookmarkStart w:id="18" w:name="_Toc240127378"/>
      <w:r>
        <w:t>2.3 Alignment to UAE Government Standards</w:t>
      </w:r>
      <w:bookmarkEnd w:id="16"/>
      <w:bookmarkEnd w:id="17"/>
      <w:bookmarkEnd w:id="18"/>
    </w:p>
    <w:p w14:paraId="5606D42D" w14:textId="664A113D" w:rsidR="00E73D4B" w:rsidRPr="00ED3F33" w:rsidRDefault="50542D5A" w:rsidP="00ED3F33">
      <w:pPr>
        <w:pStyle w:val="ListParagraph"/>
        <w:numPr>
          <w:ilvl w:val="0"/>
          <w:numId w:val="12"/>
        </w:numPr>
        <w:spacing w:after="60" w:line="260" w:lineRule="auto"/>
      </w:pPr>
      <w:r>
        <w:rPr>
          <w:b/>
          <w:bCs/>
        </w:rPr>
        <w:t>UAE Information Assurance (IA) Standards</w:t>
      </w:r>
      <w:r>
        <w:t xml:space="preserve"> - controls for classification, access, audit and incident handling.</w:t>
      </w:r>
    </w:p>
    <w:p w14:paraId="753CF3BD" w14:textId="69184F9E" w:rsidR="00662BC9" w:rsidRPr="00ED3F33" w:rsidRDefault="65A52972" w:rsidP="00ED3F33">
      <w:pPr>
        <w:pStyle w:val="ListParagraph"/>
        <w:numPr>
          <w:ilvl w:val="0"/>
          <w:numId w:val="12"/>
        </w:numPr>
        <w:spacing w:after="60" w:line="260" w:lineRule="auto"/>
      </w:pPr>
      <w:r>
        <w:rPr>
          <w:b/>
          <w:bCs/>
        </w:rPr>
        <w:t>UAE Federal Data Protection Law (PDPL)</w:t>
      </w:r>
      <w:r>
        <w:t xml:space="preserve"> - lawful processing, data-subject rights, and residency within UAE Azure regions, as applicable to the Client’s requirement.</w:t>
      </w:r>
    </w:p>
    <w:p w14:paraId="462E0DE8" w14:textId="504BA897" w:rsidR="00662BC9" w:rsidRPr="00ED3F33" w:rsidRDefault="65A52972" w:rsidP="00ED3F33">
      <w:pPr>
        <w:pStyle w:val="ListParagraph"/>
        <w:numPr>
          <w:ilvl w:val="0"/>
          <w:numId w:val="12"/>
        </w:numPr>
        <w:spacing w:after="60" w:line="260" w:lineRule="auto"/>
      </w:pPr>
      <w:r>
        <w:rPr>
          <w:b/>
          <w:bCs/>
        </w:rPr>
        <w:t>Client document classification</w:t>
      </w:r>
      <w:r>
        <w:t xml:space="preserve"> - support for Public, Internal/Restricted, Confidential and Secret handling markings, based on the Client’s requirement.</w:t>
      </w:r>
    </w:p>
    <w:p w14:paraId="103E8CB4" w14:textId="7C3939F1" w:rsidR="00E73D4B" w:rsidRPr="00ED3F33" w:rsidRDefault="03AE59B6" w:rsidP="00ED3F33">
      <w:pPr>
        <w:pStyle w:val="ListParagraph"/>
        <w:numPr>
          <w:ilvl w:val="0"/>
          <w:numId w:val="12"/>
        </w:numPr>
        <w:spacing w:after="60" w:line="260" w:lineRule="auto"/>
      </w:pPr>
      <w:r>
        <w:rPr>
          <w:b/>
          <w:bCs/>
        </w:rPr>
        <w:t>UAE PASS</w:t>
      </w:r>
      <w:r>
        <w:t xml:space="preserve"> - the national digital identity used as the primary single sign-on for all users.</w:t>
      </w:r>
    </w:p>
    <w:p w14:paraId="0D0B940D" w14:textId="77777777" w:rsidR="00E73D4B" w:rsidRPr="006F05D7" w:rsidRDefault="00067B0D">
      <w:r>
        <w:br w:type="page"/>
      </w:r>
    </w:p>
    <w:p w14:paraId="710D88DF" w14:textId="77777777" w:rsidR="00E73D4B" w:rsidRPr="006F05D7" w:rsidRDefault="03AE59B6" w:rsidP="006F05D7">
      <w:pPr>
        <w:pStyle w:val="Heading1"/>
      </w:pPr>
      <w:bookmarkStart w:id="19" w:name="_Toc1153200242"/>
      <w:bookmarkStart w:id="20" w:name="_Toc240108370"/>
      <w:bookmarkStart w:id="21" w:name="_Toc240127379"/>
      <w:r>
        <w:lastRenderedPageBreak/>
        <w:t>3. Personas &amp; Role Model</w:t>
      </w:r>
      <w:bookmarkEnd w:id="19"/>
      <w:bookmarkEnd w:id="20"/>
      <w:bookmarkEnd w:id="21"/>
    </w:p>
    <w:p w14:paraId="0308566F" w14:textId="77777777" w:rsidR="00E73D4B" w:rsidRPr="006F05D7" w:rsidRDefault="03AE59B6" w:rsidP="006F05D7">
      <w:pPr>
        <w:pStyle w:val="Heading2"/>
      </w:pPr>
      <w:bookmarkStart w:id="22" w:name="_Toc817006520"/>
      <w:bookmarkStart w:id="23" w:name="_Toc240108371"/>
      <w:bookmarkStart w:id="24" w:name="_Toc240127380"/>
      <w:r>
        <w:t>3.1 Personas</w:t>
      </w:r>
      <w:bookmarkEnd w:id="22"/>
      <w:bookmarkEnd w:id="23"/>
      <w:bookmarkEnd w:id="24"/>
    </w:p>
    <w:tbl>
      <w:tblPr>
        <w:tblW w:w="9360" w:type="dxa"/>
        <w:tblCellMar>
          <w:left w:w="10" w:type="dxa"/>
          <w:right w:w="10" w:type="dxa"/>
        </w:tblCellMar>
        <w:tblLook w:val="0020" w:firstRow="1" w:lastRow="0" w:firstColumn="0" w:lastColumn="0" w:noHBand="0" w:noVBand="0"/>
      </w:tblPr>
      <w:tblGrid>
        <w:gridCol w:w="1970"/>
        <w:gridCol w:w="3600"/>
        <w:gridCol w:w="3790"/>
      </w:tblGrid>
      <w:tr w:rsidR="00894A95" w14:paraId="70E86B9B" w14:textId="77777777" w:rsidTr="00E54E20">
        <w:trPr>
          <w:trHeight w:val="300"/>
          <w:tblHeader/>
        </w:trPr>
        <w:tc>
          <w:tcPr>
            <w:tcW w:w="197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51DC13A" w14:textId="061B0DA5" w:rsidR="00894A95" w:rsidRPr="006F05D7" w:rsidRDefault="45CFC72E" w:rsidP="45CFC72E">
            <w:pPr>
              <w:spacing w:line="249" w:lineRule="auto"/>
              <w:rPr>
                <w:b/>
                <w:bCs/>
                <w:color w:val="FFFFFF"/>
                <w:kern w:val="2"/>
                <w:sz w:val="17"/>
                <w:szCs w:val="17"/>
                <w14:ligatures w14:val="standardContextual"/>
              </w:rPr>
            </w:pPr>
            <w:r>
              <w:rPr>
                <w:b/>
                <w:bCs/>
                <w:color w:val="FFFFFF"/>
                <w:sz w:val="17"/>
                <w:szCs w:val="17"/>
              </w:rPr>
              <w:t>Persona</w:t>
            </w:r>
          </w:p>
        </w:tc>
        <w:tc>
          <w:tcPr>
            <w:tcW w:w="36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18AC736" w14:textId="35078E6D" w:rsidR="00894A95" w:rsidRPr="006F05D7" w:rsidRDefault="45CFC72E" w:rsidP="45CFC72E">
            <w:pPr>
              <w:spacing w:line="247" w:lineRule="auto"/>
              <w:rPr>
                <w:b/>
                <w:bCs/>
                <w:color w:val="FFFFFF"/>
                <w:kern w:val="2"/>
                <w:sz w:val="17"/>
                <w:szCs w:val="17"/>
                <w14:ligatures w14:val="standardContextual"/>
              </w:rPr>
            </w:pPr>
            <w:r>
              <w:rPr>
                <w:b/>
                <w:bCs/>
                <w:color w:val="FFFFFF"/>
                <w:sz w:val="17"/>
                <w:szCs w:val="17"/>
              </w:rPr>
              <w:t>Role in Client context</w:t>
            </w:r>
          </w:p>
        </w:tc>
        <w:tc>
          <w:tcPr>
            <w:tcW w:w="379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4093950" w14:textId="500CF02D" w:rsidR="00894A95" w:rsidRPr="006F05D7" w:rsidRDefault="45CFC72E" w:rsidP="45CFC72E">
            <w:pPr>
              <w:spacing w:line="249" w:lineRule="auto"/>
              <w:rPr>
                <w:b/>
                <w:bCs/>
                <w:color w:val="FFFFFF"/>
                <w:sz w:val="17"/>
                <w:szCs w:val="17"/>
              </w:rPr>
            </w:pPr>
            <w:r>
              <w:rPr>
                <w:b/>
                <w:bCs/>
                <w:color w:val="FFFFFF"/>
                <w:sz w:val="17"/>
                <w:szCs w:val="17"/>
              </w:rPr>
              <w:t>Primary needs</w:t>
            </w:r>
          </w:p>
        </w:tc>
      </w:tr>
      <w:tr w:rsidR="00E73D4B" w14:paraId="4687E09C"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9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09ABDD0" w14:textId="21B2B3B7" w:rsidR="00E73D4B" w:rsidRPr="00ED3F33" w:rsidRDefault="45CFC72E" w:rsidP="45CFC72E">
            <w:pPr>
              <w:spacing w:line="250" w:lineRule="auto"/>
              <w:rPr>
                <w:b/>
                <w:color w:val="0E1330"/>
                <w:sz w:val="16"/>
                <w:szCs w:val="16"/>
              </w:rPr>
            </w:pPr>
            <w:r>
              <w:rPr>
                <w:b/>
                <w:color w:val="0E1330"/>
                <w:sz w:val="16"/>
                <w:szCs w:val="16"/>
              </w:rPr>
              <w:t>Editor / Change Requester</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E123E2F" w14:textId="426657D1" w:rsidR="00E73D4B" w:rsidRDefault="45CFC72E" w:rsidP="45CFC72E">
            <w:pPr>
              <w:spacing w:line="250" w:lineRule="auto"/>
              <w:rPr>
                <w:sz w:val="16"/>
                <w:szCs w:val="16"/>
              </w:rPr>
            </w:pPr>
            <w:r>
              <w:rPr>
                <w:sz w:val="16"/>
                <w:szCs w:val="16"/>
              </w:rPr>
              <w:t>Officers and staff who create or register documents</w:t>
            </w:r>
          </w:p>
        </w:tc>
        <w:tc>
          <w:tcPr>
            <w:tcW w:w="37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529CD1B" w14:textId="407B31EA" w:rsidR="00E73D4B" w:rsidRDefault="45CFC72E" w:rsidP="45CFC72E">
            <w:pPr>
              <w:spacing w:line="250" w:lineRule="auto"/>
              <w:rPr>
                <w:sz w:val="16"/>
                <w:szCs w:val="16"/>
              </w:rPr>
            </w:pPr>
            <w:r>
              <w:rPr>
                <w:sz w:val="16"/>
                <w:szCs w:val="16"/>
              </w:rPr>
              <w:t>Fast capture, guided registration, clear status</w:t>
            </w:r>
          </w:p>
        </w:tc>
      </w:tr>
      <w:tr w:rsidR="00E73D4B" w14:paraId="675F63E2"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9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D31F03" w14:textId="69A93893" w:rsidR="00E73D4B" w:rsidRPr="00ED3F33" w:rsidRDefault="45CFC72E" w:rsidP="45CFC72E">
            <w:pPr>
              <w:spacing w:line="250" w:lineRule="auto"/>
              <w:rPr>
                <w:b/>
                <w:color w:val="0E1330"/>
                <w:sz w:val="16"/>
                <w:szCs w:val="16"/>
              </w:rPr>
            </w:pPr>
            <w:r>
              <w:rPr>
                <w:b/>
                <w:color w:val="0E1330"/>
                <w:sz w:val="16"/>
                <w:szCs w:val="16"/>
              </w:rPr>
              <w:t>Document Owner / Approver</w:t>
            </w:r>
          </w:p>
        </w:tc>
        <w:tc>
          <w:tcPr>
            <w:tcW w:w="3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EAA04E3" w14:textId="78ADF477" w:rsidR="00E73D4B" w:rsidRDefault="45CFC72E" w:rsidP="45CFC72E">
            <w:pPr>
              <w:spacing w:line="250" w:lineRule="auto"/>
              <w:rPr>
                <w:sz w:val="16"/>
                <w:szCs w:val="16"/>
              </w:rPr>
            </w:pPr>
            <w:r>
              <w:rPr>
                <w:sz w:val="16"/>
                <w:szCs w:val="16"/>
              </w:rPr>
              <w:t>First-line reviewer for the document or department</w:t>
            </w:r>
          </w:p>
        </w:tc>
        <w:tc>
          <w:tcPr>
            <w:tcW w:w="37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6CB2F96" w14:textId="36E20586" w:rsidR="00E73D4B" w:rsidRDefault="45CFC72E" w:rsidP="45CFC72E">
            <w:pPr>
              <w:spacing w:line="250" w:lineRule="auto"/>
              <w:rPr>
                <w:sz w:val="16"/>
                <w:szCs w:val="16"/>
              </w:rPr>
            </w:pPr>
            <w:r>
              <w:rPr>
                <w:sz w:val="16"/>
                <w:szCs w:val="16"/>
              </w:rPr>
              <w:t>Clear queue, one-click approve/reject with comments</w:t>
            </w:r>
          </w:p>
        </w:tc>
      </w:tr>
      <w:tr w:rsidR="00E73D4B" w14:paraId="42342FFF"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9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3823750" w14:textId="136E1D1A" w:rsidR="00E73D4B" w:rsidRPr="00ED3F33" w:rsidRDefault="45CFC72E" w:rsidP="45CFC72E">
            <w:pPr>
              <w:spacing w:line="250" w:lineRule="auto"/>
              <w:rPr>
                <w:b/>
                <w:color w:val="0E1330"/>
                <w:sz w:val="16"/>
                <w:szCs w:val="16"/>
              </w:rPr>
            </w:pPr>
            <w:r>
              <w:rPr>
                <w:b/>
                <w:color w:val="0E1330"/>
                <w:sz w:val="16"/>
                <w:szCs w:val="16"/>
              </w:rPr>
              <w:t>Assurance</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80D16C5" w14:textId="253A96E9" w:rsidR="00E73D4B" w:rsidRDefault="45CFC72E" w:rsidP="45CFC72E">
            <w:pPr>
              <w:spacing w:line="250" w:lineRule="auto"/>
              <w:rPr>
                <w:sz w:val="16"/>
                <w:szCs w:val="16"/>
              </w:rPr>
            </w:pPr>
            <w:r>
              <w:rPr>
                <w:sz w:val="16"/>
                <w:szCs w:val="16"/>
              </w:rPr>
              <w:t>Quality/compliance reviewer; owns SLA extensions</w:t>
            </w:r>
          </w:p>
        </w:tc>
        <w:tc>
          <w:tcPr>
            <w:tcW w:w="37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E0182C1" w14:textId="3DDA6BFF" w:rsidR="00E73D4B" w:rsidRDefault="45CFC72E" w:rsidP="45CFC72E">
            <w:pPr>
              <w:spacing w:line="250" w:lineRule="auto"/>
              <w:rPr>
                <w:sz w:val="16"/>
                <w:szCs w:val="16"/>
              </w:rPr>
            </w:pPr>
            <w:r>
              <w:rPr>
                <w:sz w:val="16"/>
                <w:szCs w:val="16"/>
              </w:rPr>
              <w:t>Review queue, SLA and extension control, bottleneck visibility</w:t>
            </w:r>
          </w:p>
        </w:tc>
      </w:tr>
      <w:tr w:rsidR="00E73D4B" w14:paraId="4C015D4F"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9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FECBBC" w14:textId="77777777" w:rsidR="00613C00" w:rsidRDefault="45CFC72E" w:rsidP="45CFC72E">
            <w:pPr>
              <w:spacing w:line="250" w:lineRule="auto"/>
              <w:rPr>
                <w:b/>
                <w:color w:val="0E1330"/>
                <w:sz w:val="16"/>
                <w:szCs w:val="16"/>
              </w:rPr>
            </w:pPr>
            <w:proofErr w:type="spellStart"/>
            <w:r>
              <w:rPr>
                <w:b/>
                <w:color w:val="0E1330"/>
                <w:sz w:val="16"/>
                <w:szCs w:val="16"/>
              </w:rPr>
              <w:t>Authoriser</w:t>
            </w:r>
            <w:proofErr w:type="spellEnd"/>
            <w:r>
              <w:rPr>
                <w:b/>
                <w:color w:val="0E1330"/>
                <w:sz w:val="16"/>
                <w:szCs w:val="16"/>
              </w:rPr>
              <w:t xml:space="preserve"> </w:t>
            </w:r>
          </w:p>
          <w:p w14:paraId="3B4F8B4B" w14:textId="352A4DFE" w:rsidR="00E73D4B" w:rsidRPr="00ED3F33" w:rsidRDefault="45CFC72E" w:rsidP="45CFC72E">
            <w:pPr>
              <w:spacing w:line="250" w:lineRule="auto"/>
              <w:rPr>
                <w:b/>
                <w:color w:val="0E1330"/>
                <w:sz w:val="16"/>
                <w:szCs w:val="16"/>
              </w:rPr>
            </w:pPr>
            <w:r>
              <w:rPr>
                <w:b/>
                <w:color w:val="0E1330"/>
                <w:sz w:val="16"/>
                <w:szCs w:val="16"/>
              </w:rPr>
              <w:t>(</w:t>
            </w:r>
            <w:proofErr w:type="gramStart"/>
            <w:r>
              <w:rPr>
                <w:b/>
                <w:color w:val="0E1330"/>
                <w:sz w:val="16"/>
                <w:szCs w:val="16"/>
              </w:rPr>
              <w:t>typically</w:t>
            </w:r>
            <w:proofErr w:type="gramEnd"/>
            <w:r>
              <w:rPr>
                <w:b/>
                <w:color w:val="0E1330"/>
                <w:sz w:val="16"/>
                <w:szCs w:val="16"/>
              </w:rPr>
              <w:t xml:space="preserve"> CEO)</w:t>
            </w:r>
          </w:p>
        </w:tc>
        <w:tc>
          <w:tcPr>
            <w:tcW w:w="3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9254E8B" w14:textId="27A6F0AD" w:rsidR="00E73D4B" w:rsidRDefault="45CFC72E" w:rsidP="45CFC72E">
            <w:pPr>
              <w:spacing w:line="250" w:lineRule="auto"/>
              <w:rPr>
                <w:sz w:val="16"/>
                <w:szCs w:val="16"/>
              </w:rPr>
            </w:pPr>
            <w:r>
              <w:rPr>
                <w:sz w:val="16"/>
                <w:szCs w:val="16"/>
              </w:rPr>
              <w:t>Final sign-off for the document class</w:t>
            </w:r>
          </w:p>
        </w:tc>
        <w:tc>
          <w:tcPr>
            <w:tcW w:w="37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CA0DCE4" w14:textId="3C582119" w:rsidR="00E73D4B" w:rsidRDefault="45CFC72E" w:rsidP="45CFC72E">
            <w:pPr>
              <w:spacing w:line="250" w:lineRule="auto"/>
              <w:rPr>
                <w:sz w:val="16"/>
                <w:szCs w:val="16"/>
              </w:rPr>
            </w:pPr>
            <w:r>
              <w:rPr>
                <w:sz w:val="16"/>
                <w:szCs w:val="16"/>
              </w:rPr>
              <w:t>Final decision view, e-signature, summary of prior comments</w:t>
            </w:r>
          </w:p>
        </w:tc>
      </w:tr>
      <w:tr w:rsidR="00E73D4B" w14:paraId="699BC1F2"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9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53C4C05" w14:textId="0997EBE0" w:rsidR="00E73D4B" w:rsidRPr="00ED3F33" w:rsidRDefault="45CFC72E" w:rsidP="45CFC72E">
            <w:pPr>
              <w:spacing w:line="250" w:lineRule="auto"/>
              <w:rPr>
                <w:b/>
                <w:color w:val="0E1330"/>
                <w:sz w:val="16"/>
                <w:szCs w:val="16"/>
              </w:rPr>
            </w:pPr>
            <w:r>
              <w:rPr>
                <w:b/>
                <w:color w:val="0E1330"/>
                <w:sz w:val="16"/>
                <w:szCs w:val="16"/>
              </w:rPr>
              <w:t>Records &amp; Compliance Officer</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615BA74" w14:textId="6DAA6921" w:rsidR="00E73D4B" w:rsidRDefault="45CFC72E" w:rsidP="45CFC72E">
            <w:pPr>
              <w:spacing w:line="250" w:lineRule="auto"/>
              <w:rPr>
                <w:sz w:val="16"/>
                <w:szCs w:val="16"/>
              </w:rPr>
            </w:pPr>
            <w:r>
              <w:rPr>
                <w:sz w:val="16"/>
                <w:szCs w:val="16"/>
              </w:rPr>
              <w:t>Governance, retention, legal hold, audit</w:t>
            </w:r>
          </w:p>
        </w:tc>
        <w:tc>
          <w:tcPr>
            <w:tcW w:w="37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DA2240" w14:textId="5167618E" w:rsidR="00E73D4B" w:rsidRDefault="45CFC72E" w:rsidP="45CFC72E">
            <w:pPr>
              <w:spacing w:line="250" w:lineRule="auto"/>
              <w:rPr>
                <w:sz w:val="16"/>
                <w:szCs w:val="16"/>
              </w:rPr>
            </w:pPr>
            <w:r>
              <w:rPr>
                <w:sz w:val="16"/>
                <w:szCs w:val="16"/>
              </w:rPr>
              <w:t>Retention control, holds, complete audit visibility</w:t>
            </w:r>
          </w:p>
        </w:tc>
      </w:tr>
      <w:tr w:rsidR="00E73D4B" w14:paraId="1560B768"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9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36CFBAF" w14:textId="0283B10F" w:rsidR="00E73D4B" w:rsidRPr="00ED3F33" w:rsidRDefault="45CFC72E" w:rsidP="45CFC72E">
            <w:pPr>
              <w:spacing w:line="250" w:lineRule="auto"/>
              <w:rPr>
                <w:b/>
                <w:color w:val="0E1330"/>
                <w:sz w:val="16"/>
                <w:szCs w:val="16"/>
              </w:rPr>
            </w:pPr>
            <w:r>
              <w:rPr>
                <w:b/>
                <w:color w:val="0E1330"/>
                <w:sz w:val="16"/>
                <w:szCs w:val="16"/>
              </w:rPr>
              <w:t>System / Department Administrator</w:t>
            </w:r>
          </w:p>
        </w:tc>
        <w:tc>
          <w:tcPr>
            <w:tcW w:w="3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A558CF" w14:textId="416A8BA7" w:rsidR="00E73D4B" w:rsidRDefault="45CFC72E" w:rsidP="45CFC72E">
            <w:pPr>
              <w:spacing w:line="250" w:lineRule="auto"/>
              <w:rPr>
                <w:sz w:val="16"/>
                <w:szCs w:val="16"/>
              </w:rPr>
            </w:pPr>
            <w:r>
              <w:rPr>
                <w:sz w:val="16"/>
                <w:szCs w:val="16"/>
              </w:rPr>
              <w:t>Configures approval levels, routing, metadata</w:t>
            </w:r>
          </w:p>
        </w:tc>
        <w:tc>
          <w:tcPr>
            <w:tcW w:w="37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66D97FD" w14:textId="539EF963" w:rsidR="00E73D4B" w:rsidRDefault="45CFC72E" w:rsidP="45CFC72E">
            <w:pPr>
              <w:spacing w:line="250" w:lineRule="auto"/>
              <w:rPr>
                <w:sz w:val="16"/>
                <w:szCs w:val="16"/>
              </w:rPr>
            </w:pPr>
            <w:r>
              <w:rPr>
                <w:sz w:val="16"/>
                <w:szCs w:val="16"/>
              </w:rPr>
              <w:t>No-code configuration of workflow stages and routing</w:t>
            </w:r>
          </w:p>
        </w:tc>
      </w:tr>
      <w:tr w:rsidR="00E73D4B" w14:paraId="76D8C080" w14:textId="77777777" w:rsidTr="009B489D">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17"/>
        </w:trPr>
        <w:tc>
          <w:tcPr>
            <w:tcW w:w="19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192EC81" w14:textId="63ED06C7" w:rsidR="00E73D4B" w:rsidRPr="00ED3F33" w:rsidRDefault="45CFC72E" w:rsidP="45CFC72E">
            <w:pPr>
              <w:spacing w:line="250" w:lineRule="auto"/>
              <w:rPr>
                <w:b/>
                <w:color w:val="0E1330"/>
                <w:sz w:val="16"/>
                <w:szCs w:val="16"/>
              </w:rPr>
            </w:pPr>
            <w:r>
              <w:rPr>
                <w:b/>
                <w:color w:val="0E1330"/>
                <w:sz w:val="16"/>
                <w:szCs w:val="16"/>
              </w:rPr>
              <w:t>Consumer / Viewer</w:t>
            </w:r>
          </w:p>
        </w:tc>
        <w:tc>
          <w:tcPr>
            <w:tcW w:w="3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733EE09" w14:textId="77BCA350" w:rsidR="00E73D4B" w:rsidRDefault="45CFC72E" w:rsidP="45CFC72E">
            <w:pPr>
              <w:spacing w:line="250" w:lineRule="auto"/>
              <w:rPr>
                <w:sz w:val="16"/>
                <w:szCs w:val="16"/>
              </w:rPr>
            </w:pPr>
            <w:r>
              <w:rPr>
                <w:sz w:val="16"/>
                <w:szCs w:val="16"/>
              </w:rPr>
              <w:t>Staff who search and read approved documents</w:t>
            </w:r>
          </w:p>
        </w:tc>
        <w:tc>
          <w:tcPr>
            <w:tcW w:w="37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7D98551" w14:textId="3E08E447" w:rsidR="00E73D4B" w:rsidRDefault="45CFC72E" w:rsidP="45CFC72E">
            <w:pPr>
              <w:spacing w:line="250" w:lineRule="auto"/>
              <w:rPr>
                <w:sz w:val="16"/>
                <w:szCs w:val="16"/>
              </w:rPr>
            </w:pPr>
            <w:r>
              <w:rPr>
                <w:sz w:val="16"/>
                <w:szCs w:val="16"/>
              </w:rPr>
              <w:t>Department/standard navigation, one-click access, search</w:t>
            </w:r>
          </w:p>
        </w:tc>
      </w:tr>
    </w:tbl>
    <w:p w14:paraId="06AE4BF4" w14:textId="501F3C64" w:rsidR="45CFC72E" w:rsidRDefault="45CFC72E" w:rsidP="45CFC72E">
      <w:pPr>
        <w:rPr>
          <w:sz w:val="16"/>
          <w:szCs w:val="16"/>
        </w:rPr>
      </w:pPr>
    </w:p>
    <w:p w14:paraId="4C2DE4EA" w14:textId="38476B09" w:rsidR="6B926DD2" w:rsidRPr="006F05D7" w:rsidRDefault="6B926DD2" w:rsidP="45CFC72E">
      <w:r>
        <w:t>The four-persona review chain above (Editor → Owner/Approver → Assurance → Authorizer) is the default configuration referenced throughout this document; Section 8.4 explains how it is configured, and Section 18 covers the Admin Center controls.</w:t>
      </w:r>
    </w:p>
    <w:p w14:paraId="258D4702" w14:textId="2DC0C1A9" w:rsidR="45CFC72E" w:rsidRPr="00ED3F33" w:rsidRDefault="45CFC72E" w:rsidP="00ED3F33">
      <w:pPr>
        <w:spacing w:after="0"/>
        <w:rPr>
          <w:sz w:val="16"/>
        </w:rPr>
      </w:pPr>
    </w:p>
    <w:p w14:paraId="5CB32A5D" w14:textId="77777777" w:rsidR="00E73D4B" w:rsidRPr="006F05D7" w:rsidRDefault="03AE59B6" w:rsidP="006F05D7">
      <w:pPr>
        <w:pStyle w:val="Heading2"/>
      </w:pPr>
      <w:bookmarkStart w:id="25" w:name="_Toc353841800"/>
      <w:bookmarkStart w:id="26" w:name="_Toc240108372"/>
      <w:bookmarkStart w:id="27" w:name="_Toc240127381"/>
      <w:r>
        <w:t>3.2 Role Hierarchy (RBAC + ABAC)</w:t>
      </w:r>
      <w:bookmarkEnd w:id="25"/>
      <w:bookmarkEnd w:id="26"/>
      <w:bookmarkEnd w:id="27"/>
    </w:p>
    <w:p w14:paraId="6445ED32" w14:textId="4951D48B" w:rsidR="00E73D4B" w:rsidRDefault="50542D5A">
      <w:pPr>
        <w:spacing w:line="276" w:lineRule="auto"/>
      </w:pPr>
      <w:r>
        <w:t xml:space="preserve">Access is governed by Role-Based Access Control (roles/app-roles) combined with Attribute-Based Access Control (department, sensitivity, clearance). </w:t>
      </w:r>
      <w:proofErr w:type="spellStart"/>
      <w:r>
        <w:t>Docaya</w:t>
      </w:r>
      <w:proofErr w:type="spellEnd"/>
      <w:r>
        <w:t xml:space="preserve"> evaluates </w:t>
      </w:r>
      <w:proofErr w:type="gramStart"/>
      <w:r>
        <w:t>the effective</w:t>
      </w:r>
      <w:proofErr w:type="gramEnd"/>
      <w:r>
        <w:t xml:space="preserve"> permission, and SharePoint ACLs remain decisive for the stored content. Stage 2, Stage 3 and Stage 4 in the matrix below denote a role's position in the configured review chain (Section 8.4): approval rights are scoped to that stage only, and the stage sequence itself is configurable in the Admin Center (Section 18).</w:t>
      </w:r>
    </w:p>
    <w:tbl>
      <w:tblPr>
        <w:tblW w:w="10078" w:type="dxa"/>
        <w:tblCellMar>
          <w:left w:w="10" w:type="dxa"/>
          <w:right w:w="10" w:type="dxa"/>
        </w:tblCellMar>
        <w:tblLook w:val="0020" w:firstRow="1" w:lastRow="0" w:firstColumn="0" w:lastColumn="0" w:noHBand="0" w:noVBand="0"/>
      </w:tblPr>
      <w:tblGrid>
        <w:gridCol w:w="1933"/>
        <w:gridCol w:w="902"/>
        <w:gridCol w:w="995"/>
        <w:gridCol w:w="923"/>
        <w:gridCol w:w="1552"/>
        <w:gridCol w:w="1090"/>
        <w:gridCol w:w="1080"/>
        <w:gridCol w:w="790"/>
        <w:gridCol w:w="813"/>
      </w:tblGrid>
      <w:tr w:rsidR="00894A95" w14:paraId="67FFB683" w14:textId="77777777" w:rsidTr="006F05D7">
        <w:trPr>
          <w:trHeight w:val="300"/>
          <w:tblHeader/>
        </w:trPr>
        <w:tc>
          <w:tcPr>
            <w:tcW w:w="2458"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24C2CF0" w14:textId="755FB3CB" w:rsidR="00894A95" w:rsidRPr="006F05D7" w:rsidRDefault="45CFC72E" w:rsidP="45CFC72E">
            <w:pPr>
              <w:spacing w:line="249" w:lineRule="auto"/>
              <w:rPr>
                <w:b/>
                <w:bCs/>
                <w:color w:val="FFFFFF"/>
                <w:kern w:val="2"/>
                <w:sz w:val="17"/>
                <w:szCs w:val="17"/>
                <w14:ligatures w14:val="standardContextual"/>
              </w:rPr>
            </w:pPr>
            <w:r>
              <w:rPr>
                <w:b/>
                <w:bCs/>
                <w:color w:val="FFFFFF"/>
                <w:sz w:val="17"/>
                <w:szCs w:val="17"/>
              </w:rPr>
              <w:t>Capability</w:t>
            </w:r>
          </w:p>
        </w:tc>
        <w:tc>
          <w:tcPr>
            <w:tcW w:w="100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F64C96E" w14:textId="7D412FBA" w:rsidR="00894A95" w:rsidRPr="006F05D7" w:rsidRDefault="45CFC72E" w:rsidP="45CFC72E">
            <w:pPr>
              <w:spacing w:line="249" w:lineRule="auto"/>
              <w:rPr>
                <w:b/>
                <w:bCs/>
                <w:color w:val="FFFFFF"/>
                <w:sz w:val="17"/>
                <w:szCs w:val="17"/>
              </w:rPr>
            </w:pPr>
            <w:r>
              <w:rPr>
                <w:b/>
                <w:bCs/>
                <w:color w:val="FFFFFF"/>
                <w:sz w:val="17"/>
                <w:szCs w:val="17"/>
              </w:rPr>
              <w:t>Sys Admin</w:t>
            </w:r>
          </w:p>
        </w:tc>
        <w:tc>
          <w:tcPr>
            <w:tcW w:w="1056"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8905D6C" w14:textId="7F68E76B" w:rsidR="00894A95" w:rsidRPr="006F05D7" w:rsidRDefault="45CFC72E" w:rsidP="45CFC72E">
            <w:pPr>
              <w:spacing w:line="249" w:lineRule="auto"/>
              <w:rPr>
                <w:b/>
                <w:bCs/>
                <w:color w:val="FFFFFF"/>
                <w:sz w:val="17"/>
                <w:szCs w:val="17"/>
              </w:rPr>
            </w:pPr>
            <w:r>
              <w:rPr>
                <w:b/>
                <w:bCs/>
                <w:color w:val="FFFFFF"/>
                <w:sz w:val="17"/>
                <w:szCs w:val="17"/>
              </w:rPr>
              <w:t>Records Off.</w:t>
            </w:r>
          </w:p>
        </w:tc>
        <w:tc>
          <w:tcPr>
            <w:tcW w:w="1036"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55CD79F" w14:textId="7E73DBFD" w:rsidR="00894A95" w:rsidRPr="006F05D7" w:rsidRDefault="45CFC72E" w:rsidP="45CFC72E">
            <w:pPr>
              <w:spacing w:line="249" w:lineRule="auto"/>
              <w:rPr>
                <w:b/>
                <w:bCs/>
                <w:color w:val="FFFFFF"/>
                <w:sz w:val="17"/>
                <w:szCs w:val="17"/>
              </w:rPr>
            </w:pPr>
            <w:r>
              <w:rPr>
                <w:b/>
                <w:bCs/>
                <w:color w:val="FFFFFF"/>
                <w:sz w:val="17"/>
                <w:szCs w:val="17"/>
              </w:rPr>
              <w:t>Dept Admin</w:t>
            </w:r>
          </w:p>
        </w:tc>
        <w:tc>
          <w:tcPr>
            <w:tcW w:w="968"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5C8AB02" w14:textId="5A938A0A" w:rsidR="00894A95" w:rsidRPr="006F05D7" w:rsidRDefault="45CFC72E" w:rsidP="45CFC72E">
            <w:pPr>
              <w:spacing w:line="249" w:lineRule="auto"/>
              <w:rPr>
                <w:b/>
                <w:bCs/>
                <w:color w:val="FFFFFF"/>
                <w:sz w:val="17"/>
                <w:szCs w:val="17"/>
              </w:rPr>
            </w:pPr>
            <w:r>
              <w:rPr>
                <w:b/>
                <w:bCs/>
                <w:color w:val="FFFFFF"/>
                <w:sz w:val="17"/>
                <w:szCs w:val="17"/>
              </w:rPr>
              <w:t>Owner/Approver</w:t>
            </w:r>
          </w:p>
        </w:tc>
        <w:tc>
          <w:tcPr>
            <w:tcW w:w="1036"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E5520B4" w14:textId="6DFF3C60" w:rsidR="00894A95" w:rsidRPr="006F05D7" w:rsidRDefault="45CFC72E" w:rsidP="45CFC72E">
            <w:pPr>
              <w:spacing w:line="249" w:lineRule="auto"/>
              <w:rPr>
                <w:b/>
                <w:bCs/>
                <w:color w:val="FFFFFF"/>
                <w:sz w:val="17"/>
                <w:szCs w:val="17"/>
              </w:rPr>
            </w:pPr>
            <w:r>
              <w:rPr>
                <w:b/>
                <w:bCs/>
                <w:color w:val="FFFFFF"/>
                <w:sz w:val="17"/>
                <w:szCs w:val="17"/>
              </w:rPr>
              <w:t>Assurance</w:t>
            </w:r>
          </w:p>
        </w:tc>
        <w:tc>
          <w:tcPr>
            <w:tcW w:w="84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2D45CFA" w14:textId="5C81937F" w:rsidR="00894A95" w:rsidRPr="006F05D7" w:rsidRDefault="45CFC72E" w:rsidP="45CFC72E">
            <w:pPr>
              <w:spacing w:line="249" w:lineRule="auto"/>
              <w:rPr>
                <w:b/>
                <w:bCs/>
                <w:color w:val="FFFFFF"/>
                <w:sz w:val="17"/>
                <w:szCs w:val="17"/>
              </w:rPr>
            </w:pPr>
            <w:proofErr w:type="spellStart"/>
            <w:r>
              <w:rPr>
                <w:b/>
                <w:bCs/>
                <w:color w:val="FFFFFF"/>
                <w:sz w:val="17"/>
                <w:szCs w:val="17"/>
              </w:rPr>
              <w:t>Authoriser</w:t>
            </w:r>
            <w:proofErr w:type="spellEnd"/>
          </w:p>
        </w:tc>
        <w:tc>
          <w:tcPr>
            <w:tcW w:w="84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tcPr>
          <w:p w14:paraId="212BDECB" w14:textId="619A6AC4" w:rsidR="45CFC72E" w:rsidRPr="006F05D7" w:rsidRDefault="45CFC72E" w:rsidP="45CFC72E">
            <w:pPr>
              <w:spacing w:line="249" w:lineRule="auto"/>
              <w:rPr>
                <w:b/>
                <w:bCs/>
                <w:color w:val="FFFFFF"/>
                <w:sz w:val="17"/>
                <w:szCs w:val="17"/>
              </w:rPr>
            </w:pPr>
            <w:r>
              <w:rPr>
                <w:b/>
                <w:bCs/>
                <w:color w:val="FFFFFF"/>
                <w:sz w:val="17"/>
                <w:szCs w:val="17"/>
              </w:rPr>
              <w:t>Editor</w:t>
            </w:r>
          </w:p>
        </w:tc>
        <w:tc>
          <w:tcPr>
            <w:tcW w:w="84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tcPr>
          <w:p w14:paraId="5D219EBC" w14:textId="446A0DCA" w:rsidR="45CFC72E" w:rsidRPr="006F05D7" w:rsidRDefault="45CFC72E" w:rsidP="45CFC72E">
            <w:pPr>
              <w:spacing w:line="249" w:lineRule="auto"/>
              <w:rPr>
                <w:b/>
                <w:bCs/>
                <w:color w:val="FFFFFF"/>
                <w:sz w:val="17"/>
                <w:szCs w:val="17"/>
              </w:rPr>
            </w:pPr>
            <w:r>
              <w:rPr>
                <w:b/>
                <w:bCs/>
                <w:color w:val="FFFFFF"/>
                <w:sz w:val="17"/>
                <w:szCs w:val="17"/>
              </w:rPr>
              <w:t>Viewer</w:t>
            </w:r>
          </w:p>
        </w:tc>
      </w:tr>
      <w:tr w:rsidR="00E73D4B" w14:paraId="2D5E560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7893CA4" w14:textId="34E14FF5" w:rsidR="00E73D4B" w:rsidRPr="00ED3F33" w:rsidRDefault="45CFC72E" w:rsidP="45CFC72E">
            <w:pPr>
              <w:spacing w:line="250" w:lineRule="auto"/>
              <w:rPr>
                <w:b/>
                <w:color w:val="0E1330"/>
                <w:sz w:val="15"/>
                <w:szCs w:val="15"/>
              </w:rPr>
            </w:pPr>
            <w:r>
              <w:rPr>
                <w:b/>
                <w:color w:val="0E1330"/>
                <w:sz w:val="15"/>
                <w:szCs w:val="15"/>
              </w:rPr>
              <w:t>Configure platform</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6FF361B" w14:textId="73BCC334"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366E0F" w14:textId="13D98445"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230D8BB" w14:textId="0669C9F9"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170B065" w14:textId="03301FC4"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3E8E420" w14:textId="61312119"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7B92CD1" w14:textId="1E3DE7CD"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1E33F79" w14:textId="3879E8E1"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E3FCA19" w14:textId="5379211C" w:rsidR="45CFC72E" w:rsidRDefault="00B94096" w:rsidP="45CFC72E">
            <w:pPr>
              <w:spacing w:line="250" w:lineRule="auto"/>
              <w:rPr>
                <w:sz w:val="15"/>
                <w:szCs w:val="15"/>
              </w:rPr>
            </w:pPr>
            <w:r>
              <w:rPr>
                <w:sz w:val="15"/>
                <w:szCs w:val="15"/>
              </w:rPr>
              <w:t>-</w:t>
            </w:r>
          </w:p>
        </w:tc>
      </w:tr>
      <w:tr w:rsidR="00E73D4B" w14:paraId="4DAF5CC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048C43C" w14:textId="61966C96" w:rsidR="00E73D4B" w:rsidRPr="00ED3F33" w:rsidRDefault="45CFC72E" w:rsidP="45CFC72E">
            <w:pPr>
              <w:spacing w:line="250" w:lineRule="auto"/>
              <w:rPr>
                <w:b/>
                <w:color w:val="0E1330"/>
                <w:sz w:val="15"/>
                <w:szCs w:val="15"/>
              </w:rPr>
            </w:pPr>
            <w:r>
              <w:rPr>
                <w:b/>
                <w:color w:val="0E1330"/>
                <w:sz w:val="15"/>
                <w:szCs w:val="15"/>
              </w:rPr>
              <w:t>Configure dept routing / metadata</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46ADA2C" w14:textId="7F52EF99"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50852A8" w14:textId="1175679F"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CB3AC24" w14:textId="4E5F5C30" w:rsidR="00E73D4B" w:rsidRDefault="45CFC72E" w:rsidP="45CFC72E">
            <w:pPr>
              <w:spacing w:line="250" w:lineRule="auto"/>
              <w:rPr>
                <w:sz w:val="15"/>
                <w:szCs w:val="15"/>
              </w:rPr>
            </w:pPr>
            <w:r>
              <w:rPr>
                <w:sz w:val="15"/>
                <w:szCs w:val="15"/>
              </w:rPr>
              <w:t>Scoped</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3333BE1" w14:textId="223B7631"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6B0D11" w14:textId="3E198015"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BE92BF6" w14:textId="65BB2B59"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77EF8D" w14:textId="7FA060A5"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41DDA5C" w14:textId="4E03059E" w:rsidR="45CFC72E" w:rsidRDefault="00B94096" w:rsidP="45CFC72E">
            <w:pPr>
              <w:spacing w:line="250" w:lineRule="auto"/>
              <w:rPr>
                <w:sz w:val="15"/>
                <w:szCs w:val="15"/>
              </w:rPr>
            </w:pPr>
            <w:r>
              <w:rPr>
                <w:sz w:val="15"/>
                <w:szCs w:val="15"/>
              </w:rPr>
              <w:t>-</w:t>
            </w:r>
          </w:p>
        </w:tc>
      </w:tr>
      <w:tr w:rsidR="00E73D4B" w14:paraId="60A63AD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CE5320" w14:textId="6C4897A5" w:rsidR="00E73D4B" w:rsidRPr="00ED3F33" w:rsidRDefault="45CFC72E" w:rsidP="45CFC72E">
            <w:pPr>
              <w:spacing w:line="250" w:lineRule="auto"/>
              <w:rPr>
                <w:b/>
                <w:color w:val="0E1330"/>
                <w:sz w:val="15"/>
                <w:szCs w:val="15"/>
              </w:rPr>
            </w:pPr>
            <w:r>
              <w:rPr>
                <w:b/>
                <w:color w:val="0E1330"/>
                <w:sz w:val="15"/>
                <w:szCs w:val="15"/>
              </w:rPr>
              <w:t>Register / upload document</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B88932D" w14:textId="6B7EFC8A"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4315A25" w14:textId="1A0E447E"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EC2FCCD" w14:textId="0432B952" w:rsidR="00E73D4B" w:rsidRDefault="45CFC72E" w:rsidP="45CFC72E">
            <w:pPr>
              <w:spacing w:line="250" w:lineRule="auto"/>
              <w:rPr>
                <w:sz w:val="15"/>
                <w:szCs w:val="15"/>
              </w:rPr>
            </w:pPr>
            <w:r>
              <w:rPr>
                <w:sz w:val="15"/>
                <w:szCs w:val="15"/>
              </w:rPr>
              <w:t>Full</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63F850" w14:textId="243737DF"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DF6D6BF" w14:textId="28A1A906"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0450641" w14:textId="4C546F7B"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210CAF8" w14:textId="5612FAD4" w:rsidR="45CFC72E"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069DF12" w14:textId="1AB9BF39" w:rsidR="45CFC72E" w:rsidRDefault="00B94096" w:rsidP="45CFC72E">
            <w:pPr>
              <w:spacing w:line="250" w:lineRule="auto"/>
              <w:rPr>
                <w:sz w:val="15"/>
                <w:szCs w:val="15"/>
              </w:rPr>
            </w:pPr>
            <w:r>
              <w:rPr>
                <w:sz w:val="15"/>
                <w:szCs w:val="15"/>
              </w:rPr>
              <w:t>-</w:t>
            </w:r>
          </w:p>
        </w:tc>
      </w:tr>
      <w:tr w:rsidR="00E73D4B" w14:paraId="344A05E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59E891B" w14:textId="53ACE8A0" w:rsidR="00E73D4B" w:rsidRPr="00ED3F33" w:rsidRDefault="45CFC72E" w:rsidP="45CFC72E">
            <w:pPr>
              <w:spacing w:line="250" w:lineRule="auto"/>
              <w:rPr>
                <w:b/>
                <w:color w:val="0E1330"/>
                <w:sz w:val="15"/>
                <w:szCs w:val="15"/>
              </w:rPr>
            </w:pPr>
            <w:r>
              <w:rPr>
                <w:b/>
                <w:color w:val="0E1330"/>
                <w:sz w:val="15"/>
                <w:szCs w:val="15"/>
              </w:rPr>
              <w:t>Classify &amp; submit</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5CE8402" w14:textId="4FE750D7"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3960687" w14:textId="48E7D637"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67ECAB" w14:textId="0A0999AD" w:rsidR="00E73D4B" w:rsidRDefault="45CFC72E" w:rsidP="45CFC72E">
            <w:pPr>
              <w:spacing w:line="250" w:lineRule="auto"/>
              <w:rPr>
                <w:sz w:val="15"/>
                <w:szCs w:val="15"/>
              </w:rPr>
            </w:pPr>
            <w:r>
              <w:rPr>
                <w:sz w:val="15"/>
                <w:szCs w:val="15"/>
              </w:rPr>
              <w:t>Full</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612AC9D" w14:textId="673CB987"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840D402" w14:textId="3233CEE0"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1290026" w14:textId="07333F49"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9239DB5" w14:textId="325F7C58" w:rsidR="45CFC72E"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1F5DEFB" w14:textId="36FC03B4" w:rsidR="45CFC72E" w:rsidRDefault="00B94096" w:rsidP="45CFC72E">
            <w:pPr>
              <w:spacing w:line="250" w:lineRule="auto"/>
              <w:rPr>
                <w:sz w:val="15"/>
                <w:szCs w:val="15"/>
              </w:rPr>
            </w:pPr>
            <w:r>
              <w:rPr>
                <w:sz w:val="15"/>
                <w:szCs w:val="15"/>
              </w:rPr>
              <w:t>-</w:t>
            </w:r>
          </w:p>
        </w:tc>
      </w:tr>
      <w:tr w:rsidR="00E73D4B" w14:paraId="67DF1D7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00B1C0A" w14:textId="2CBE93F6" w:rsidR="00E73D4B" w:rsidRPr="00ED3F33" w:rsidRDefault="45CFC72E" w:rsidP="45CFC72E">
            <w:pPr>
              <w:spacing w:line="250" w:lineRule="auto"/>
              <w:rPr>
                <w:b/>
                <w:color w:val="0E1330"/>
                <w:sz w:val="15"/>
                <w:szCs w:val="15"/>
              </w:rPr>
            </w:pPr>
            <w:r>
              <w:rPr>
                <w:b/>
                <w:color w:val="0E1330"/>
                <w:sz w:val="15"/>
                <w:szCs w:val="15"/>
              </w:rPr>
              <w:lastRenderedPageBreak/>
              <w:t>Approve / reject</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401128B" w14:textId="3F64CE66"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2898EB3" w14:textId="30228EEB" w:rsidR="00E73D4B" w:rsidRDefault="45CFC72E" w:rsidP="45CFC72E">
            <w:pPr>
              <w:spacing w:line="250" w:lineRule="auto"/>
              <w:rPr>
                <w:sz w:val="15"/>
                <w:szCs w:val="15"/>
              </w:rPr>
            </w:pPr>
            <w:r>
              <w:rPr>
                <w:sz w:val="15"/>
                <w:szCs w:val="15"/>
              </w:rPr>
              <w:t>Scoped</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EF828F5" w14:textId="5A72F9E7"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6E759FD" w14:textId="12911E75" w:rsidR="00E73D4B" w:rsidRDefault="45CFC72E" w:rsidP="45CFC72E">
            <w:pPr>
              <w:spacing w:line="250" w:lineRule="auto"/>
              <w:rPr>
                <w:sz w:val="15"/>
                <w:szCs w:val="15"/>
              </w:rPr>
            </w:pPr>
            <w:r>
              <w:rPr>
                <w:sz w:val="15"/>
                <w:szCs w:val="15"/>
              </w:rPr>
              <w:t>Stage 2</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0EDF045" w14:textId="7533168A" w:rsidR="00E73D4B" w:rsidRDefault="45CFC72E" w:rsidP="45CFC72E">
            <w:pPr>
              <w:spacing w:line="250" w:lineRule="auto"/>
              <w:rPr>
                <w:sz w:val="15"/>
                <w:szCs w:val="15"/>
              </w:rPr>
            </w:pPr>
            <w:r>
              <w:rPr>
                <w:sz w:val="15"/>
                <w:szCs w:val="15"/>
              </w:rPr>
              <w:t>Stage 3</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86FF05E" w14:textId="0ACB8F6D" w:rsidR="00E73D4B" w:rsidRDefault="45CFC72E" w:rsidP="45CFC72E">
            <w:pPr>
              <w:spacing w:line="250" w:lineRule="auto"/>
              <w:rPr>
                <w:sz w:val="15"/>
                <w:szCs w:val="15"/>
              </w:rPr>
            </w:pPr>
            <w:r>
              <w:rPr>
                <w:sz w:val="15"/>
                <w:szCs w:val="15"/>
              </w:rPr>
              <w:t>Stage 4</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3720A5D" w14:textId="38377198"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F7D233" w14:textId="1DED3463" w:rsidR="45CFC72E" w:rsidRDefault="00B94096" w:rsidP="45CFC72E">
            <w:pPr>
              <w:spacing w:line="250" w:lineRule="auto"/>
              <w:rPr>
                <w:sz w:val="15"/>
                <w:szCs w:val="15"/>
              </w:rPr>
            </w:pPr>
            <w:r>
              <w:rPr>
                <w:sz w:val="15"/>
                <w:szCs w:val="15"/>
              </w:rPr>
              <w:t>-</w:t>
            </w:r>
          </w:p>
        </w:tc>
      </w:tr>
      <w:tr w:rsidR="00E73D4B" w14:paraId="51B23D3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57F9E88" w14:textId="6B40B7E7" w:rsidR="00E73D4B" w:rsidRPr="00ED3F33" w:rsidRDefault="45CFC72E" w:rsidP="45CFC72E">
            <w:pPr>
              <w:spacing w:line="250" w:lineRule="auto"/>
              <w:rPr>
                <w:b/>
                <w:color w:val="0E1330"/>
                <w:sz w:val="15"/>
                <w:szCs w:val="15"/>
              </w:rPr>
            </w:pPr>
            <w:r>
              <w:rPr>
                <w:b/>
                <w:color w:val="0E1330"/>
                <w:sz w:val="15"/>
                <w:szCs w:val="15"/>
              </w:rPr>
              <w:t>Grant SLA extension</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304B81D" w14:textId="409BED48"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9DDBECC" w14:textId="7874B2EC"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EB7C725" w14:textId="313BA3B7"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773D170" w14:textId="3B1E1471"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5270414" w14:textId="6774B09F"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73EADA7" w14:textId="3A4589C5"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C26512A" w14:textId="6B2982F9"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A6F5DE2" w14:textId="39153BA1" w:rsidR="45CFC72E" w:rsidRDefault="00B94096" w:rsidP="45CFC72E">
            <w:pPr>
              <w:spacing w:line="250" w:lineRule="auto"/>
              <w:rPr>
                <w:sz w:val="15"/>
                <w:szCs w:val="15"/>
              </w:rPr>
            </w:pPr>
            <w:r>
              <w:rPr>
                <w:sz w:val="15"/>
                <w:szCs w:val="15"/>
              </w:rPr>
              <w:t>-</w:t>
            </w:r>
          </w:p>
        </w:tc>
      </w:tr>
      <w:tr w:rsidR="00E73D4B" w14:paraId="24A938D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A4F94E5" w14:textId="56D42D2F" w:rsidR="00E73D4B" w:rsidRPr="00ED3F33" w:rsidRDefault="45CFC72E" w:rsidP="45CFC72E">
            <w:pPr>
              <w:spacing w:line="250" w:lineRule="auto"/>
              <w:rPr>
                <w:b/>
                <w:color w:val="0E1330"/>
                <w:sz w:val="15"/>
                <w:szCs w:val="15"/>
              </w:rPr>
            </w:pPr>
            <w:r>
              <w:rPr>
                <w:b/>
                <w:color w:val="0E1330"/>
                <w:sz w:val="15"/>
                <w:szCs w:val="15"/>
              </w:rPr>
              <w:t>Manage retention / legal hold</w:t>
            </w:r>
          </w:p>
        </w:tc>
        <w:tc>
          <w:tcPr>
            <w:tcW w:w="100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D0A34D5" w14:textId="6E889EAE"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7B87B3E" w14:textId="6F4EA042"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74757DC" w14:textId="784328A8" w:rsidR="00E73D4B" w:rsidRDefault="00B94096" w:rsidP="45CFC72E">
            <w:pPr>
              <w:spacing w:line="250" w:lineRule="auto"/>
              <w:rPr>
                <w:sz w:val="15"/>
                <w:szCs w:val="15"/>
              </w:rPr>
            </w:pPr>
            <w:r>
              <w:rPr>
                <w:sz w:val="15"/>
                <w:szCs w:val="15"/>
              </w:rPr>
              <w:t>-</w:t>
            </w:r>
          </w:p>
        </w:tc>
        <w:tc>
          <w:tcPr>
            <w:tcW w:w="968"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4DD9A5" w14:textId="7D37C148" w:rsidR="00E73D4B" w:rsidRDefault="00B94096" w:rsidP="45CFC72E">
            <w:pPr>
              <w:spacing w:line="250" w:lineRule="auto"/>
              <w:rPr>
                <w:sz w:val="15"/>
                <w:szCs w:val="15"/>
              </w:rPr>
            </w:pPr>
            <w:r>
              <w:rPr>
                <w:sz w:val="15"/>
                <w:szCs w:val="15"/>
              </w:rPr>
              <w:t>-</w:t>
            </w:r>
          </w:p>
        </w:tc>
        <w:tc>
          <w:tcPr>
            <w:tcW w:w="1036"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9F955AB" w14:textId="71160796"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D9E3018" w14:textId="00867C09" w:rsidR="00E73D4B"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AC1F7A" w14:textId="3AE1B810"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1CFFF6B" w14:textId="59A86406" w:rsidR="45CFC72E" w:rsidRDefault="00B94096" w:rsidP="45CFC72E">
            <w:pPr>
              <w:spacing w:line="250" w:lineRule="auto"/>
              <w:rPr>
                <w:sz w:val="15"/>
                <w:szCs w:val="15"/>
              </w:rPr>
            </w:pPr>
            <w:r>
              <w:rPr>
                <w:sz w:val="15"/>
                <w:szCs w:val="15"/>
              </w:rPr>
              <w:t>-</w:t>
            </w:r>
          </w:p>
        </w:tc>
      </w:tr>
      <w:tr w:rsidR="00E73D4B" w14:paraId="50F02A9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71FFF06" w14:textId="79EB152B" w:rsidR="00E73D4B" w:rsidRPr="00ED3F33" w:rsidRDefault="45CFC72E" w:rsidP="45CFC72E">
            <w:pPr>
              <w:spacing w:line="250" w:lineRule="auto"/>
              <w:rPr>
                <w:b/>
                <w:color w:val="0E1330"/>
                <w:sz w:val="15"/>
                <w:szCs w:val="15"/>
              </w:rPr>
            </w:pPr>
            <w:r>
              <w:rPr>
                <w:b/>
                <w:color w:val="0E1330"/>
                <w:sz w:val="15"/>
                <w:szCs w:val="15"/>
              </w:rPr>
              <w:t>Search &amp; view (permission-trimmed)</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00EA87" w14:textId="55CADBBE" w:rsidR="00E73D4B"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CC30F2A" w14:textId="53604C84"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048E83" w14:textId="617EE986" w:rsidR="00E73D4B" w:rsidRDefault="45CFC72E" w:rsidP="45CFC72E">
            <w:pPr>
              <w:spacing w:line="250" w:lineRule="auto"/>
              <w:rPr>
                <w:sz w:val="15"/>
                <w:szCs w:val="15"/>
              </w:rPr>
            </w:pPr>
            <w:r>
              <w:rPr>
                <w:sz w:val="15"/>
                <w:szCs w:val="15"/>
              </w:rPr>
              <w:t>Full</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0235F0E" w14:textId="2E6C9463" w:rsidR="00E73D4B"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812A735" w14:textId="147F5255"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F881AD7" w14:textId="3EA562F1" w:rsidR="00E73D4B"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B519BF" w14:textId="4A35DECC" w:rsidR="45CFC72E" w:rsidRDefault="45CFC72E" w:rsidP="45CFC72E">
            <w:pPr>
              <w:spacing w:line="250" w:lineRule="auto"/>
              <w:rPr>
                <w:sz w:val="15"/>
                <w:szCs w:val="15"/>
              </w:rPr>
            </w:pPr>
            <w:r>
              <w:rPr>
                <w:sz w:val="15"/>
                <w:szCs w:val="15"/>
              </w:rPr>
              <w:t>Full</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000AAB" w14:textId="0317CD51" w:rsidR="45CFC72E" w:rsidRDefault="45CFC72E" w:rsidP="45CFC72E">
            <w:pPr>
              <w:spacing w:line="250" w:lineRule="auto"/>
              <w:rPr>
                <w:sz w:val="15"/>
                <w:szCs w:val="15"/>
              </w:rPr>
            </w:pPr>
            <w:r>
              <w:rPr>
                <w:sz w:val="15"/>
                <w:szCs w:val="15"/>
              </w:rPr>
              <w:t>Full</w:t>
            </w:r>
          </w:p>
        </w:tc>
      </w:tr>
      <w:tr w:rsidR="45CFC72E" w14:paraId="763B80A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245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7F4D483" w14:textId="4ED80831" w:rsidR="45CFC72E" w:rsidRPr="00ED3F33" w:rsidRDefault="45CFC72E" w:rsidP="45CFC72E">
            <w:pPr>
              <w:spacing w:line="250" w:lineRule="auto"/>
              <w:rPr>
                <w:b/>
                <w:color w:val="0E1330"/>
                <w:sz w:val="15"/>
                <w:szCs w:val="15"/>
              </w:rPr>
            </w:pPr>
            <w:r>
              <w:rPr>
                <w:b/>
                <w:color w:val="0E1330"/>
                <w:sz w:val="15"/>
                <w:szCs w:val="15"/>
              </w:rPr>
              <w:t>View audit log</w:t>
            </w:r>
          </w:p>
        </w:tc>
        <w:tc>
          <w:tcPr>
            <w:tcW w:w="100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022CFAC" w14:textId="23A74D83" w:rsidR="45CFC72E" w:rsidRDefault="45CFC72E" w:rsidP="45CFC72E">
            <w:pPr>
              <w:spacing w:line="250" w:lineRule="auto"/>
              <w:rPr>
                <w:sz w:val="15"/>
                <w:szCs w:val="15"/>
              </w:rPr>
            </w:pPr>
            <w:r>
              <w:rPr>
                <w:sz w:val="15"/>
                <w:szCs w:val="15"/>
              </w:rPr>
              <w:t>Full</w:t>
            </w:r>
          </w:p>
        </w:tc>
        <w:tc>
          <w:tcPr>
            <w:tcW w:w="105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EEC0223" w14:textId="6C2FB5B7" w:rsidR="45CFC72E" w:rsidRDefault="45CFC72E" w:rsidP="45CFC72E">
            <w:pPr>
              <w:spacing w:line="250" w:lineRule="auto"/>
              <w:rPr>
                <w:sz w:val="15"/>
                <w:szCs w:val="15"/>
              </w:rPr>
            </w:pPr>
            <w:r>
              <w:rPr>
                <w:sz w:val="15"/>
                <w:szCs w:val="15"/>
              </w:rPr>
              <w:t>Full</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BF7B158" w14:textId="09E4E467" w:rsidR="45CFC72E" w:rsidRDefault="45CFC72E" w:rsidP="45CFC72E">
            <w:pPr>
              <w:spacing w:line="250" w:lineRule="auto"/>
              <w:rPr>
                <w:sz w:val="15"/>
                <w:szCs w:val="15"/>
              </w:rPr>
            </w:pPr>
            <w:r>
              <w:rPr>
                <w:sz w:val="15"/>
                <w:szCs w:val="15"/>
              </w:rPr>
              <w:t>Scoped</w:t>
            </w:r>
          </w:p>
        </w:tc>
        <w:tc>
          <w:tcPr>
            <w:tcW w:w="968"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488EA1F" w14:textId="31576F1E" w:rsidR="45CFC72E" w:rsidRDefault="45CFC72E" w:rsidP="45CFC72E">
            <w:pPr>
              <w:spacing w:line="250" w:lineRule="auto"/>
              <w:rPr>
                <w:sz w:val="15"/>
                <w:szCs w:val="15"/>
              </w:rPr>
            </w:pPr>
            <w:r>
              <w:rPr>
                <w:sz w:val="15"/>
                <w:szCs w:val="15"/>
              </w:rPr>
              <w:t>Scoped</w:t>
            </w:r>
          </w:p>
        </w:tc>
        <w:tc>
          <w:tcPr>
            <w:tcW w:w="1036"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44B50A3" w14:textId="12CAEB30" w:rsidR="45CFC72E" w:rsidRDefault="45CFC72E" w:rsidP="45CFC72E">
            <w:pPr>
              <w:spacing w:line="250" w:lineRule="auto"/>
              <w:rPr>
                <w:sz w:val="15"/>
                <w:szCs w:val="15"/>
              </w:rPr>
            </w:pPr>
            <w:r>
              <w:rPr>
                <w:sz w:val="15"/>
                <w:szCs w:val="15"/>
              </w:rPr>
              <w:t>Scoped</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D181B2C" w14:textId="708030D6" w:rsidR="45CFC72E" w:rsidRDefault="45CFC72E" w:rsidP="45CFC72E">
            <w:pPr>
              <w:spacing w:line="250" w:lineRule="auto"/>
              <w:rPr>
                <w:sz w:val="15"/>
                <w:szCs w:val="15"/>
              </w:rPr>
            </w:pPr>
            <w:r>
              <w:rPr>
                <w:sz w:val="15"/>
                <w:szCs w:val="15"/>
              </w:rPr>
              <w:t>Scoped</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B1D74B4" w14:textId="4BB3CE17" w:rsidR="45CFC72E" w:rsidRDefault="00B94096" w:rsidP="45CFC72E">
            <w:pPr>
              <w:spacing w:line="250" w:lineRule="auto"/>
              <w:rPr>
                <w:sz w:val="15"/>
                <w:szCs w:val="15"/>
              </w:rPr>
            </w:pPr>
            <w:r>
              <w:rPr>
                <w:sz w:val="15"/>
                <w:szCs w:val="15"/>
              </w:rPr>
              <w:t>-</w:t>
            </w:r>
          </w:p>
        </w:tc>
        <w:tc>
          <w:tcPr>
            <w:tcW w:w="84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1E19744" w14:textId="3E8D32B0" w:rsidR="45CFC72E" w:rsidRDefault="00B94096" w:rsidP="45CFC72E">
            <w:pPr>
              <w:spacing w:line="250" w:lineRule="auto"/>
              <w:rPr>
                <w:sz w:val="15"/>
                <w:szCs w:val="15"/>
              </w:rPr>
            </w:pPr>
            <w:r>
              <w:rPr>
                <w:sz w:val="15"/>
                <w:szCs w:val="15"/>
              </w:rPr>
              <w:t>-</w:t>
            </w:r>
          </w:p>
        </w:tc>
      </w:tr>
    </w:tbl>
    <w:p w14:paraId="26235E5C" w14:textId="72450ADF" w:rsidR="00E73D4B" w:rsidRPr="006F05D7" w:rsidRDefault="03AE59B6" w:rsidP="45CFC72E">
      <w:pPr>
        <w:spacing w:before="40" w:after="160"/>
        <w:jc w:val="center"/>
        <w:rPr>
          <w:i/>
          <w:iCs/>
          <w:color w:val="5A6B85"/>
          <w:sz w:val="16"/>
          <w:szCs w:val="16"/>
        </w:rPr>
      </w:pPr>
      <w:r>
        <w:rPr>
          <w:i/>
          <w:iCs/>
          <w:color w:val="5A6B85"/>
          <w:sz w:val="16"/>
          <w:szCs w:val="16"/>
        </w:rPr>
        <w:t>Legend: Full = full capability · Scoped = limited to assignment · - = denied</w:t>
      </w:r>
    </w:p>
    <w:p w14:paraId="0D455EAA" w14:textId="77777777" w:rsidR="00E73D4B" w:rsidRPr="006F05D7" w:rsidRDefault="03AE59B6" w:rsidP="006F05D7">
      <w:pPr>
        <w:pStyle w:val="Heading1"/>
      </w:pPr>
      <w:bookmarkStart w:id="28" w:name="_Toc890348424"/>
      <w:bookmarkStart w:id="29" w:name="_Toc240108373"/>
      <w:bookmarkStart w:id="30" w:name="_Toc240127382"/>
      <w:r>
        <w:t>4. Solution Capability Overview</w:t>
      </w:r>
      <w:bookmarkEnd w:id="28"/>
      <w:bookmarkEnd w:id="29"/>
      <w:bookmarkEnd w:id="30"/>
    </w:p>
    <w:p w14:paraId="73664F00" w14:textId="0761D2EC" w:rsidR="00E73D4B" w:rsidRPr="006F05D7" w:rsidRDefault="00106196">
      <w:pPr>
        <w:spacing w:line="276" w:lineRule="auto"/>
      </w:pPr>
      <w:proofErr w:type="spellStart"/>
      <w:r>
        <w:t>Docaya</w:t>
      </w:r>
      <w:proofErr w:type="spellEnd"/>
      <w:r>
        <w:t xml:space="preserve"> is delivered as an integrated set of sixteen functional modules. The table below is the master capability catalogue; each module is designed in detail in Sections 6–21.</w:t>
      </w:r>
    </w:p>
    <w:tbl>
      <w:tblPr>
        <w:tblW w:w="10217" w:type="dxa"/>
        <w:tblCellMar>
          <w:left w:w="10" w:type="dxa"/>
          <w:right w:w="10" w:type="dxa"/>
        </w:tblCellMar>
        <w:tblLook w:val="0020" w:firstRow="1" w:lastRow="0" w:firstColumn="0" w:lastColumn="0" w:noHBand="0" w:noVBand="0"/>
      </w:tblPr>
      <w:tblGrid>
        <w:gridCol w:w="590"/>
        <w:gridCol w:w="2370"/>
        <w:gridCol w:w="4047"/>
        <w:gridCol w:w="3210"/>
      </w:tblGrid>
      <w:tr w:rsidR="00516A11" w14:paraId="30CD90F7" w14:textId="24306A0D" w:rsidTr="00B94096">
        <w:trPr>
          <w:trHeight w:val="375"/>
          <w:tblHeader/>
        </w:trPr>
        <w:tc>
          <w:tcPr>
            <w:tcW w:w="59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A39C530" w14:textId="77777777" w:rsidR="00516A11" w:rsidRPr="006F05D7" w:rsidRDefault="4C66B82F" w:rsidP="45CFC72E">
            <w:pPr>
              <w:spacing w:line="249" w:lineRule="auto"/>
              <w:rPr>
                <w:b/>
                <w:bCs/>
                <w:color w:val="FFFFFF"/>
                <w:kern w:val="2"/>
                <w:sz w:val="17"/>
                <w:szCs w:val="17"/>
                <w14:ligatures w14:val="standardContextual"/>
              </w:rPr>
            </w:pPr>
            <w:r>
              <w:rPr>
                <w:b/>
                <w:bCs/>
                <w:color w:val="FFFFFF"/>
                <w:sz w:val="17"/>
                <w:szCs w:val="17"/>
              </w:rPr>
              <w:t>#</w:t>
            </w:r>
          </w:p>
        </w:tc>
        <w:tc>
          <w:tcPr>
            <w:tcW w:w="237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54E7BD5" w14:textId="77777777" w:rsidR="00516A11" w:rsidRPr="006F05D7" w:rsidRDefault="4C66B82F" w:rsidP="45CFC72E">
            <w:pPr>
              <w:spacing w:line="249" w:lineRule="auto"/>
              <w:rPr>
                <w:b/>
                <w:bCs/>
                <w:color w:val="FFFFFF"/>
                <w:sz w:val="17"/>
                <w:szCs w:val="17"/>
              </w:rPr>
            </w:pPr>
            <w:r>
              <w:rPr>
                <w:b/>
                <w:bCs/>
                <w:color w:val="FFFFFF"/>
                <w:sz w:val="17"/>
                <w:szCs w:val="17"/>
              </w:rPr>
              <w:t>Module</w:t>
            </w:r>
          </w:p>
        </w:tc>
        <w:tc>
          <w:tcPr>
            <w:tcW w:w="4047"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EF17977" w14:textId="77777777" w:rsidR="00516A11" w:rsidRPr="006F05D7" w:rsidRDefault="4C66B82F" w:rsidP="45CFC72E">
            <w:pPr>
              <w:spacing w:line="249" w:lineRule="auto"/>
              <w:rPr>
                <w:b/>
                <w:bCs/>
                <w:color w:val="FFFFFF"/>
                <w:sz w:val="17"/>
                <w:szCs w:val="17"/>
              </w:rPr>
            </w:pPr>
            <w:r>
              <w:rPr>
                <w:b/>
                <w:bCs/>
                <w:color w:val="FFFFFF"/>
                <w:sz w:val="17"/>
                <w:szCs w:val="17"/>
              </w:rPr>
              <w:t>Core capability</w:t>
            </w:r>
          </w:p>
        </w:tc>
        <w:tc>
          <w:tcPr>
            <w:tcW w:w="3210" w:type="dxa"/>
            <w:tcBorders>
              <w:top w:val="single" w:sz="8" w:space="0" w:color="C9E3D9"/>
              <w:left w:val="nil"/>
              <w:bottom w:val="single" w:sz="8" w:space="0" w:color="C9E3D9"/>
              <w:right w:val="single" w:sz="8" w:space="0" w:color="C9E3D9"/>
            </w:tcBorders>
            <w:shd w:val="clear" w:color="0E1330" w:fill="0E1330"/>
          </w:tcPr>
          <w:p w14:paraId="70614C50" w14:textId="361ADDC9" w:rsidR="00516A11" w:rsidRPr="006F05D7" w:rsidRDefault="4C66B82F">
            <w:pPr>
              <w:spacing w:line="249" w:lineRule="auto"/>
              <w:rPr>
                <w:b/>
                <w:bCs/>
                <w:color w:val="FFFFFF"/>
                <w:sz w:val="17"/>
                <w:szCs w:val="17"/>
              </w:rPr>
            </w:pPr>
            <w:r>
              <w:rPr>
                <w:b/>
                <w:bCs/>
                <w:color w:val="FFFFFF"/>
                <w:sz w:val="17"/>
                <w:szCs w:val="17"/>
              </w:rPr>
              <w:t xml:space="preserve">Special </w:t>
            </w:r>
            <w:proofErr w:type="gramStart"/>
            <w:r>
              <w:rPr>
                <w:b/>
                <w:bCs/>
                <w:color w:val="FFFFFF"/>
                <w:sz w:val="17"/>
                <w:szCs w:val="17"/>
              </w:rPr>
              <w:t>Note</w:t>
            </w:r>
            <w:r w:rsidR="004866FD">
              <w:rPr>
                <w:b/>
                <w:bCs/>
                <w:color w:val="FFFFFF"/>
                <w:sz w:val="17"/>
                <w:szCs w:val="17"/>
              </w:rPr>
              <w:t xml:space="preserve">  /</w:t>
            </w:r>
            <w:proofErr w:type="gramEnd"/>
            <w:r w:rsidR="004866FD">
              <w:rPr>
                <w:b/>
                <w:bCs/>
                <w:color w:val="FFFFFF"/>
                <w:sz w:val="17"/>
                <w:szCs w:val="17"/>
              </w:rPr>
              <w:t xml:space="preserve"> To Validate</w:t>
            </w:r>
          </w:p>
        </w:tc>
      </w:tr>
      <w:tr w:rsidR="00516A11" w14:paraId="4A7A96AC" w14:textId="5FB97FDD"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F7375EA" w14:textId="77777777" w:rsidR="00516A11" w:rsidRPr="00ED3F33" w:rsidRDefault="4C66B82F" w:rsidP="45CFC72E">
            <w:pPr>
              <w:spacing w:line="250" w:lineRule="auto"/>
              <w:rPr>
                <w:b/>
                <w:color w:val="0E1330"/>
                <w:sz w:val="16"/>
                <w:szCs w:val="16"/>
              </w:rPr>
            </w:pPr>
            <w:r>
              <w:rPr>
                <w:b/>
                <w:color w:val="0E1330"/>
                <w:sz w:val="16"/>
                <w:szCs w:val="16"/>
              </w:rPr>
              <w:t>M1</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4847B9A" w14:textId="77777777" w:rsidR="00516A11" w:rsidRPr="006F05D7" w:rsidRDefault="4C66B82F" w:rsidP="45CFC72E">
            <w:pPr>
              <w:spacing w:line="250" w:lineRule="auto"/>
              <w:rPr>
                <w:sz w:val="16"/>
                <w:szCs w:val="16"/>
              </w:rPr>
            </w:pPr>
            <w:r>
              <w:rPr>
                <w:sz w:val="16"/>
                <w:szCs w:val="16"/>
              </w:rPr>
              <w:t>Capture &amp; Document Registration</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9601AC1" w14:textId="77777777" w:rsidR="00516A11" w:rsidRPr="006F05D7" w:rsidRDefault="4C66B82F" w:rsidP="45CFC72E">
            <w:pPr>
              <w:spacing w:line="250" w:lineRule="auto"/>
              <w:rPr>
                <w:sz w:val="16"/>
                <w:szCs w:val="16"/>
              </w:rPr>
            </w:pPr>
            <w:r>
              <w:rPr>
                <w:sz w:val="16"/>
                <w:szCs w:val="16"/>
              </w:rPr>
              <w:t>Multi-format capture into staging, auto-metadata, unique tracking number, Azure SQL registry</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77BBAB0E" w14:textId="22DE6108" w:rsidR="00516A11" w:rsidRDefault="009F58BF">
            <w:pPr>
              <w:spacing w:line="250" w:lineRule="auto"/>
              <w:rPr>
                <w:b/>
                <w:bCs/>
                <w:color w:val="EE0000"/>
                <w:sz w:val="16"/>
                <w:szCs w:val="16"/>
              </w:rPr>
            </w:pPr>
            <w:r>
              <w:rPr>
                <w:b/>
                <w:bCs/>
                <w:color w:val="EE0000"/>
                <w:sz w:val="16"/>
                <w:szCs w:val="16"/>
              </w:rPr>
              <w:t xml:space="preserve">P1 - </w:t>
            </w:r>
            <w:r w:rsidR="004866FD" w:rsidRPr="00F33763">
              <w:rPr>
                <w:b/>
                <w:bCs/>
                <w:color w:val="EE0000"/>
                <w:sz w:val="16"/>
                <w:szCs w:val="16"/>
              </w:rPr>
              <w:t xml:space="preserve">Blob and proper folder structure to be created as per </w:t>
            </w:r>
            <w:proofErr w:type="spellStart"/>
            <w:r w:rsidR="004866FD" w:rsidRPr="00F33763">
              <w:rPr>
                <w:b/>
                <w:bCs/>
                <w:color w:val="EE0000"/>
                <w:sz w:val="16"/>
                <w:szCs w:val="16"/>
              </w:rPr>
              <w:t>Docaya</w:t>
            </w:r>
            <w:proofErr w:type="spellEnd"/>
            <w:r w:rsidR="004866FD" w:rsidRPr="00F33763">
              <w:rPr>
                <w:b/>
                <w:bCs/>
                <w:color w:val="EE0000"/>
                <w:sz w:val="16"/>
                <w:szCs w:val="16"/>
              </w:rPr>
              <w:t xml:space="preserve"> Tracking ID </w:t>
            </w:r>
            <w:r w:rsidR="00F33763">
              <w:rPr>
                <w:b/>
                <w:bCs/>
                <w:color w:val="EE0000"/>
                <w:sz w:val="16"/>
                <w:szCs w:val="16"/>
              </w:rPr>
              <w:t>–</w:t>
            </w:r>
            <w:r w:rsidR="004866FD" w:rsidRPr="00F33763">
              <w:rPr>
                <w:b/>
                <w:bCs/>
                <w:color w:val="EE0000"/>
                <w:sz w:val="16"/>
                <w:szCs w:val="16"/>
              </w:rPr>
              <w:t xml:space="preserve"> OJ</w:t>
            </w:r>
          </w:p>
          <w:p w14:paraId="6A6B2337" w14:textId="787D6F9E" w:rsidR="00F33763" w:rsidRPr="00F33763" w:rsidRDefault="009F58BF">
            <w:pPr>
              <w:spacing w:line="250" w:lineRule="auto"/>
              <w:rPr>
                <w:b/>
                <w:bCs/>
                <w:color w:val="EE0000"/>
                <w:sz w:val="16"/>
                <w:szCs w:val="16"/>
              </w:rPr>
            </w:pPr>
            <w:r>
              <w:rPr>
                <w:b/>
                <w:bCs/>
                <w:color w:val="EE0000"/>
                <w:sz w:val="16"/>
                <w:szCs w:val="16"/>
              </w:rPr>
              <w:t xml:space="preserve">P1 - </w:t>
            </w:r>
            <w:r w:rsidR="00F33763" w:rsidRPr="00F33763">
              <w:rPr>
                <w:b/>
                <w:bCs/>
                <w:color w:val="EE0000"/>
                <w:sz w:val="16"/>
                <w:szCs w:val="16"/>
              </w:rPr>
              <w:t>Whole Azure</w:t>
            </w:r>
            <w:r w:rsidR="00F33763">
              <w:rPr>
                <w:b/>
                <w:bCs/>
                <w:color w:val="EE0000"/>
                <w:sz w:val="16"/>
                <w:szCs w:val="16"/>
              </w:rPr>
              <w:t xml:space="preserve">; </w:t>
            </w:r>
            <w:r w:rsidR="00F33763" w:rsidRPr="00F33763">
              <w:rPr>
                <w:b/>
                <w:bCs/>
                <w:color w:val="EE0000"/>
                <w:sz w:val="16"/>
                <w:szCs w:val="16"/>
              </w:rPr>
              <w:t>SQ</w:t>
            </w:r>
            <w:r w:rsidR="00F33763">
              <w:rPr>
                <w:b/>
                <w:bCs/>
                <w:color w:val="EE0000"/>
                <w:sz w:val="16"/>
                <w:szCs w:val="16"/>
              </w:rPr>
              <w:t xml:space="preserve">L </w:t>
            </w:r>
            <w:r w:rsidR="00F33763" w:rsidRPr="00F33763">
              <w:rPr>
                <w:b/>
                <w:bCs/>
                <w:color w:val="EE0000"/>
                <w:sz w:val="16"/>
                <w:szCs w:val="16"/>
              </w:rPr>
              <w:t xml:space="preserve">Db design </w:t>
            </w:r>
            <w:r w:rsidR="00F33763">
              <w:rPr>
                <w:b/>
                <w:bCs/>
                <w:color w:val="EE0000"/>
                <w:sz w:val="16"/>
                <w:szCs w:val="16"/>
              </w:rPr>
              <w:t>–</w:t>
            </w:r>
            <w:r w:rsidR="00F33763" w:rsidRPr="00F33763">
              <w:rPr>
                <w:b/>
                <w:bCs/>
                <w:color w:val="EE0000"/>
                <w:sz w:val="16"/>
                <w:szCs w:val="16"/>
              </w:rPr>
              <w:t xml:space="preserve"> OJ</w:t>
            </w:r>
            <w:r w:rsidR="00F33763">
              <w:rPr>
                <w:b/>
                <w:bCs/>
                <w:color w:val="EE0000"/>
                <w:sz w:val="16"/>
                <w:szCs w:val="16"/>
              </w:rPr>
              <w:t xml:space="preserve"> + Danish – applicable to all module</w:t>
            </w:r>
          </w:p>
        </w:tc>
      </w:tr>
      <w:tr w:rsidR="00516A11" w14:paraId="7B3C33F3" w14:textId="2B32DE55"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C77CCE" w14:textId="77777777" w:rsidR="00516A11" w:rsidRPr="00ED3F33" w:rsidRDefault="4C66B82F" w:rsidP="45CFC72E">
            <w:pPr>
              <w:spacing w:line="250" w:lineRule="auto"/>
              <w:rPr>
                <w:b/>
                <w:color w:val="0E1330"/>
                <w:sz w:val="16"/>
                <w:szCs w:val="16"/>
              </w:rPr>
            </w:pPr>
            <w:r>
              <w:rPr>
                <w:b/>
                <w:color w:val="0E1330"/>
                <w:sz w:val="16"/>
                <w:szCs w:val="16"/>
              </w:rPr>
              <w:t>M2</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2B6D6BA" w14:textId="77777777" w:rsidR="00516A11" w:rsidRPr="006F05D7" w:rsidRDefault="4C66B82F" w:rsidP="45CFC72E">
            <w:pPr>
              <w:spacing w:line="250" w:lineRule="auto"/>
              <w:rPr>
                <w:sz w:val="16"/>
                <w:szCs w:val="16"/>
              </w:rPr>
            </w:pPr>
            <w:r>
              <w:rPr>
                <w:sz w:val="16"/>
                <w:szCs w:val="16"/>
              </w:rPr>
              <w:t>Classification &amp; Metadata</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D2DF28" w14:textId="084AE164" w:rsidR="00516A11" w:rsidRPr="00894A95" w:rsidRDefault="4C66B82F" w:rsidP="45CFC72E">
            <w:pPr>
              <w:spacing w:line="249" w:lineRule="auto"/>
              <w:rPr>
                <w:kern w:val="2"/>
                <w:sz w:val="16"/>
                <w:szCs w:val="16"/>
                <w14:ligatures w14:val="standardContextual"/>
              </w:rPr>
            </w:pPr>
            <w:r>
              <w:rPr>
                <w:sz w:val="16"/>
                <w:szCs w:val="16"/>
              </w:rPr>
              <w:t>Manual class, sensitivity, department and approval-flow selection by the Editor; no AI feature at loading, registration or classification</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59882530" w14:textId="70B2EAE9" w:rsidR="00516A11" w:rsidRPr="004866FD" w:rsidRDefault="004866FD" w:rsidP="45CFC72E">
            <w:pPr>
              <w:spacing w:line="249" w:lineRule="auto"/>
              <w:rPr>
                <w:sz w:val="16"/>
                <w:szCs w:val="16"/>
              </w:rPr>
            </w:pPr>
            <w:r>
              <w:rPr>
                <w:sz w:val="16"/>
                <w:szCs w:val="16"/>
              </w:rPr>
              <w:t>s</w:t>
            </w:r>
            <w:r w:rsidR="00106196" w:rsidRPr="004866FD">
              <w:rPr>
                <w:sz w:val="16"/>
                <w:szCs w:val="16"/>
              </w:rPr>
              <w:t>to</w:t>
            </w:r>
            <w:r w:rsidR="001B4846" w:rsidRPr="004866FD">
              <w:rPr>
                <w:sz w:val="16"/>
                <w:szCs w:val="16"/>
              </w:rPr>
              <w:t>rag</w:t>
            </w:r>
            <w:r w:rsidR="00106196" w:rsidRPr="004866FD">
              <w:rPr>
                <w:sz w:val="16"/>
                <w:szCs w:val="16"/>
              </w:rPr>
              <w:t>e to be confirmed at POC. Standard is now a classification dimension (Section 7.1).</w:t>
            </w:r>
          </w:p>
        </w:tc>
      </w:tr>
      <w:tr w:rsidR="00516A11" w14:paraId="0A7A7A46" w14:textId="5707991F"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55871B" w14:textId="77777777" w:rsidR="00516A11" w:rsidRPr="00ED3F33" w:rsidRDefault="4C66B82F" w:rsidP="45CFC72E">
            <w:pPr>
              <w:spacing w:line="250" w:lineRule="auto"/>
              <w:rPr>
                <w:b/>
                <w:color w:val="0E1330"/>
                <w:sz w:val="16"/>
                <w:szCs w:val="16"/>
              </w:rPr>
            </w:pPr>
            <w:r>
              <w:rPr>
                <w:b/>
                <w:color w:val="0E1330"/>
                <w:sz w:val="16"/>
                <w:szCs w:val="16"/>
              </w:rPr>
              <w:t>M3</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E5D062D" w14:textId="77777777" w:rsidR="00516A11" w:rsidRPr="006F05D7" w:rsidRDefault="4C66B82F" w:rsidP="45CFC72E">
            <w:pPr>
              <w:spacing w:line="250" w:lineRule="auto"/>
              <w:rPr>
                <w:sz w:val="16"/>
                <w:szCs w:val="16"/>
              </w:rPr>
            </w:pPr>
            <w:r>
              <w:rPr>
                <w:sz w:val="16"/>
                <w:szCs w:val="16"/>
              </w:rPr>
              <w:t>Workflow &amp; Approval</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3C99E47" w14:textId="77777777" w:rsidR="00516A11" w:rsidRPr="006F05D7" w:rsidRDefault="4C66B82F" w:rsidP="45CFC72E">
            <w:pPr>
              <w:spacing w:line="250" w:lineRule="auto"/>
              <w:rPr>
                <w:sz w:val="16"/>
                <w:szCs w:val="16"/>
              </w:rPr>
            </w:pPr>
            <w:r>
              <w:rPr>
                <w:sz w:val="16"/>
                <w:szCs w:val="16"/>
              </w:rPr>
              <w:t>Configurable single/sequential/parallel approval with SLA and escalation</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14713F73" w14:textId="77777777" w:rsidR="004866FD" w:rsidRDefault="45CFC72E" w:rsidP="45CFC72E">
            <w:pPr>
              <w:spacing w:line="250" w:lineRule="auto"/>
              <w:rPr>
                <w:sz w:val="16"/>
                <w:szCs w:val="16"/>
              </w:rPr>
            </w:pPr>
            <w:r>
              <w:rPr>
                <w:sz w:val="16"/>
                <w:szCs w:val="16"/>
              </w:rPr>
              <w:t>Extended: 3–4-level named review chain, threaded comments, working-day SLA engine (Section 8.4–8.6)</w:t>
            </w:r>
          </w:p>
          <w:p w14:paraId="2049627E" w14:textId="339BD9C7" w:rsidR="0059483A" w:rsidRPr="006F05D7" w:rsidRDefault="009F58BF" w:rsidP="45CFC72E">
            <w:pPr>
              <w:spacing w:line="250" w:lineRule="auto"/>
              <w:rPr>
                <w:sz w:val="16"/>
                <w:szCs w:val="16"/>
              </w:rPr>
            </w:pPr>
            <w:r>
              <w:rPr>
                <w:color w:val="EE0000"/>
                <w:sz w:val="16"/>
                <w:szCs w:val="16"/>
              </w:rPr>
              <w:t xml:space="preserve">P2 - </w:t>
            </w:r>
            <w:r w:rsidR="0059483A" w:rsidRPr="0059483A">
              <w:rPr>
                <w:color w:val="EE0000"/>
                <w:sz w:val="16"/>
                <w:szCs w:val="16"/>
              </w:rPr>
              <w:t>POC for parallel and sequential workflow</w:t>
            </w:r>
            <w:r w:rsidR="0059483A">
              <w:rPr>
                <w:color w:val="EE0000"/>
                <w:sz w:val="16"/>
                <w:szCs w:val="16"/>
              </w:rPr>
              <w:t xml:space="preserve"> – Danish &amp; harish</w:t>
            </w:r>
          </w:p>
        </w:tc>
      </w:tr>
      <w:tr w:rsidR="00516A11" w14:paraId="1BFEDE95" w14:textId="2553CB87"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782E433" w14:textId="77777777" w:rsidR="00516A11" w:rsidRPr="00ED3F33" w:rsidRDefault="4C66B82F" w:rsidP="45CFC72E">
            <w:pPr>
              <w:spacing w:line="250" w:lineRule="auto"/>
              <w:rPr>
                <w:b/>
                <w:color w:val="0E1330"/>
                <w:sz w:val="16"/>
                <w:szCs w:val="16"/>
              </w:rPr>
            </w:pPr>
            <w:r>
              <w:rPr>
                <w:b/>
                <w:color w:val="0E1330"/>
                <w:sz w:val="16"/>
                <w:szCs w:val="16"/>
              </w:rPr>
              <w:t>M4</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AE07413" w14:textId="77777777" w:rsidR="00516A11" w:rsidRPr="006F05D7" w:rsidRDefault="4C66B82F" w:rsidP="45CFC72E">
            <w:pPr>
              <w:spacing w:line="250" w:lineRule="auto"/>
              <w:rPr>
                <w:sz w:val="16"/>
                <w:szCs w:val="16"/>
              </w:rPr>
            </w:pPr>
            <w:r>
              <w:rPr>
                <w:sz w:val="16"/>
                <w:szCs w:val="16"/>
              </w:rPr>
              <w:t>Promotion &amp; Publishing</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A401B11" w14:textId="1C2B8A8D" w:rsidR="00516A11" w:rsidRPr="006F05D7" w:rsidRDefault="4C66B82F" w:rsidP="45CFC72E">
            <w:pPr>
              <w:spacing w:line="250" w:lineRule="auto"/>
              <w:rPr>
                <w:sz w:val="16"/>
                <w:szCs w:val="16"/>
              </w:rPr>
            </w:pPr>
            <w:r>
              <w:rPr>
                <w:sz w:val="16"/>
                <w:szCs w:val="16"/>
              </w:rPr>
              <w:t>Approved original file promoted to the correct live SharePoint library, versioned</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45D54F55" w14:textId="77777777" w:rsidR="00516A11" w:rsidRPr="003E4AB9" w:rsidRDefault="009F58BF" w:rsidP="45CFC72E">
            <w:pPr>
              <w:spacing w:line="250" w:lineRule="auto"/>
              <w:rPr>
                <w:b/>
                <w:bCs/>
                <w:color w:val="EE0000"/>
                <w:sz w:val="16"/>
                <w:szCs w:val="16"/>
              </w:rPr>
            </w:pPr>
            <w:r w:rsidRPr="003E4AB9">
              <w:rPr>
                <w:b/>
                <w:bCs/>
                <w:color w:val="EE0000"/>
                <w:sz w:val="16"/>
                <w:szCs w:val="16"/>
              </w:rPr>
              <w:t xml:space="preserve">P1- How file will move from BLOB to </w:t>
            </w:r>
            <w:proofErr w:type="spellStart"/>
            <w:proofErr w:type="gramStart"/>
            <w:r w:rsidRPr="003E4AB9">
              <w:rPr>
                <w:b/>
                <w:bCs/>
                <w:color w:val="EE0000"/>
                <w:sz w:val="16"/>
                <w:szCs w:val="16"/>
              </w:rPr>
              <w:t>sharepoint</w:t>
            </w:r>
            <w:proofErr w:type="spellEnd"/>
            <w:r w:rsidRPr="003E4AB9">
              <w:rPr>
                <w:b/>
                <w:bCs/>
                <w:color w:val="EE0000"/>
                <w:sz w:val="16"/>
                <w:szCs w:val="16"/>
              </w:rPr>
              <w:t xml:space="preserve"> ,</w:t>
            </w:r>
            <w:proofErr w:type="gramEnd"/>
            <w:r w:rsidRPr="003E4AB9">
              <w:rPr>
                <w:b/>
                <w:bCs/>
                <w:color w:val="EE0000"/>
                <w:sz w:val="16"/>
                <w:szCs w:val="16"/>
              </w:rPr>
              <w:t xml:space="preserve"> also push the notification to defined scope users</w:t>
            </w:r>
          </w:p>
          <w:p w14:paraId="1AB3BF0E" w14:textId="6C44D4FC" w:rsidR="003E4AB9" w:rsidRPr="003E4AB9" w:rsidRDefault="003E4AB9" w:rsidP="45CFC72E">
            <w:pPr>
              <w:spacing w:line="250" w:lineRule="auto"/>
              <w:rPr>
                <w:b/>
                <w:bCs/>
                <w:color w:val="EE0000"/>
                <w:sz w:val="16"/>
                <w:szCs w:val="16"/>
              </w:rPr>
            </w:pPr>
            <w:r w:rsidRPr="003E4AB9">
              <w:rPr>
                <w:b/>
                <w:bCs/>
                <w:color w:val="EE0000"/>
                <w:sz w:val="16"/>
                <w:szCs w:val="16"/>
              </w:rPr>
              <w:t>Danish, Ojashwa, Harish</w:t>
            </w:r>
          </w:p>
        </w:tc>
      </w:tr>
      <w:tr w:rsidR="00516A11" w14:paraId="4C066228" w14:textId="7CB53AB9"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A886DC" w14:textId="77777777" w:rsidR="00516A11" w:rsidRPr="00ED3F33" w:rsidRDefault="4C66B82F" w:rsidP="45CFC72E">
            <w:pPr>
              <w:spacing w:line="250" w:lineRule="auto"/>
              <w:rPr>
                <w:b/>
                <w:color w:val="0E1330"/>
                <w:sz w:val="16"/>
                <w:szCs w:val="16"/>
              </w:rPr>
            </w:pPr>
            <w:r>
              <w:rPr>
                <w:b/>
                <w:color w:val="0E1330"/>
                <w:sz w:val="16"/>
                <w:szCs w:val="16"/>
              </w:rPr>
              <w:t>M5</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CEEE70" w14:textId="77777777" w:rsidR="00516A11" w:rsidRPr="006F05D7" w:rsidRDefault="4C66B82F" w:rsidP="45CFC72E">
            <w:pPr>
              <w:spacing w:line="250" w:lineRule="auto"/>
              <w:rPr>
                <w:sz w:val="16"/>
                <w:szCs w:val="16"/>
              </w:rPr>
            </w:pPr>
            <w:r>
              <w:rPr>
                <w:sz w:val="16"/>
                <w:szCs w:val="16"/>
              </w:rPr>
              <w:t>Staging Lifecycle &amp; Cleanup</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911C2E" w14:textId="77777777" w:rsidR="00516A11" w:rsidRPr="006F05D7" w:rsidRDefault="4C66B82F" w:rsidP="45CFC72E">
            <w:pPr>
              <w:spacing w:line="250" w:lineRule="auto"/>
              <w:rPr>
                <w:sz w:val="16"/>
                <w:szCs w:val="16"/>
              </w:rPr>
            </w:pPr>
            <w:r>
              <w:rPr>
                <w:sz w:val="16"/>
                <w:szCs w:val="16"/>
              </w:rPr>
              <w:t>Approved/rejected handling, purge or retain policy, published-folder move</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4F9AC5B7" w14:textId="77777777" w:rsidR="00516A11" w:rsidRPr="001164C6" w:rsidRDefault="00516A11" w:rsidP="45CFC72E">
            <w:pPr>
              <w:spacing w:line="250" w:lineRule="auto"/>
              <w:rPr>
                <w:sz w:val="16"/>
                <w:szCs w:val="16"/>
              </w:rPr>
            </w:pPr>
          </w:p>
        </w:tc>
      </w:tr>
      <w:tr w:rsidR="00516A11" w14:paraId="42C73578" w14:textId="7F9FD6B7"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3D7B282" w14:textId="77777777" w:rsidR="00516A11" w:rsidRPr="00ED3F33" w:rsidRDefault="4C66B82F" w:rsidP="45CFC72E">
            <w:pPr>
              <w:spacing w:line="250" w:lineRule="auto"/>
              <w:rPr>
                <w:b/>
                <w:color w:val="0E1330"/>
                <w:sz w:val="16"/>
                <w:szCs w:val="16"/>
              </w:rPr>
            </w:pPr>
            <w:r>
              <w:rPr>
                <w:b/>
                <w:color w:val="0E1330"/>
                <w:sz w:val="16"/>
                <w:szCs w:val="16"/>
              </w:rPr>
              <w:t>M6</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FBC3B0E" w14:textId="0550A53F" w:rsidR="00516A11" w:rsidRPr="006F05D7" w:rsidRDefault="0028069C" w:rsidP="45CFC72E">
            <w:pPr>
              <w:spacing w:line="250" w:lineRule="auto"/>
              <w:rPr>
                <w:sz w:val="16"/>
                <w:szCs w:val="16"/>
              </w:rPr>
            </w:pPr>
            <w:r>
              <w:rPr>
                <w:sz w:val="16"/>
                <w:szCs w:val="16"/>
              </w:rPr>
              <w:t xml:space="preserve">metadata and full-text search </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0958F1D" w14:textId="09E35758" w:rsidR="00516A11" w:rsidRPr="006F05D7" w:rsidRDefault="00106196" w:rsidP="45CFC72E">
            <w:pPr>
              <w:spacing w:line="250" w:lineRule="auto"/>
              <w:rPr>
                <w:sz w:val="16"/>
                <w:szCs w:val="16"/>
              </w:rPr>
            </w:pPr>
            <w:r>
              <w:rPr>
                <w:sz w:val="16"/>
                <w:szCs w:val="16"/>
              </w:rPr>
              <w:t xml:space="preserve">grounded </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31FD377F" w14:textId="56318020" w:rsidR="00516A11" w:rsidRPr="009F58BF" w:rsidRDefault="009F58BF" w:rsidP="45CFC72E">
            <w:pPr>
              <w:spacing w:line="250" w:lineRule="auto"/>
              <w:rPr>
                <w:b/>
                <w:bCs/>
                <w:sz w:val="16"/>
                <w:szCs w:val="16"/>
              </w:rPr>
            </w:pPr>
            <w:r w:rsidRPr="009F58BF">
              <w:rPr>
                <w:b/>
                <w:bCs/>
                <w:color w:val="EE0000"/>
                <w:sz w:val="16"/>
                <w:szCs w:val="16"/>
              </w:rPr>
              <w:t>P1 – Apple, Ojashwa to do the POC based on SQL DB</w:t>
            </w:r>
          </w:p>
        </w:tc>
      </w:tr>
      <w:tr w:rsidR="00516A11" w14:paraId="574DB632" w14:textId="5A46D748"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86C0588" w14:textId="77777777" w:rsidR="00516A11" w:rsidRPr="00ED3F33" w:rsidRDefault="4C66B82F" w:rsidP="45CFC72E">
            <w:pPr>
              <w:spacing w:line="250" w:lineRule="auto"/>
              <w:rPr>
                <w:b/>
                <w:color w:val="0E1330"/>
                <w:sz w:val="16"/>
                <w:szCs w:val="16"/>
              </w:rPr>
            </w:pPr>
            <w:r>
              <w:rPr>
                <w:b/>
                <w:color w:val="0E1330"/>
                <w:sz w:val="16"/>
                <w:szCs w:val="16"/>
              </w:rPr>
              <w:t>M7</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828F4AC" w14:textId="77777777" w:rsidR="00516A11" w:rsidRPr="006F05D7" w:rsidRDefault="4C66B82F" w:rsidP="45CFC72E">
            <w:pPr>
              <w:spacing w:line="250" w:lineRule="auto"/>
              <w:rPr>
                <w:sz w:val="16"/>
                <w:szCs w:val="16"/>
              </w:rPr>
            </w:pPr>
            <w:r>
              <w:rPr>
                <w:sz w:val="16"/>
                <w:szCs w:val="16"/>
              </w:rPr>
              <w:t>Notification Center</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E920437" w14:textId="1644BD92" w:rsidR="00516A11" w:rsidRPr="006F05D7" w:rsidRDefault="7FE982B8" w:rsidP="45CFC72E">
            <w:pPr>
              <w:spacing w:line="250" w:lineRule="auto"/>
              <w:rPr>
                <w:sz w:val="16"/>
                <w:szCs w:val="16"/>
              </w:rPr>
            </w:pPr>
            <w:r>
              <w:rPr>
                <w:sz w:val="16"/>
                <w:szCs w:val="16"/>
              </w:rPr>
              <w:t xml:space="preserve">Scheduled, multi-channel alerts across every lifecycle stage, including expiry </w:t>
            </w:r>
            <w:proofErr w:type="spellStart"/>
            <w:r>
              <w:rPr>
                <w:sz w:val="16"/>
                <w:szCs w:val="16"/>
              </w:rPr>
              <w:t>etc</w:t>
            </w:r>
            <w:proofErr w:type="spellEnd"/>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6ABDBE52" w14:textId="4697F31B" w:rsidR="00516A11" w:rsidRPr="006F05D7" w:rsidRDefault="35D415A8" w:rsidP="45CFC72E">
            <w:pPr>
              <w:spacing w:line="250" w:lineRule="auto"/>
              <w:rPr>
                <w:sz w:val="16"/>
                <w:szCs w:val="16"/>
              </w:rPr>
            </w:pPr>
            <w:r>
              <w:rPr>
                <w:sz w:val="16"/>
                <w:szCs w:val="16"/>
              </w:rPr>
              <w:t>+ change-request ‘at risk’ / overdue alerts</w:t>
            </w:r>
          </w:p>
        </w:tc>
      </w:tr>
      <w:tr w:rsidR="00516A11" w14:paraId="3DBBD693" w14:textId="0C3B2F7A"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1162647" w14:textId="77777777" w:rsidR="00516A11" w:rsidRPr="00ED3F33" w:rsidRDefault="4C66B82F" w:rsidP="45CFC72E">
            <w:pPr>
              <w:spacing w:line="250" w:lineRule="auto"/>
              <w:rPr>
                <w:b/>
                <w:color w:val="0E1330"/>
                <w:sz w:val="16"/>
                <w:szCs w:val="16"/>
              </w:rPr>
            </w:pPr>
            <w:r>
              <w:rPr>
                <w:b/>
                <w:color w:val="0E1330"/>
                <w:sz w:val="16"/>
                <w:szCs w:val="16"/>
              </w:rPr>
              <w:t>M8</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1C7B6F5" w14:textId="77777777" w:rsidR="00516A11" w:rsidRPr="006F05D7" w:rsidRDefault="4C66B82F" w:rsidP="45CFC72E">
            <w:pPr>
              <w:spacing w:line="250" w:lineRule="auto"/>
              <w:rPr>
                <w:sz w:val="16"/>
                <w:szCs w:val="16"/>
              </w:rPr>
            </w:pPr>
            <w:r>
              <w:rPr>
                <w:sz w:val="16"/>
                <w:szCs w:val="16"/>
              </w:rPr>
              <w:t>Correspondence Management</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ECBFEAC" w14:textId="77777777" w:rsidR="00516A11" w:rsidRPr="006F05D7" w:rsidRDefault="4C66B82F" w:rsidP="45CFC72E">
            <w:pPr>
              <w:spacing w:line="250" w:lineRule="auto"/>
              <w:rPr>
                <w:sz w:val="16"/>
                <w:szCs w:val="16"/>
              </w:rPr>
            </w:pPr>
            <w:r>
              <w:rPr>
                <w:sz w:val="16"/>
                <w:szCs w:val="16"/>
              </w:rPr>
              <w:t>Incoming/outgoing correspondence, memos, circulars with reference numbers</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55990D12" w14:textId="77777777" w:rsidR="00516A11" w:rsidRDefault="00516A11" w:rsidP="45CFC72E">
            <w:pPr>
              <w:spacing w:line="250" w:lineRule="auto"/>
              <w:rPr>
                <w:sz w:val="16"/>
                <w:szCs w:val="16"/>
              </w:rPr>
            </w:pPr>
          </w:p>
        </w:tc>
      </w:tr>
      <w:tr w:rsidR="00516A11" w14:paraId="28477D9A" w14:textId="6B975CC1"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9F8FF89" w14:textId="77777777" w:rsidR="00516A11" w:rsidRPr="00ED3F33" w:rsidRDefault="4C66B82F" w:rsidP="45CFC72E">
            <w:pPr>
              <w:spacing w:line="250" w:lineRule="auto"/>
              <w:rPr>
                <w:b/>
                <w:color w:val="0E1330"/>
                <w:sz w:val="16"/>
                <w:szCs w:val="16"/>
              </w:rPr>
            </w:pPr>
            <w:r>
              <w:rPr>
                <w:b/>
                <w:color w:val="0E1330"/>
                <w:sz w:val="16"/>
                <w:szCs w:val="16"/>
              </w:rPr>
              <w:lastRenderedPageBreak/>
              <w:t>M9</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9482026" w14:textId="77777777" w:rsidR="00516A11" w:rsidRPr="006F05D7" w:rsidRDefault="4C66B82F" w:rsidP="45CFC72E">
            <w:pPr>
              <w:spacing w:line="250" w:lineRule="auto"/>
              <w:rPr>
                <w:sz w:val="16"/>
                <w:szCs w:val="16"/>
              </w:rPr>
            </w:pPr>
            <w:r>
              <w:rPr>
                <w:sz w:val="16"/>
                <w:szCs w:val="16"/>
              </w:rPr>
              <w:t>Records, Retention &amp; Legal Hold</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355FF86" w14:textId="77777777" w:rsidR="00516A11" w:rsidRPr="006F05D7" w:rsidRDefault="4C66B82F" w:rsidP="45CFC72E">
            <w:pPr>
              <w:spacing w:line="250" w:lineRule="auto"/>
              <w:rPr>
                <w:sz w:val="16"/>
                <w:szCs w:val="16"/>
              </w:rPr>
            </w:pPr>
            <w:r>
              <w:rPr>
                <w:sz w:val="16"/>
                <w:szCs w:val="16"/>
              </w:rPr>
              <w:t>Retention schedules, disposition, freeze and defensible deletion</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28CE4390" w14:textId="77777777" w:rsidR="00516A11" w:rsidRPr="12887E2F" w:rsidRDefault="00516A11" w:rsidP="45CFC72E">
            <w:pPr>
              <w:spacing w:line="250" w:lineRule="auto"/>
              <w:rPr>
                <w:sz w:val="16"/>
                <w:szCs w:val="16"/>
              </w:rPr>
            </w:pPr>
          </w:p>
        </w:tc>
      </w:tr>
      <w:tr w:rsidR="00516A11" w14:paraId="72940C0B" w14:textId="0C02B113"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554412A" w14:textId="77777777" w:rsidR="00516A11" w:rsidRPr="00ED3F33" w:rsidRDefault="4C66B82F" w:rsidP="45CFC72E">
            <w:pPr>
              <w:spacing w:line="250" w:lineRule="auto"/>
              <w:rPr>
                <w:b/>
                <w:color w:val="0E1330"/>
                <w:sz w:val="16"/>
                <w:szCs w:val="16"/>
              </w:rPr>
            </w:pPr>
            <w:r>
              <w:rPr>
                <w:b/>
                <w:color w:val="0E1330"/>
                <w:sz w:val="16"/>
                <w:szCs w:val="16"/>
              </w:rPr>
              <w:t>M10</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F723CA3" w14:textId="3E6073AA" w:rsidR="00516A11" w:rsidRPr="006F05D7" w:rsidRDefault="4C66B82F" w:rsidP="45CFC72E">
            <w:pPr>
              <w:spacing w:line="250" w:lineRule="auto"/>
              <w:rPr>
                <w:sz w:val="16"/>
                <w:szCs w:val="16"/>
              </w:rPr>
            </w:pPr>
            <w:r>
              <w:rPr>
                <w:sz w:val="16"/>
                <w:szCs w:val="16"/>
              </w:rPr>
              <w:t xml:space="preserve">Search &amp; </w:t>
            </w:r>
            <w:proofErr w:type="gramStart"/>
            <w:r>
              <w:rPr>
                <w:sz w:val="16"/>
                <w:szCs w:val="16"/>
              </w:rPr>
              <w:t>Discovery</w:t>
            </w:r>
            <w:r w:rsidR="009F58BF">
              <w:rPr>
                <w:sz w:val="16"/>
                <w:szCs w:val="16"/>
              </w:rPr>
              <w:t xml:space="preserve">  -</w:t>
            </w:r>
            <w:proofErr w:type="gramEnd"/>
            <w:r w:rsidR="009F58BF">
              <w:rPr>
                <w:sz w:val="16"/>
                <w:szCs w:val="16"/>
              </w:rPr>
              <w:t xml:space="preserve">AI Search </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B03634E" w14:textId="51AF0D88" w:rsidR="00516A11" w:rsidRPr="006F05D7" w:rsidRDefault="00106196" w:rsidP="45CFC72E">
            <w:pPr>
              <w:spacing w:line="250" w:lineRule="auto"/>
              <w:rPr>
                <w:sz w:val="16"/>
                <w:szCs w:val="16"/>
              </w:rPr>
            </w:pPr>
            <w:r>
              <w:rPr>
                <w:sz w:val="16"/>
                <w:szCs w:val="16"/>
              </w:rPr>
              <w:t>metadata, full-text/source-text and faceted, permission-trimmed</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0F9756A5" w14:textId="77777777" w:rsidR="00516A11" w:rsidRPr="009F58BF" w:rsidRDefault="0284AE1B" w:rsidP="45CFC72E">
            <w:pPr>
              <w:spacing w:line="250" w:lineRule="auto"/>
              <w:rPr>
                <w:b/>
                <w:bCs/>
                <w:color w:val="EE0000"/>
                <w:sz w:val="16"/>
                <w:szCs w:val="16"/>
              </w:rPr>
            </w:pPr>
            <w:r w:rsidRPr="009F58BF">
              <w:rPr>
                <w:b/>
                <w:bCs/>
                <w:color w:val="EE0000"/>
                <w:sz w:val="16"/>
                <w:szCs w:val="16"/>
              </w:rPr>
              <w:t xml:space="preserve">POC </w:t>
            </w:r>
            <w:r w:rsidR="009F58BF" w:rsidRPr="009F58BF">
              <w:rPr>
                <w:b/>
                <w:bCs/>
                <w:color w:val="EE0000"/>
                <w:sz w:val="16"/>
                <w:szCs w:val="16"/>
              </w:rPr>
              <w:t xml:space="preserve">for Ask </w:t>
            </w:r>
            <w:proofErr w:type="spellStart"/>
            <w:r w:rsidR="009F58BF" w:rsidRPr="009F58BF">
              <w:rPr>
                <w:b/>
                <w:bCs/>
                <w:color w:val="EE0000"/>
                <w:sz w:val="16"/>
                <w:szCs w:val="16"/>
              </w:rPr>
              <w:t>Docaya</w:t>
            </w:r>
            <w:proofErr w:type="spellEnd"/>
            <w:r w:rsidR="009F58BF" w:rsidRPr="009F58BF">
              <w:rPr>
                <w:b/>
                <w:bCs/>
                <w:color w:val="EE0000"/>
                <w:sz w:val="16"/>
                <w:szCs w:val="16"/>
              </w:rPr>
              <w:t xml:space="preserve"> </w:t>
            </w:r>
          </w:p>
          <w:p w14:paraId="1CB8F947" w14:textId="7DAD7C1A" w:rsidR="009F58BF" w:rsidRPr="009F58BF" w:rsidRDefault="009F58BF" w:rsidP="45CFC72E">
            <w:pPr>
              <w:spacing w:line="250" w:lineRule="auto"/>
              <w:rPr>
                <w:b/>
                <w:bCs/>
                <w:color w:val="EE0000"/>
                <w:sz w:val="16"/>
                <w:szCs w:val="16"/>
              </w:rPr>
            </w:pPr>
            <w:proofErr w:type="gramStart"/>
            <w:r w:rsidRPr="009F58BF">
              <w:rPr>
                <w:b/>
                <w:bCs/>
                <w:color w:val="EE0000"/>
                <w:sz w:val="16"/>
                <w:szCs w:val="16"/>
              </w:rPr>
              <w:t>Apple ,</w:t>
            </w:r>
            <w:proofErr w:type="gramEnd"/>
            <w:r w:rsidRPr="009F58BF">
              <w:rPr>
                <w:b/>
                <w:bCs/>
                <w:color w:val="EE0000"/>
                <w:sz w:val="16"/>
                <w:szCs w:val="16"/>
              </w:rPr>
              <w:t xml:space="preserve"> </w:t>
            </w:r>
            <w:proofErr w:type="gramStart"/>
            <w:r w:rsidRPr="009F58BF">
              <w:rPr>
                <w:b/>
                <w:bCs/>
                <w:color w:val="EE0000"/>
                <w:sz w:val="16"/>
                <w:szCs w:val="16"/>
              </w:rPr>
              <w:t>Ojashwa ,</w:t>
            </w:r>
            <w:r w:rsidR="00F945DF">
              <w:rPr>
                <w:b/>
                <w:bCs/>
                <w:color w:val="EE0000"/>
                <w:sz w:val="16"/>
                <w:szCs w:val="16"/>
              </w:rPr>
              <w:t xml:space="preserve">Srini, </w:t>
            </w:r>
            <w:r w:rsidRPr="009F58BF">
              <w:rPr>
                <w:b/>
                <w:bCs/>
                <w:color w:val="EE0000"/>
                <w:sz w:val="16"/>
                <w:szCs w:val="16"/>
              </w:rPr>
              <w:t xml:space="preserve"> Search</w:t>
            </w:r>
            <w:proofErr w:type="gramEnd"/>
            <w:r w:rsidRPr="009F58BF">
              <w:rPr>
                <w:b/>
                <w:bCs/>
                <w:color w:val="EE0000"/>
                <w:sz w:val="16"/>
                <w:szCs w:val="16"/>
              </w:rPr>
              <w:t xml:space="preserve"> -- &gt; How document embedding </w:t>
            </w:r>
            <w:proofErr w:type="spellStart"/>
            <w:r w:rsidRPr="009F58BF">
              <w:rPr>
                <w:b/>
                <w:bCs/>
                <w:color w:val="EE0000"/>
                <w:sz w:val="16"/>
                <w:szCs w:val="16"/>
              </w:rPr>
              <w:t>wil</w:t>
            </w:r>
            <w:proofErr w:type="spellEnd"/>
            <w:r w:rsidRPr="009F58BF">
              <w:rPr>
                <w:b/>
                <w:bCs/>
                <w:color w:val="EE0000"/>
                <w:sz w:val="16"/>
                <w:szCs w:val="16"/>
              </w:rPr>
              <w:t xml:space="preserve"> be stored and where and when user will do </w:t>
            </w:r>
            <w:proofErr w:type="gramStart"/>
            <w:r w:rsidRPr="009F58BF">
              <w:rPr>
                <w:b/>
                <w:bCs/>
                <w:color w:val="EE0000"/>
                <w:sz w:val="16"/>
                <w:szCs w:val="16"/>
              </w:rPr>
              <w:t>a s</w:t>
            </w:r>
            <w:proofErr w:type="gramEnd"/>
            <w:r w:rsidRPr="009F58BF">
              <w:rPr>
                <w:b/>
                <w:bCs/>
                <w:color w:val="EE0000"/>
                <w:sz w:val="16"/>
                <w:szCs w:val="16"/>
              </w:rPr>
              <w:t xml:space="preserve"> </w:t>
            </w:r>
            <w:proofErr w:type="gramStart"/>
            <w:r w:rsidRPr="009F58BF">
              <w:rPr>
                <w:b/>
                <w:bCs/>
                <w:color w:val="EE0000"/>
                <w:sz w:val="16"/>
                <w:szCs w:val="16"/>
              </w:rPr>
              <w:t>a</w:t>
            </w:r>
            <w:proofErr w:type="gramEnd"/>
            <w:r w:rsidRPr="009F58BF">
              <w:rPr>
                <w:b/>
                <w:bCs/>
                <w:color w:val="EE0000"/>
                <w:sz w:val="16"/>
                <w:szCs w:val="16"/>
              </w:rPr>
              <w:t xml:space="preserve"> AI search how Vendor index will combine with Azure SQL search </w:t>
            </w:r>
            <w:proofErr w:type="gramStart"/>
            <w:r w:rsidRPr="009F58BF">
              <w:rPr>
                <w:b/>
                <w:bCs/>
                <w:color w:val="EE0000"/>
                <w:sz w:val="16"/>
                <w:szCs w:val="16"/>
              </w:rPr>
              <w:t>out put</w:t>
            </w:r>
            <w:proofErr w:type="gramEnd"/>
          </w:p>
          <w:p w14:paraId="47ED8994" w14:textId="28F9CEC9" w:rsidR="009F58BF" w:rsidRDefault="009F58BF" w:rsidP="45CFC72E">
            <w:pPr>
              <w:spacing w:line="250" w:lineRule="auto"/>
              <w:rPr>
                <w:b/>
                <w:bCs/>
                <w:color w:val="EE0000"/>
                <w:sz w:val="16"/>
                <w:szCs w:val="16"/>
              </w:rPr>
            </w:pPr>
            <w:r w:rsidRPr="009F58BF">
              <w:rPr>
                <w:b/>
                <w:bCs/>
                <w:color w:val="EE0000"/>
                <w:sz w:val="16"/>
                <w:szCs w:val="16"/>
              </w:rPr>
              <w:t>Als</w:t>
            </w:r>
            <w:r w:rsidR="00F945DF">
              <w:rPr>
                <w:b/>
                <w:bCs/>
                <w:color w:val="EE0000"/>
                <w:sz w:val="16"/>
                <w:szCs w:val="16"/>
              </w:rPr>
              <w:t>o</w:t>
            </w:r>
            <w:r w:rsidRPr="009F58BF">
              <w:rPr>
                <w:b/>
                <w:bCs/>
                <w:color w:val="EE0000"/>
                <w:sz w:val="16"/>
                <w:szCs w:val="16"/>
              </w:rPr>
              <w:t>, based on access</w:t>
            </w:r>
          </w:p>
          <w:p w14:paraId="37B2B1CF" w14:textId="77777777" w:rsidR="009F58BF" w:rsidRDefault="009F58BF" w:rsidP="45CFC72E">
            <w:pPr>
              <w:spacing w:line="250" w:lineRule="auto"/>
              <w:rPr>
                <w:b/>
                <w:bCs/>
                <w:color w:val="EE0000"/>
                <w:sz w:val="16"/>
                <w:szCs w:val="16"/>
              </w:rPr>
            </w:pPr>
          </w:p>
          <w:p w14:paraId="34F842F6" w14:textId="4EC47A33" w:rsidR="009F58BF" w:rsidRDefault="009F58BF" w:rsidP="45CFC72E">
            <w:pPr>
              <w:spacing w:line="250" w:lineRule="auto"/>
              <w:rPr>
                <w:b/>
                <w:bCs/>
                <w:color w:val="EE0000"/>
                <w:sz w:val="16"/>
                <w:szCs w:val="16"/>
              </w:rPr>
            </w:pPr>
            <w:r>
              <w:rPr>
                <w:b/>
                <w:bCs/>
                <w:color w:val="EE0000"/>
                <w:sz w:val="16"/>
                <w:szCs w:val="16"/>
              </w:rPr>
              <w:t xml:space="preserve">Simple folder </w:t>
            </w:r>
            <w:proofErr w:type="gramStart"/>
            <w:r w:rsidR="00F945DF">
              <w:rPr>
                <w:b/>
                <w:bCs/>
                <w:color w:val="EE0000"/>
                <w:sz w:val="16"/>
                <w:szCs w:val="16"/>
              </w:rPr>
              <w:t>Explorer  and</w:t>
            </w:r>
            <w:proofErr w:type="gramEnd"/>
            <w:r w:rsidR="00F945DF">
              <w:rPr>
                <w:b/>
                <w:bCs/>
                <w:color w:val="EE0000"/>
                <w:sz w:val="16"/>
                <w:szCs w:val="16"/>
              </w:rPr>
              <w:t xml:space="preserve"> search </w:t>
            </w:r>
            <w:r>
              <w:rPr>
                <w:b/>
                <w:bCs/>
                <w:color w:val="EE0000"/>
                <w:sz w:val="16"/>
                <w:szCs w:val="16"/>
              </w:rPr>
              <w:t xml:space="preserve">from </w:t>
            </w:r>
            <w:r w:rsidR="00F945DF">
              <w:rPr>
                <w:b/>
                <w:bCs/>
                <w:color w:val="EE0000"/>
                <w:sz w:val="16"/>
                <w:szCs w:val="16"/>
              </w:rPr>
              <w:t>SharePoint</w:t>
            </w:r>
            <w:r>
              <w:rPr>
                <w:b/>
                <w:bCs/>
                <w:color w:val="EE0000"/>
                <w:sz w:val="16"/>
                <w:szCs w:val="16"/>
              </w:rPr>
              <w:t xml:space="preserve"> – </w:t>
            </w:r>
            <w:proofErr w:type="gramStart"/>
            <w:r>
              <w:rPr>
                <w:b/>
                <w:bCs/>
                <w:color w:val="EE0000"/>
                <w:sz w:val="16"/>
                <w:szCs w:val="16"/>
              </w:rPr>
              <w:t xml:space="preserve">Danish </w:t>
            </w:r>
            <w:r w:rsidR="00F945DF">
              <w:rPr>
                <w:b/>
                <w:bCs/>
                <w:color w:val="EE0000"/>
                <w:sz w:val="16"/>
                <w:szCs w:val="16"/>
              </w:rPr>
              <w:t>,</w:t>
            </w:r>
            <w:proofErr w:type="gramEnd"/>
            <w:r w:rsidR="00F945DF">
              <w:rPr>
                <w:b/>
                <w:bCs/>
                <w:color w:val="EE0000"/>
                <w:sz w:val="16"/>
                <w:szCs w:val="16"/>
              </w:rPr>
              <w:t xml:space="preserve"> Ojashwa, Harish</w:t>
            </w:r>
          </w:p>
          <w:p w14:paraId="35827C3A" w14:textId="54EB5582" w:rsidR="00F945DF" w:rsidRDefault="00F945DF" w:rsidP="45CFC72E">
            <w:pPr>
              <w:spacing w:line="250" w:lineRule="auto"/>
              <w:rPr>
                <w:b/>
                <w:bCs/>
                <w:color w:val="EE0000"/>
                <w:sz w:val="16"/>
                <w:szCs w:val="16"/>
              </w:rPr>
            </w:pPr>
            <w:r>
              <w:rPr>
                <w:b/>
                <w:bCs/>
                <w:color w:val="EE0000"/>
                <w:sz w:val="16"/>
                <w:szCs w:val="16"/>
              </w:rPr>
              <w:t>Along with access control</w:t>
            </w:r>
          </w:p>
          <w:p w14:paraId="5E4FDD7F" w14:textId="13C60891" w:rsidR="009F58BF" w:rsidRPr="009F58BF" w:rsidRDefault="009F58BF" w:rsidP="45CFC72E">
            <w:pPr>
              <w:spacing w:line="250" w:lineRule="auto"/>
              <w:rPr>
                <w:b/>
                <w:bCs/>
                <w:color w:val="EE0000"/>
                <w:sz w:val="16"/>
                <w:szCs w:val="16"/>
              </w:rPr>
            </w:pPr>
          </w:p>
        </w:tc>
      </w:tr>
      <w:tr w:rsidR="00516A11" w14:paraId="7D509049" w14:textId="38F148CC"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3BFD773" w14:textId="77777777" w:rsidR="00516A11" w:rsidRPr="00ED3F33" w:rsidRDefault="4C66B82F" w:rsidP="45CFC72E">
            <w:pPr>
              <w:spacing w:line="250" w:lineRule="auto"/>
              <w:rPr>
                <w:b/>
                <w:color w:val="0E1330"/>
                <w:sz w:val="16"/>
                <w:szCs w:val="16"/>
              </w:rPr>
            </w:pPr>
            <w:r>
              <w:rPr>
                <w:b/>
                <w:color w:val="0E1330"/>
                <w:sz w:val="16"/>
                <w:szCs w:val="16"/>
              </w:rPr>
              <w:t>M11</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47337B7" w14:textId="77777777" w:rsidR="00516A11" w:rsidRPr="006F05D7" w:rsidRDefault="4C66B82F" w:rsidP="45CFC72E">
            <w:pPr>
              <w:spacing w:line="250" w:lineRule="auto"/>
              <w:rPr>
                <w:sz w:val="16"/>
                <w:szCs w:val="16"/>
              </w:rPr>
            </w:pPr>
            <w:r>
              <w:rPr>
                <w:sz w:val="16"/>
                <w:szCs w:val="16"/>
              </w:rPr>
              <w:t>Identity, SSO &amp; SharePoint Integration</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9EE2E60" w14:textId="77777777" w:rsidR="00516A11" w:rsidRPr="006F05D7" w:rsidRDefault="4C66B82F" w:rsidP="45CFC72E">
            <w:pPr>
              <w:spacing w:line="250" w:lineRule="auto"/>
              <w:rPr>
                <w:sz w:val="16"/>
                <w:szCs w:val="16"/>
              </w:rPr>
            </w:pPr>
            <w:r>
              <w:rPr>
                <w:sz w:val="16"/>
                <w:szCs w:val="16"/>
              </w:rPr>
              <w:t>UAE PASS + Entra ID SSO; SharePoint via governed service identity</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1B829706" w14:textId="77777777" w:rsidR="00516A11" w:rsidRDefault="00516A11">
            <w:pPr>
              <w:spacing w:line="250" w:lineRule="auto"/>
              <w:rPr>
                <w:sz w:val="16"/>
                <w:szCs w:val="16"/>
              </w:rPr>
            </w:pPr>
          </w:p>
        </w:tc>
      </w:tr>
      <w:tr w:rsidR="00516A11" w14:paraId="34971FDD" w14:textId="7BE87DA5"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0384C53" w14:textId="77777777" w:rsidR="00516A11" w:rsidRPr="00ED3F33" w:rsidRDefault="4C66B82F" w:rsidP="45CFC72E">
            <w:pPr>
              <w:spacing w:line="250" w:lineRule="auto"/>
              <w:rPr>
                <w:b/>
                <w:color w:val="0E1330"/>
                <w:sz w:val="16"/>
                <w:szCs w:val="16"/>
              </w:rPr>
            </w:pPr>
            <w:r>
              <w:rPr>
                <w:b/>
                <w:color w:val="0E1330"/>
                <w:sz w:val="16"/>
                <w:szCs w:val="16"/>
              </w:rPr>
              <w:t>M12</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0DCEE6B" w14:textId="77777777" w:rsidR="00516A11" w:rsidRPr="006F05D7" w:rsidRDefault="4C66B82F" w:rsidP="45CFC72E">
            <w:pPr>
              <w:spacing w:line="250" w:lineRule="auto"/>
              <w:rPr>
                <w:sz w:val="16"/>
                <w:szCs w:val="16"/>
              </w:rPr>
            </w:pPr>
            <w:r>
              <w:rPr>
                <w:sz w:val="16"/>
                <w:szCs w:val="16"/>
              </w:rPr>
              <w:t>Access Control (RBAC + ABAC)</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1AE9C93" w14:textId="77777777" w:rsidR="00516A11" w:rsidRPr="006F05D7" w:rsidRDefault="4C66B82F" w:rsidP="45CFC72E">
            <w:pPr>
              <w:spacing w:line="250" w:lineRule="auto"/>
              <w:rPr>
                <w:sz w:val="16"/>
                <w:szCs w:val="16"/>
              </w:rPr>
            </w:pPr>
            <w:proofErr w:type="gramStart"/>
            <w:r>
              <w:rPr>
                <w:sz w:val="16"/>
                <w:szCs w:val="16"/>
              </w:rPr>
              <w:t>Least-privilege</w:t>
            </w:r>
            <w:proofErr w:type="gramEnd"/>
            <w:r>
              <w:rPr>
                <w:sz w:val="16"/>
                <w:szCs w:val="16"/>
              </w:rPr>
              <w:t>, attribute-aware authorization</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21291330" w14:textId="5A2C5EFF" w:rsidR="00516A11" w:rsidRPr="006F05D7" w:rsidRDefault="25F1F661">
            <w:pPr>
              <w:spacing w:line="250" w:lineRule="auto"/>
              <w:rPr>
                <w:sz w:val="16"/>
                <w:szCs w:val="16"/>
              </w:rPr>
            </w:pPr>
            <w:r>
              <w:rPr>
                <w:sz w:val="16"/>
                <w:szCs w:val="16"/>
              </w:rPr>
              <w:t>POC</w:t>
            </w:r>
          </w:p>
        </w:tc>
      </w:tr>
      <w:tr w:rsidR="00516A11" w14:paraId="09294DA7" w14:textId="3FD1CFCF"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A29DC4A" w14:textId="77777777" w:rsidR="00516A11" w:rsidRPr="00ED3F33" w:rsidRDefault="4C66B82F" w:rsidP="45CFC72E">
            <w:pPr>
              <w:spacing w:line="250" w:lineRule="auto"/>
              <w:rPr>
                <w:b/>
                <w:color w:val="0E1330"/>
                <w:sz w:val="16"/>
                <w:szCs w:val="16"/>
              </w:rPr>
            </w:pPr>
            <w:r>
              <w:rPr>
                <w:b/>
                <w:color w:val="0E1330"/>
                <w:sz w:val="16"/>
                <w:szCs w:val="16"/>
              </w:rPr>
              <w:t>M13</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03D341E" w14:textId="77777777" w:rsidR="00516A11" w:rsidRPr="006F05D7" w:rsidRDefault="4C66B82F" w:rsidP="45CFC72E">
            <w:pPr>
              <w:spacing w:line="250" w:lineRule="auto"/>
              <w:rPr>
                <w:sz w:val="16"/>
                <w:szCs w:val="16"/>
              </w:rPr>
            </w:pPr>
            <w:r>
              <w:rPr>
                <w:sz w:val="16"/>
                <w:szCs w:val="16"/>
              </w:rPr>
              <w:t>Admin Center</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A39948F" w14:textId="77777777" w:rsidR="00516A11" w:rsidRPr="006F05D7" w:rsidRDefault="4C66B82F" w:rsidP="45CFC72E">
            <w:pPr>
              <w:spacing w:line="250" w:lineRule="auto"/>
              <w:rPr>
                <w:sz w:val="16"/>
                <w:szCs w:val="16"/>
              </w:rPr>
            </w:pPr>
            <w:r>
              <w:rPr>
                <w:sz w:val="16"/>
                <w:szCs w:val="16"/>
              </w:rPr>
              <w:t>No-code configuration of types, routing, retention, notifications</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6F1E1AF4" w14:textId="67182EE3" w:rsidR="00516A11" w:rsidRPr="006F05D7" w:rsidRDefault="1F688B0A" w:rsidP="45CFC72E">
            <w:pPr>
              <w:spacing w:line="250" w:lineRule="auto"/>
              <w:rPr>
                <w:sz w:val="16"/>
                <w:szCs w:val="16"/>
              </w:rPr>
            </w:pPr>
            <w:r>
              <w:rPr>
                <w:sz w:val="16"/>
                <w:szCs w:val="16"/>
              </w:rPr>
              <w:t>+ approval-level designer (Section 18)</w:t>
            </w:r>
          </w:p>
        </w:tc>
      </w:tr>
      <w:tr w:rsidR="00516A11" w14:paraId="0FB95250" w14:textId="70FCEBEA"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8487E9" w14:textId="699BB485" w:rsidR="00516A11" w:rsidRPr="00ED3F33" w:rsidRDefault="00106196" w:rsidP="45CFC72E">
            <w:pPr>
              <w:spacing w:line="250" w:lineRule="auto"/>
              <w:rPr>
                <w:b/>
                <w:color w:val="0E1330"/>
                <w:sz w:val="16"/>
                <w:szCs w:val="16"/>
              </w:rPr>
            </w:pPr>
            <w:r>
              <w:rPr>
                <w:b/>
                <w:color w:val="0E1330"/>
                <w:sz w:val="16"/>
                <w:szCs w:val="16"/>
              </w:rPr>
              <w:t>M14</w:t>
            </w:r>
          </w:p>
        </w:tc>
        <w:tc>
          <w:tcPr>
            <w:tcW w:w="237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635D0E2" w14:textId="02B0EF90" w:rsidR="00516A11" w:rsidRPr="006F05D7" w:rsidRDefault="00106196" w:rsidP="45CFC72E">
            <w:pPr>
              <w:spacing w:line="250" w:lineRule="auto"/>
              <w:rPr>
                <w:sz w:val="16"/>
                <w:szCs w:val="16"/>
              </w:rPr>
            </w:pPr>
            <w:r>
              <w:rPr>
                <w:sz w:val="16"/>
                <w:szCs w:val="16"/>
              </w:rPr>
              <w:t>Existing Document Modification</w:t>
            </w:r>
          </w:p>
        </w:tc>
        <w:tc>
          <w:tcPr>
            <w:tcW w:w="4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532972F" w14:textId="1B53CB63" w:rsidR="00516A11" w:rsidRPr="006F05D7" w:rsidRDefault="00106196" w:rsidP="45CFC72E">
            <w:pPr>
              <w:spacing w:line="250" w:lineRule="auto"/>
              <w:rPr>
                <w:sz w:val="16"/>
                <w:szCs w:val="16"/>
              </w:rPr>
            </w:pPr>
            <w:r>
              <w:rPr>
                <w:sz w:val="16"/>
                <w:szCs w:val="16"/>
              </w:rPr>
              <w:t>Controlled change requests against approved documents, with comparison, amendment, return/resubmission and version preservation</w:t>
            </w:r>
          </w:p>
        </w:tc>
        <w:tc>
          <w:tcPr>
            <w:tcW w:w="3210" w:type="dxa"/>
            <w:tcBorders>
              <w:top w:val="single" w:sz="1" w:space="0" w:color="C9D4E6"/>
              <w:left w:val="single" w:sz="1" w:space="0" w:color="C9D4E6"/>
              <w:bottom w:val="single" w:sz="1" w:space="0" w:color="C9D4E6"/>
              <w:right w:val="single" w:sz="1" w:space="0" w:color="C9D4E6"/>
            </w:tcBorders>
            <w:shd w:val="clear" w:color="auto" w:fill="F4F7FC"/>
          </w:tcPr>
          <w:p w14:paraId="31F351CA" w14:textId="541D6631" w:rsidR="00516A11" w:rsidRPr="006F05D7" w:rsidRDefault="00106196" w:rsidP="45CFC72E">
            <w:pPr>
              <w:spacing w:line="250" w:lineRule="auto"/>
              <w:rPr>
                <w:sz w:val="16"/>
                <w:szCs w:val="16"/>
              </w:rPr>
            </w:pPr>
            <w:r>
              <w:rPr>
                <w:sz w:val="16"/>
                <w:szCs w:val="16"/>
              </w:rPr>
              <w:t>Separate module before Analytics; uses the M3 configurable review workflow</w:t>
            </w:r>
          </w:p>
        </w:tc>
      </w:tr>
      <w:tr w:rsidR="00516A11" w14:paraId="1E1B1DDC" w14:textId="5E958DDE"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99BEC16" w14:textId="4BEA73D1" w:rsidR="00516A11" w:rsidRPr="00ED3F33" w:rsidRDefault="00106196" w:rsidP="45CFC72E">
            <w:pPr>
              <w:spacing w:line="250" w:lineRule="auto"/>
              <w:rPr>
                <w:b/>
                <w:color w:val="0E1330"/>
                <w:sz w:val="16"/>
                <w:szCs w:val="16"/>
              </w:rPr>
            </w:pPr>
            <w:r>
              <w:rPr>
                <w:b/>
                <w:color w:val="0E1330"/>
                <w:sz w:val="16"/>
                <w:szCs w:val="16"/>
              </w:rPr>
              <w:t>M15</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83365B" w14:textId="07AA19D8" w:rsidR="00516A11" w:rsidRPr="006F05D7" w:rsidRDefault="00106196" w:rsidP="45CFC72E">
            <w:pPr>
              <w:spacing w:line="250" w:lineRule="auto"/>
              <w:rPr>
                <w:sz w:val="16"/>
                <w:szCs w:val="16"/>
              </w:rPr>
            </w:pPr>
            <w:r>
              <w:rPr>
                <w:sz w:val="16"/>
                <w:szCs w:val="16"/>
              </w:rPr>
              <w:t>Analytics</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4628CCF" w14:textId="6BDC5ACA" w:rsidR="00516A11" w:rsidRPr="006F05D7" w:rsidRDefault="00106196" w:rsidP="45CFC72E">
            <w:pPr>
              <w:spacing w:line="250" w:lineRule="auto"/>
              <w:rPr>
                <w:sz w:val="16"/>
                <w:szCs w:val="16"/>
              </w:rPr>
            </w:pPr>
            <w:r>
              <w:rPr>
                <w:sz w:val="16"/>
                <w:szCs w:val="16"/>
              </w:rPr>
              <w:t xml:space="preserve">Native </w:t>
            </w:r>
            <w:proofErr w:type="spellStart"/>
            <w:r>
              <w:rPr>
                <w:sz w:val="16"/>
                <w:szCs w:val="16"/>
              </w:rPr>
              <w:t>Docaya</w:t>
            </w:r>
            <w:proofErr w:type="spellEnd"/>
            <w:r>
              <w:rPr>
                <w:sz w:val="16"/>
                <w:szCs w:val="16"/>
              </w:rPr>
              <w:t xml:space="preserve"> operational, compliance, lifecycle and change-request reporting</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7357431D" w14:textId="3D7FA65B" w:rsidR="45CFC72E" w:rsidRPr="006F05D7" w:rsidRDefault="00106196" w:rsidP="45CFC72E">
            <w:pPr>
              <w:spacing w:line="250" w:lineRule="auto"/>
              <w:rPr>
                <w:sz w:val="16"/>
                <w:szCs w:val="16"/>
              </w:rPr>
            </w:pPr>
            <w:r>
              <w:rPr>
                <w:sz w:val="16"/>
                <w:szCs w:val="16"/>
              </w:rPr>
              <w:t>Power BI dashboard delivery</w:t>
            </w:r>
          </w:p>
        </w:tc>
      </w:tr>
      <w:tr w:rsidR="00106196" w14:paraId="4D2198A3" w14:textId="77777777" w:rsidTr="00B94096">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5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439725" w14:textId="1CE98E1E" w:rsidR="00106196" w:rsidRDefault="00106196" w:rsidP="45CFC72E">
            <w:pPr>
              <w:spacing w:line="250" w:lineRule="auto"/>
              <w:rPr>
                <w:b/>
                <w:color w:val="0E1330"/>
                <w:sz w:val="16"/>
                <w:szCs w:val="16"/>
              </w:rPr>
            </w:pPr>
            <w:r>
              <w:rPr>
                <w:b/>
                <w:color w:val="0E1330"/>
                <w:sz w:val="16"/>
                <w:szCs w:val="16"/>
              </w:rPr>
              <w:t>M16</w:t>
            </w:r>
          </w:p>
        </w:tc>
        <w:tc>
          <w:tcPr>
            <w:tcW w:w="237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F0A5C3B" w14:textId="46FDD3C3" w:rsidR="00106196" w:rsidRDefault="00106196" w:rsidP="45CFC72E">
            <w:pPr>
              <w:spacing w:line="250" w:lineRule="auto"/>
              <w:rPr>
                <w:sz w:val="16"/>
                <w:szCs w:val="16"/>
              </w:rPr>
            </w:pPr>
            <w:r>
              <w:rPr>
                <w:sz w:val="16"/>
                <w:szCs w:val="16"/>
              </w:rPr>
              <w:t>Audit &amp; Compliance</w:t>
            </w:r>
          </w:p>
        </w:tc>
        <w:tc>
          <w:tcPr>
            <w:tcW w:w="4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B810B98" w14:textId="12B1C8E4" w:rsidR="00106196" w:rsidRDefault="00106196" w:rsidP="45CFC72E">
            <w:pPr>
              <w:spacing w:line="250" w:lineRule="auto"/>
              <w:rPr>
                <w:sz w:val="16"/>
                <w:szCs w:val="16"/>
              </w:rPr>
            </w:pPr>
            <w:r>
              <w:rPr>
                <w:sz w:val="16"/>
                <w:szCs w:val="16"/>
              </w:rPr>
              <w:t>Tamper-evident audit, full comment/action and version history, IA/PDPL alignment</w:t>
            </w:r>
          </w:p>
        </w:tc>
        <w:tc>
          <w:tcPr>
            <w:tcW w:w="3210" w:type="dxa"/>
            <w:tcBorders>
              <w:top w:val="single" w:sz="1" w:space="0" w:color="C9D4E6"/>
              <w:left w:val="single" w:sz="1" w:space="0" w:color="C9D4E6"/>
              <w:bottom w:val="single" w:sz="1" w:space="0" w:color="C9D4E6"/>
              <w:right w:val="single" w:sz="1" w:space="0" w:color="C9D4E6"/>
            </w:tcBorders>
            <w:shd w:val="clear" w:color="auto" w:fill="FFFFFF" w:themeFill="background1"/>
          </w:tcPr>
          <w:p w14:paraId="40A6769F" w14:textId="49749FA1" w:rsidR="00106196" w:rsidRDefault="00106196" w:rsidP="45CFC72E">
            <w:pPr>
              <w:spacing w:line="250" w:lineRule="auto"/>
              <w:rPr>
                <w:sz w:val="16"/>
                <w:szCs w:val="16"/>
              </w:rPr>
            </w:pPr>
            <w:r>
              <w:rPr>
                <w:sz w:val="16"/>
                <w:szCs w:val="16"/>
              </w:rPr>
              <w:t>Follows Analytics</w:t>
            </w:r>
          </w:p>
        </w:tc>
      </w:tr>
    </w:tbl>
    <w:p w14:paraId="0E27B00A" w14:textId="77777777" w:rsidR="00E73D4B" w:rsidRPr="006F05D7" w:rsidRDefault="00067B0D">
      <w:r>
        <w:br w:type="page"/>
      </w:r>
    </w:p>
    <w:p w14:paraId="506B45CF" w14:textId="69CB2232" w:rsidR="00E73D4B" w:rsidRPr="006F05D7" w:rsidRDefault="00106196" w:rsidP="006F05D7">
      <w:pPr>
        <w:pStyle w:val="Heading1"/>
      </w:pPr>
      <w:bookmarkStart w:id="31" w:name="_Toc240127383"/>
      <w:r>
        <w:lastRenderedPageBreak/>
        <w:t xml:space="preserve">5. The </w:t>
      </w:r>
      <w:proofErr w:type="spellStart"/>
      <w:r>
        <w:t>Docaya</w:t>
      </w:r>
      <w:proofErr w:type="spellEnd"/>
      <w:r>
        <w:t xml:space="preserve"> Document Lifecycle - Revised End-to-End Flow</w:t>
      </w:r>
      <w:bookmarkEnd w:id="31"/>
    </w:p>
    <w:p w14:paraId="22D332AC" w14:textId="77777777" w:rsidR="00825D2E" w:rsidRPr="006F05D7" w:rsidRDefault="2D4A4973">
      <w:pPr>
        <w:spacing w:line="276" w:lineRule="auto"/>
      </w:pPr>
      <w:r>
        <w:t xml:space="preserve">This is </w:t>
      </w:r>
      <w:proofErr w:type="gramStart"/>
      <w:r>
        <w:t>the</w:t>
      </w:r>
      <w:proofErr w:type="gramEnd"/>
      <w:r>
        <w:t xml:space="preserve"> authoritative, enhanced process for the Client. It replaces the earlier draft flow and reflects the revised business requirements. Each step lists the actor, the </w:t>
      </w:r>
      <w:proofErr w:type="gramStart"/>
      <w:r>
        <w:t>system</w:t>
      </w:r>
      <w:proofErr w:type="gramEnd"/>
      <w:r>
        <w:t xml:space="preserve"> </w:t>
      </w:r>
      <w:proofErr w:type="spellStart"/>
      <w:r>
        <w:t>behaviour</w:t>
      </w:r>
      <w:proofErr w:type="spellEnd"/>
      <w:r>
        <w:t>, the status transition, and where data lives.</w:t>
      </w:r>
    </w:p>
    <w:p w14:paraId="3EA75E54" w14:textId="77777777" w:rsidR="00CD18C1" w:rsidRDefault="00CD18C1">
      <w:pPr>
        <w:spacing w:line="276" w:lineRule="auto"/>
      </w:pPr>
    </w:p>
    <w:p w14:paraId="455FB90E" w14:textId="40791EFD" w:rsidR="00CD18C1" w:rsidRDefault="25F1F661">
      <w:pPr>
        <w:spacing w:line="276" w:lineRule="auto"/>
      </w:pPr>
      <w:r>
        <w:rPr>
          <w:noProof/>
        </w:rPr>
        <w:drawing>
          <wp:inline distT="0" distB="0" distL="0" distR="0" wp14:anchorId="01A6A808" wp14:editId="66591554">
            <wp:extent cx="6400800" cy="4280535"/>
            <wp:effectExtent l="0" t="0" r="0" b="5715"/>
            <wp:docPr id="1638483263" name="Picture 163848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551EC00D" w14:textId="77777777" w:rsidR="00CD18C1" w:rsidRDefault="00CD18C1">
      <w:pPr>
        <w:spacing w:line="276" w:lineRule="auto"/>
      </w:pPr>
    </w:p>
    <w:p w14:paraId="129D63AE" w14:textId="1F5839EC" w:rsidR="45CFC72E" w:rsidRDefault="45CFC72E" w:rsidP="45CFC72E">
      <w:pPr>
        <w:spacing w:line="276" w:lineRule="auto"/>
      </w:pPr>
    </w:p>
    <w:p w14:paraId="6F4C1202" w14:textId="3CA1F32F" w:rsidR="45CFC72E" w:rsidRDefault="45CFC72E" w:rsidP="45CFC72E">
      <w:pPr>
        <w:spacing w:line="276" w:lineRule="auto"/>
      </w:pPr>
    </w:p>
    <w:p w14:paraId="448DEBFB" w14:textId="35FB0CB0" w:rsidR="45CFC72E" w:rsidRDefault="45CFC72E" w:rsidP="45CFC72E">
      <w:pPr>
        <w:spacing w:line="276" w:lineRule="auto"/>
      </w:pPr>
    </w:p>
    <w:p w14:paraId="3CF222D7" w14:textId="46E383DF" w:rsidR="45CFC72E" w:rsidRDefault="45CFC72E" w:rsidP="45CFC72E">
      <w:pPr>
        <w:spacing w:line="276" w:lineRule="auto"/>
      </w:pPr>
    </w:p>
    <w:p w14:paraId="669001CB" w14:textId="219AE322" w:rsidR="45CFC72E" w:rsidRDefault="45CFC72E" w:rsidP="45CFC72E">
      <w:pPr>
        <w:spacing w:line="276" w:lineRule="auto"/>
      </w:pPr>
    </w:p>
    <w:p w14:paraId="07235279" w14:textId="6F8E6E1F" w:rsidR="45CFC72E" w:rsidRDefault="45CFC72E" w:rsidP="45CFC72E">
      <w:pPr>
        <w:spacing w:line="276" w:lineRule="auto"/>
      </w:pPr>
    </w:p>
    <w:p w14:paraId="59F65CB4" w14:textId="4649398D" w:rsidR="45CFC72E" w:rsidRDefault="45CFC72E" w:rsidP="45CFC72E">
      <w:pPr>
        <w:spacing w:line="276" w:lineRule="auto"/>
      </w:pPr>
    </w:p>
    <w:p w14:paraId="762B804D" w14:textId="76BB8E20" w:rsidR="45CFC72E" w:rsidRDefault="45CFC72E" w:rsidP="45CFC72E">
      <w:pPr>
        <w:spacing w:line="276" w:lineRule="auto"/>
      </w:pPr>
    </w:p>
    <w:p w14:paraId="7403715C" w14:textId="0A9DD8F1" w:rsidR="45CFC72E" w:rsidRDefault="45CFC72E" w:rsidP="45CFC72E">
      <w:pPr>
        <w:spacing w:line="276" w:lineRule="auto"/>
      </w:pPr>
    </w:p>
    <w:p w14:paraId="39354FD7" w14:textId="57BA5B9B" w:rsidR="45CFC72E" w:rsidRDefault="45CFC72E" w:rsidP="45CFC72E">
      <w:pPr>
        <w:spacing w:line="276" w:lineRule="auto"/>
      </w:pPr>
    </w:p>
    <w:p w14:paraId="1FB8E4FE" w14:textId="034A8833" w:rsidR="45CFC72E" w:rsidRDefault="45CFC72E" w:rsidP="45CFC72E">
      <w:pPr>
        <w:spacing w:line="276" w:lineRule="auto"/>
      </w:pPr>
    </w:p>
    <w:p w14:paraId="158E981D" w14:textId="381C5945" w:rsidR="45CFC72E" w:rsidRDefault="45CFC72E" w:rsidP="45CFC72E">
      <w:pPr>
        <w:spacing w:line="276" w:lineRule="auto"/>
      </w:pPr>
    </w:p>
    <w:p w14:paraId="59B37E45" w14:textId="25EB8E70" w:rsidR="45CFC72E" w:rsidRDefault="45CFC72E" w:rsidP="45CFC72E">
      <w:pPr>
        <w:spacing w:line="276" w:lineRule="auto"/>
      </w:pPr>
    </w:p>
    <w:tbl>
      <w:tblPr>
        <w:tblW w:w="10070" w:type="dxa"/>
        <w:tblLayout w:type="fixed"/>
        <w:tblCellMar>
          <w:left w:w="10" w:type="dxa"/>
          <w:right w:w="10" w:type="dxa"/>
        </w:tblCellMar>
        <w:tblLook w:val="0020" w:firstRow="1" w:lastRow="0" w:firstColumn="0" w:lastColumn="0" w:noHBand="0" w:noVBand="0"/>
      </w:tblPr>
      <w:tblGrid>
        <w:gridCol w:w="384"/>
        <w:gridCol w:w="56"/>
        <w:gridCol w:w="990"/>
        <w:gridCol w:w="1080"/>
        <w:gridCol w:w="6471"/>
        <w:gridCol w:w="1047"/>
        <w:gridCol w:w="42"/>
      </w:tblGrid>
      <w:tr w:rsidR="00894A95" w14:paraId="61D5C28A" w14:textId="77777777" w:rsidTr="00E54E20">
        <w:trPr>
          <w:trHeight w:val="300"/>
          <w:tblHeader/>
        </w:trPr>
        <w:tc>
          <w:tcPr>
            <w:tcW w:w="440" w:type="dxa"/>
            <w:gridSpan w:val="2"/>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CBDCC78" w14:textId="7263D552" w:rsidR="00894A95" w:rsidRPr="006F05D7" w:rsidRDefault="47B87BEE" w:rsidP="45CFC72E">
            <w:pPr>
              <w:spacing w:before="60" w:after="40" w:line="249" w:lineRule="auto"/>
              <w:jc w:val="center"/>
              <w:rPr>
                <w:b/>
                <w:i/>
                <w:iCs/>
                <w:color w:val="FFFFFF"/>
                <w:kern w:val="2"/>
                <w:sz w:val="16"/>
                <w:szCs w:val="16"/>
                <w14:ligatures w14:val="standardContextual"/>
              </w:rPr>
            </w:pPr>
            <w:r>
              <w:rPr>
                <w:b/>
                <w:i/>
                <w:iCs/>
                <w:color w:val="FFFFFF"/>
                <w:sz w:val="16"/>
                <w:szCs w:val="16"/>
              </w:rPr>
              <w:t>No</w:t>
            </w:r>
          </w:p>
        </w:tc>
        <w:tc>
          <w:tcPr>
            <w:tcW w:w="99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859E23A" w14:textId="6BFA5114" w:rsidR="00894A95" w:rsidRPr="006F05D7" w:rsidRDefault="3188B4E1" w:rsidP="45CFC72E">
            <w:pPr>
              <w:spacing w:line="249" w:lineRule="auto"/>
              <w:rPr>
                <w:b/>
                <w:bCs/>
                <w:color w:val="FFFFFF"/>
                <w:sz w:val="17"/>
                <w:szCs w:val="17"/>
              </w:rPr>
            </w:pPr>
            <w:r>
              <w:rPr>
                <w:b/>
                <w:bCs/>
                <w:color w:val="FFFFFF"/>
                <w:sz w:val="17"/>
                <w:szCs w:val="17"/>
              </w:rPr>
              <w:t>Stage</w:t>
            </w:r>
          </w:p>
        </w:tc>
        <w:tc>
          <w:tcPr>
            <w:tcW w:w="108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7B487B3F" w14:textId="3D228F3C" w:rsidR="00894A95" w:rsidRPr="006F05D7" w:rsidRDefault="08A3C276" w:rsidP="45CFC72E">
            <w:pPr>
              <w:spacing w:line="249" w:lineRule="auto"/>
              <w:rPr>
                <w:b/>
                <w:bCs/>
                <w:color w:val="FFFFFF"/>
                <w:sz w:val="17"/>
                <w:szCs w:val="17"/>
              </w:rPr>
            </w:pPr>
            <w:r>
              <w:rPr>
                <w:b/>
                <w:bCs/>
                <w:color w:val="FFFFFF"/>
                <w:sz w:val="17"/>
                <w:szCs w:val="17"/>
              </w:rPr>
              <w:t>Actor</w:t>
            </w:r>
          </w:p>
        </w:tc>
        <w:tc>
          <w:tcPr>
            <w:tcW w:w="6471"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6AD1839" w14:textId="77777777" w:rsidR="00894A95" w:rsidRPr="006F05D7" w:rsidRDefault="08A3C276" w:rsidP="45CFC72E">
            <w:pPr>
              <w:spacing w:line="249" w:lineRule="auto"/>
              <w:rPr>
                <w:b/>
                <w:bCs/>
                <w:color w:val="FFFFFF"/>
                <w:sz w:val="17"/>
                <w:szCs w:val="17"/>
              </w:rPr>
            </w:pPr>
            <w:r>
              <w:rPr>
                <w:b/>
                <w:bCs/>
                <w:color w:val="FFFFFF"/>
                <w:sz w:val="17"/>
                <w:szCs w:val="17"/>
              </w:rPr>
              <w:t>What happens</w:t>
            </w:r>
          </w:p>
        </w:tc>
        <w:tc>
          <w:tcPr>
            <w:tcW w:w="1047"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98711C1" w14:textId="77777777" w:rsidR="00894A95" w:rsidRPr="006F05D7" w:rsidRDefault="08A3C276" w:rsidP="45CFC72E">
            <w:pPr>
              <w:spacing w:line="249" w:lineRule="auto"/>
              <w:rPr>
                <w:b/>
                <w:bCs/>
                <w:color w:val="FFFFFF"/>
                <w:sz w:val="17"/>
                <w:szCs w:val="17"/>
              </w:rPr>
            </w:pPr>
            <w:r>
              <w:rPr>
                <w:b/>
                <w:bCs/>
                <w:color w:val="FFFFFF"/>
                <w:sz w:val="17"/>
                <w:szCs w:val="17"/>
              </w:rPr>
              <w:t>Status</w:t>
            </w:r>
          </w:p>
        </w:tc>
        <w:tc>
          <w:tcPr>
            <w:tcW w:w="42" w:type="dxa"/>
            <w:tcBorders>
              <w:top w:val="nil"/>
              <w:left w:val="nil"/>
              <w:bottom w:val="nil"/>
              <w:right w:val="nil"/>
            </w:tcBorders>
            <w:shd w:val="clear" w:color="FFFFFF" w:fill="FFFFFF"/>
            <w:tcMar>
              <w:top w:w="0" w:type="dxa"/>
              <w:left w:w="0" w:type="dxa"/>
              <w:bottom w:w="0" w:type="dxa"/>
              <w:right w:w="0" w:type="dxa"/>
            </w:tcMar>
            <w:vAlign w:val="center"/>
            <w:hideMark/>
          </w:tcPr>
          <w:p w14:paraId="2DC10B28" w14:textId="77777777" w:rsidR="00894A95" w:rsidRPr="006F05D7" w:rsidRDefault="08A3C276">
            <w:pPr>
              <w:rPr>
                <w:b/>
                <w:color w:val="FFFFFF"/>
              </w:rPr>
            </w:pPr>
            <w:r>
              <w:rPr>
                <w:b/>
                <w:color w:val="FFFFFF"/>
              </w:rPr>
              <w:t> </w:t>
            </w:r>
          </w:p>
        </w:tc>
      </w:tr>
      <w:tr w:rsidR="00E73D4B" w14:paraId="6B85EE0B"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44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49841BE" w14:textId="77777777" w:rsidR="00E73D4B" w:rsidRPr="00ED3F33" w:rsidRDefault="03AE59B6" w:rsidP="45CFC72E">
            <w:pPr>
              <w:spacing w:line="250" w:lineRule="auto"/>
              <w:rPr>
                <w:b/>
                <w:color w:val="0E1330"/>
                <w:sz w:val="15"/>
                <w:szCs w:val="15"/>
              </w:rPr>
            </w:pPr>
            <w:r>
              <w:rPr>
                <w:b/>
                <w:color w:val="0E1330"/>
                <w:sz w:val="15"/>
                <w:szCs w:val="15"/>
              </w:rPr>
              <w:t>1</w:t>
            </w:r>
          </w:p>
        </w:tc>
        <w:tc>
          <w:tcPr>
            <w:tcW w:w="9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DEEB8A7" w14:textId="77777777" w:rsidR="00E73D4B" w:rsidRPr="006F05D7" w:rsidRDefault="03AE59B6" w:rsidP="45CFC72E">
            <w:pPr>
              <w:spacing w:line="250" w:lineRule="auto"/>
              <w:rPr>
                <w:sz w:val="15"/>
                <w:szCs w:val="15"/>
              </w:rPr>
            </w:pPr>
            <w:r>
              <w:rPr>
                <w:sz w:val="15"/>
                <w:szCs w:val="15"/>
              </w:rPr>
              <w:t>Capture / Registration</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73501C5" w14:textId="30B512E5" w:rsidR="00E73D4B" w:rsidRDefault="58FA9B4F" w:rsidP="45CFC72E">
            <w:pPr>
              <w:spacing w:line="250" w:lineRule="auto"/>
              <w:rPr>
                <w:sz w:val="15"/>
                <w:szCs w:val="15"/>
              </w:rPr>
            </w:pPr>
            <w:r>
              <w:rPr>
                <w:sz w:val="15"/>
                <w:szCs w:val="15"/>
              </w:rPr>
              <w:t>Editor / Change Requester</w:t>
            </w:r>
          </w:p>
        </w:tc>
        <w:tc>
          <w:tcPr>
            <w:tcW w:w="647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632CC5C" w14:textId="20B06C26" w:rsidR="00E73D4B" w:rsidRPr="009724A6" w:rsidRDefault="65F8A970" w:rsidP="45CFC72E">
            <w:pPr>
              <w:spacing w:line="249" w:lineRule="auto"/>
              <w:rPr>
                <w:kern w:val="2"/>
                <w:sz w:val="15"/>
                <w:szCs w:val="15"/>
                <w14:ligatures w14:val="standardContextual"/>
              </w:rPr>
            </w:pPr>
            <w:r>
              <w:rPr>
                <w:sz w:val="15"/>
                <w:szCs w:val="15"/>
              </w:rPr>
              <w:t xml:space="preserve">The Editor / Change Requester uploads a file (PDF, DOCX, XLSX, PNG, JPEG and other supported types). The original file is stored in the controlled Staging Zone (Azure Blob) - or, where configured, a staging area within a SharePoint site - without converting the file format. A unique tracking number (e.g., DOC-2026-000123) is issued, and a registry row is created in Azure SQL where the document is tracked, monitored and audited. </w:t>
            </w:r>
            <w:proofErr w:type="spellStart"/>
            <w:r>
              <w:rPr>
                <w:sz w:val="15"/>
                <w:szCs w:val="15"/>
              </w:rPr>
              <w:t>Docaya</w:t>
            </w:r>
            <w:proofErr w:type="spellEnd"/>
            <w:r>
              <w:rPr>
                <w:sz w:val="15"/>
                <w:szCs w:val="15"/>
              </w:rPr>
              <w:t xml:space="preserve"> captures technical attributes such as file name, detected type, size, hash and capture timestamp; the Editor manually completes the required registration fields before the approval flow starts.</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CFA7963" w14:textId="77777777" w:rsidR="00E73D4B" w:rsidRPr="006F05D7" w:rsidRDefault="50542D5A" w:rsidP="45CFC72E">
            <w:pPr>
              <w:spacing w:line="250" w:lineRule="auto"/>
              <w:rPr>
                <w:sz w:val="15"/>
                <w:szCs w:val="15"/>
              </w:rPr>
            </w:pPr>
            <w:r>
              <w:rPr>
                <w:sz w:val="15"/>
                <w:szCs w:val="15"/>
              </w:rPr>
              <w:t xml:space="preserve">Status → </w:t>
            </w:r>
            <w:proofErr w:type="spellStart"/>
            <w:r>
              <w:rPr>
                <w:sz w:val="15"/>
                <w:szCs w:val="15"/>
              </w:rPr>
              <w:t>PendingRegistration</w:t>
            </w:r>
            <w:proofErr w:type="spellEnd"/>
            <w:r>
              <w:rPr>
                <w:sz w:val="15"/>
                <w:szCs w:val="15"/>
              </w:rPr>
              <w:t xml:space="preserve"> / Draft</w:t>
            </w:r>
          </w:p>
        </w:tc>
      </w:tr>
      <w:tr w:rsidR="00E73D4B" w14:paraId="51182EC6"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44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8F999B5" w14:textId="77777777" w:rsidR="00E73D4B" w:rsidRPr="00ED3F33" w:rsidRDefault="03AE59B6" w:rsidP="45CFC72E">
            <w:pPr>
              <w:spacing w:line="250" w:lineRule="auto"/>
              <w:rPr>
                <w:b/>
                <w:color w:val="0E1330"/>
                <w:sz w:val="15"/>
                <w:szCs w:val="15"/>
              </w:rPr>
            </w:pPr>
            <w:r>
              <w:rPr>
                <w:b/>
                <w:color w:val="0E1330"/>
                <w:sz w:val="15"/>
                <w:szCs w:val="15"/>
              </w:rPr>
              <w:t>2</w:t>
            </w:r>
          </w:p>
        </w:tc>
        <w:tc>
          <w:tcPr>
            <w:tcW w:w="9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E025E6A" w14:textId="77777777" w:rsidR="00E73D4B" w:rsidRPr="006F05D7" w:rsidRDefault="03AE59B6" w:rsidP="45CFC72E">
            <w:pPr>
              <w:spacing w:line="250" w:lineRule="auto"/>
              <w:rPr>
                <w:sz w:val="15"/>
                <w:szCs w:val="15"/>
              </w:rPr>
            </w:pPr>
            <w:r>
              <w:rPr>
                <w:sz w:val="15"/>
                <w:szCs w:val="15"/>
              </w:rPr>
              <w:t>Classify</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E6FFBE4" w14:textId="3B10E3AA" w:rsidR="00E73D4B" w:rsidRDefault="3A9A447A" w:rsidP="45CFC72E">
            <w:pPr>
              <w:spacing w:line="250" w:lineRule="auto"/>
              <w:rPr>
                <w:sz w:val="15"/>
                <w:szCs w:val="15"/>
              </w:rPr>
            </w:pPr>
            <w:r>
              <w:rPr>
                <w:sz w:val="15"/>
                <w:szCs w:val="15"/>
              </w:rPr>
              <w:t>Editor / Change Requester</w:t>
            </w:r>
          </w:p>
        </w:tc>
        <w:tc>
          <w:tcPr>
            <w:tcW w:w="647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66E9B4D" w14:textId="66619226" w:rsidR="00E73D4B" w:rsidRPr="00894A95" w:rsidRDefault="08A3C276" w:rsidP="45CFC72E">
            <w:pPr>
              <w:spacing w:line="249" w:lineRule="auto"/>
              <w:rPr>
                <w:kern w:val="2"/>
                <w:sz w:val="15"/>
                <w:szCs w:val="15"/>
                <w14:ligatures w14:val="standardContextual"/>
              </w:rPr>
            </w:pPr>
            <w:r>
              <w:rPr>
                <w:sz w:val="15"/>
                <w:szCs w:val="15"/>
              </w:rPr>
              <w:t>The Editor manually classifies the document by selecting the document class, sensitivity, owning department and approval flow from Admin-configured values. No AI suggestion, OCR extraction, metadata recommendation or approval recommendation is provided during loading, registration or classification. All classification metadata is written to Azure SQL, and the configured approval flow starts once the required details are complete.</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304935A" w14:textId="77777777" w:rsidR="00E73D4B" w:rsidRPr="006F05D7" w:rsidRDefault="03AE59B6" w:rsidP="45CFC72E">
            <w:pPr>
              <w:spacing w:line="250" w:lineRule="auto"/>
              <w:rPr>
                <w:sz w:val="15"/>
                <w:szCs w:val="15"/>
              </w:rPr>
            </w:pPr>
            <w:r>
              <w:rPr>
                <w:sz w:val="15"/>
                <w:szCs w:val="15"/>
              </w:rPr>
              <w:t>Status → Classified</w:t>
            </w:r>
          </w:p>
        </w:tc>
      </w:tr>
      <w:tr w:rsidR="00E73D4B" w14:paraId="5B8FED0E"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44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CD5EC4" w14:textId="77777777" w:rsidR="00E73D4B" w:rsidRPr="00ED3F33" w:rsidRDefault="03AE59B6" w:rsidP="45CFC72E">
            <w:pPr>
              <w:spacing w:line="250" w:lineRule="auto"/>
              <w:rPr>
                <w:b/>
                <w:color w:val="0E1330"/>
                <w:sz w:val="15"/>
                <w:szCs w:val="15"/>
              </w:rPr>
            </w:pPr>
            <w:r>
              <w:rPr>
                <w:b/>
                <w:color w:val="0E1330"/>
                <w:sz w:val="15"/>
                <w:szCs w:val="15"/>
              </w:rPr>
              <w:t>3</w:t>
            </w:r>
          </w:p>
        </w:tc>
        <w:tc>
          <w:tcPr>
            <w:tcW w:w="9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F87023F" w14:textId="77777777" w:rsidR="00E73D4B" w:rsidRPr="006F05D7" w:rsidRDefault="03AE59B6" w:rsidP="45CFC72E">
            <w:pPr>
              <w:spacing w:line="250" w:lineRule="auto"/>
              <w:rPr>
                <w:sz w:val="15"/>
                <w:szCs w:val="15"/>
              </w:rPr>
            </w:pPr>
            <w:r>
              <w:rPr>
                <w:sz w:val="15"/>
                <w:szCs w:val="15"/>
              </w:rPr>
              <w:t>Submit</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C522777" w14:textId="767A54F4" w:rsidR="00E73D4B" w:rsidRDefault="378B89C8" w:rsidP="45CFC72E">
            <w:pPr>
              <w:spacing w:line="250" w:lineRule="auto"/>
              <w:rPr>
                <w:sz w:val="15"/>
                <w:szCs w:val="15"/>
              </w:rPr>
            </w:pPr>
            <w:r>
              <w:rPr>
                <w:sz w:val="15"/>
                <w:szCs w:val="15"/>
              </w:rPr>
              <w:t>Editor / Change Requester</w:t>
            </w:r>
          </w:p>
        </w:tc>
        <w:tc>
          <w:tcPr>
            <w:tcW w:w="647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59FADA2" w14:textId="79C0B4DC" w:rsidR="00E73D4B" w:rsidRDefault="50542D5A" w:rsidP="45CFC72E">
            <w:pPr>
              <w:spacing w:line="250" w:lineRule="auto"/>
              <w:rPr>
                <w:sz w:val="15"/>
                <w:szCs w:val="15"/>
              </w:rPr>
            </w:pPr>
            <w:r>
              <w:rPr>
                <w:sz w:val="15"/>
                <w:szCs w:val="15"/>
              </w:rPr>
              <w:t xml:space="preserve">The Editor submits. Classification rules determine the target SharePoint library and the review chain. The document moves to </w:t>
            </w:r>
            <w:proofErr w:type="spellStart"/>
            <w:r>
              <w:rPr>
                <w:sz w:val="15"/>
                <w:szCs w:val="15"/>
              </w:rPr>
              <w:t>PendingApproval</w:t>
            </w:r>
            <w:proofErr w:type="spellEnd"/>
            <w:r>
              <w:rPr>
                <w:sz w:val="15"/>
                <w:szCs w:val="15"/>
              </w:rPr>
              <w:t xml:space="preserve"> and appears in the queue of the first configured review stage (Section 8.4).</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173E78" w14:textId="77777777" w:rsidR="00E73D4B" w:rsidRPr="006F05D7" w:rsidRDefault="50542D5A" w:rsidP="45CFC72E">
            <w:pPr>
              <w:spacing w:line="250" w:lineRule="auto"/>
              <w:rPr>
                <w:sz w:val="15"/>
                <w:szCs w:val="15"/>
              </w:rPr>
            </w:pPr>
            <w:r>
              <w:rPr>
                <w:sz w:val="15"/>
                <w:szCs w:val="15"/>
              </w:rPr>
              <w:t xml:space="preserve">Status → </w:t>
            </w:r>
            <w:proofErr w:type="spellStart"/>
            <w:r>
              <w:rPr>
                <w:sz w:val="15"/>
                <w:szCs w:val="15"/>
              </w:rPr>
              <w:t>PendingApproval</w:t>
            </w:r>
            <w:proofErr w:type="spellEnd"/>
          </w:p>
        </w:tc>
      </w:tr>
      <w:tr w:rsidR="00E73D4B" w14:paraId="070EA4BB"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44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598DEE6" w14:textId="77777777" w:rsidR="00E73D4B" w:rsidRPr="00ED3F33" w:rsidRDefault="03AE59B6" w:rsidP="45CFC72E">
            <w:pPr>
              <w:spacing w:line="250" w:lineRule="auto"/>
              <w:rPr>
                <w:b/>
                <w:color w:val="0E1330"/>
                <w:sz w:val="15"/>
                <w:szCs w:val="15"/>
              </w:rPr>
            </w:pPr>
            <w:r>
              <w:rPr>
                <w:b/>
                <w:color w:val="0E1330"/>
                <w:sz w:val="15"/>
                <w:szCs w:val="15"/>
              </w:rPr>
              <w:t>4</w:t>
            </w:r>
          </w:p>
        </w:tc>
        <w:tc>
          <w:tcPr>
            <w:tcW w:w="9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E482703" w14:textId="77777777" w:rsidR="00E73D4B" w:rsidRPr="006F05D7" w:rsidRDefault="03AE59B6" w:rsidP="45CFC72E">
            <w:pPr>
              <w:spacing w:line="250" w:lineRule="auto"/>
              <w:rPr>
                <w:sz w:val="15"/>
                <w:szCs w:val="15"/>
              </w:rPr>
            </w:pPr>
            <w:r>
              <w:rPr>
                <w:sz w:val="15"/>
                <w:szCs w:val="15"/>
              </w:rPr>
              <w:t>Notify</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50BE639" w14:textId="77777777" w:rsidR="00E73D4B" w:rsidRPr="006F05D7" w:rsidRDefault="03AE59B6" w:rsidP="45CFC72E">
            <w:pPr>
              <w:spacing w:line="250" w:lineRule="auto"/>
              <w:rPr>
                <w:sz w:val="15"/>
                <w:szCs w:val="15"/>
              </w:rPr>
            </w:pPr>
            <w:r>
              <w:rPr>
                <w:sz w:val="15"/>
                <w:szCs w:val="15"/>
              </w:rPr>
              <w:t>System</w:t>
            </w:r>
          </w:p>
        </w:tc>
        <w:tc>
          <w:tcPr>
            <w:tcW w:w="647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927F1BC" w14:textId="2DAB4ECC" w:rsidR="00E73D4B" w:rsidRDefault="50542D5A" w:rsidP="45CFC72E">
            <w:pPr>
              <w:spacing w:line="250" w:lineRule="auto"/>
              <w:rPr>
                <w:sz w:val="15"/>
                <w:szCs w:val="15"/>
              </w:rPr>
            </w:pPr>
            <w:r>
              <w:rPr>
                <w:sz w:val="15"/>
                <w:szCs w:val="15"/>
              </w:rPr>
              <w:t>At every stage the Notification Center alerts the relevant parties in-app and via email / Microsoft Teams - including the approver on submission and the Editor on each stage decision.</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8FFD1A5" w14:textId="77777777" w:rsidR="00E73D4B" w:rsidRPr="006F05D7" w:rsidRDefault="03AE59B6" w:rsidP="45CFC72E">
            <w:pPr>
              <w:spacing w:line="250" w:lineRule="auto"/>
              <w:rPr>
                <w:sz w:val="15"/>
                <w:szCs w:val="15"/>
              </w:rPr>
            </w:pPr>
            <w:r>
              <w:rPr>
                <w:sz w:val="15"/>
                <w:szCs w:val="15"/>
              </w:rPr>
              <w:t>(no status change)</w:t>
            </w:r>
          </w:p>
        </w:tc>
      </w:tr>
      <w:tr w:rsidR="00E73D4B" w14:paraId="33EB135C"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44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8941E47" w14:textId="77777777" w:rsidR="00E73D4B" w:rsidRPr="00ED3F33" w:rsidRDefault="03AE59B6" w:rsidP="45CFC72E">
            <w:pPr>
              <w:spacing w:line="250" w:lineRule="auto"/>
              <w:rPr>
                <w:b/>
                <w:color w:val="0E1330"/>
                <w:sz w:val="15"/>
                <w:szCs w:val="15"/>
              </w:rPr>
            </w:pPr>
            <w:r>
              <w:rPr>
                <w:b/>
                <w:color w:val="0E1330"/>
                <w:sz w:val="15"/>
                <w:szCs w:val="15"/>
              </w:rPr>
              <w:t>5</w:t>
            </w:r>
          </w:p>
        </w:tc>
        <w:tc>
          <w:tcPr>
            <w:tcW w:w="9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56AA947" w14:textId="77777777" w:rsidR="00E73D4B" w:rsidRPr="006F05D7" w:rsidRDefault="03AE59B6" w:rsidP="45CFC72E">
            <w:pPr>
              <w:spacing w:line="250" w:lineRule="auto"/>
              <w:rPr>
                <w:sz w:val="15"/>
                <w:szCs w:val="15"/>
              </w:rPr>
            </w:pPr>
            <w:r>
              <w:rPr>
                <w:sz w:val="15"/>
                <w:szCs w:val="15"/>
              </w:rPr>
              <w:t>Decide</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ECE5AA2" w14:textId="025DE02E" w:rsidR="00E73D4B" w:rsidRDefault="5AC458FC" w:rsidP="45CFC72E">
            <w:pPr>
              <w:spacing w:line="250" w:lineRule="auto"/>
              <w:rPr>
                <w:sz w:val="15"/>
                <w:szCs w:val="15"/>
              </w:rPr>
            </w:pPr>
            <w:r>
              <w:rPr>
                <w:sz w:val="15"/>
                <w:szCs w:val="15"/>
              </w:rPr>
              <w:t>Reviewer at current stage</w:t>
            </w:r>
          </w:p>
        </w:tc>
        <w:tc>
          <w:tcPr>
            <w:tcW w:w="647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8C01340" w14:textId="0A3FD620" w:rsidR="00E73D4B" w:rsidRDefault="00106196" w:rsidP="45CFC72E">
            <w:pPr>
              <w:spacing w:line="250" w:lineRule="auto"/>
              <w:rPr>
                <w:sz w:val="15"/>
                <w:szCs w:val="15"/>
              </w:rPr>
            </w:pPr>
            <w:r>
              <w:rPr>
                <w:sz w:val="15"/>
                <w:szCs w:val="15"/>
              </w:rPr>
              <w:t xml:space="preserve">Each level in the configured three- or four-level review chain performs its own action. The reviewer approves to </w:t>
            </w:r>
            <w:proofErr w:type="gramStart"/>
            <w:r>
              <w:rPr>
                <w:sz w:val="15"/>
                <w:szCs w:val="15"/>
              </w:rPr>
              <w:t>advance, or</w:t>
            </w:r>
            <w:proofErr w:type="gramEnd"/>
            <w:r>
              <w:rPr>
                <w:sz w:val="15"/>
                <w:szCs w:val="15"/>
              </w:rPr>
              <w:t xml:space="preserve"> returns the item with mandatory threaded comments to the Editor or preceding level for correction and resubmission. SLA status, extensions, stage timings and every action are retained. Only final approval permits promotion to SharePoint.</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C5182D" w14:textId="5FC7A719" w:rsidR="00E73D4B" w:rsidRPr="006F05D7" w:rsidRDefault="00106196" w:rsidP="45CFC72E">
            <w:pPr>
              <w:spacing w:line="250" w:lineRule="auto"/>
              <w:rPr>
                <w:sz w:val="15"/>
                <w:szCs w:val="15"/>
              </w:rPr>
            </w:pPr>
            <w:r>
              <w:rPr>
                <w:sz w:val="15"/>
                <w:szCs w:val="15"/>
              </w:rPr>
              <w:t>Status → Approved or → Classified (returned)</w:t>
            </w:r>
          </w:p>
        </w:tc>
      </w:tr>
      <w:tr w:rsidR="00E73D4B" w14:paraId="5FDEEF43"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44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9B4EA11" w14:textId="77777777" w:rsidR="00E73D4B" w:rsidRPr="00ED3F33" w:rsidRDefault="03AE59B6" w:rsidP="45CFC72E">
            <w:pPr>
              <w:spacing w:line="250" w:lineRule="auto"/>
              <w:rPr>
                <w:b/>
                <w:color w:val="0E1330"/>
                <w:sz w:val="15"/>
                <w:szCs w:val="15"/>
              </w:rPr>
            </w:pPr>
            <w:r>
              <w:rPr>
                <w:b/>
                <w:color w:val="0E1330"/>
                <w:sz w:val="15"/>
                <w:szCs w:val="15"/>
              </w:rPr>
              <w:t>6</w:t>
            </w:r>
          </w:p>
        </w:tc>
        <w:tc>
          <w:tcPr>
            <w:tcW w:w="9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C2318F8" w14:textId="77777777" w:rsidR="00E73D4B" w:rsidRPr="006F05D7" w:rsidRDefault="03AE59B6" w:rsidP="45CFC72E">
            <w:pPr>
              <w:spacing w:line="250" w:lineRule="auto"/>
              <w:rPr>
                <w:sz w:val="15"/>
                <w:szCs w:val="15"/>
              </w:rPr>
            </w:pPr>
            <w:r>
              <w:rPr>
                <w:sz w:val="15"/>
                <w:szCs w:val="15"/>
              </w:rPr>
              <w:t>Promote / Publish</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612946C" w14:textId="77777777" w:rsidR="00E73D4B" w:rsidRPr="006F05D7" w:rsidRDefault="03AE59B6" w:rsidP="45CFC72E">
            <w:pPr>
              <w:spacing w:line="250" w:lineRule="auto"/>
              <w:rPr>
                <w:sz w:val="15"/>
                <w:szCs w:val="15"/>
              </w:rPr>
            </w:pPr>
            <w:r>
              <w:rPr>
                <w:sz w:val="15"/>
                <w:szCs w:val="15"/>
              </w:rPr>
              <w:t>System</w:t>
            </w:r>
          </w:p>
        </w:tc>
        <w:tc>
          <w:tcPr>
            <w:tcW w:w="647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1023CE6" w14:textId="10543900" w:rsidR="00E73D4B" w:rsidRPr="009724A6" w:rsidRDefault="00106196" w:rsidP="45CFC72E">
            <w:pPr>
              <w:spacing w:line="249" w:lineRule="auto"/>
              <w:rPr>
                <w:kern w:val="2"/>
                <w:sz w:val="15"/>
                <w:szCs w:val="15"/>
                <w14:ligatures w14:val="standardContextual"/>
              </w:rPr>
            </w:pPr>
            <w:r>
              <w:rPr>
                <w:sz w:val="15"/>
                <w:szCs w:val="15"/>
              </w:rPr>
              <w:t xml:space="preserve">Only after final approval, </w:t>
            </w:r>
            <w:proofErr w:type="spellStart"/>
            <w:r>
              <w:rPr>
                <w:sz w:val="15"/>
                <w:szCs w:val="15"/>
              </w:rPr>
              <w:t>Docaya</w:t>
            </w:r>
            <w:proofErr w:type="spellEnd"/>
            <w:r>
              <w:rPr>
                <w:sz w:val="15"/>
                <w:szCs w:val="15"/>
              </w:rPr>
              <w:t xml:space="preserve"> promotes the approved original PDF, DOCX, PPTX, XLSX, image or other supported file from staging into the correct SharePoint library as the main repository and system of record. No file-format conversion occurs. The SharePoint item ID, URL and version are written back to Azure SQL.</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23FB0E" w14:textId="77777777" w:rsidR="00E73D4B" w:rsidRPr="006F05D7" w:rsidRDefault="03AE59B6" w:rsidP="45CFC72E">
            <w:pPr>
              <w:spacing w:line="250" w:lineRule="auto"/>
              <w:rPr>
                <w:sz w:val="15"/>
                <w:szCs w:val="15"/>
              </w:rPr>
            </w:pPr>
            <w:r>
              <w:rPr>
                <w:sz w:val="15"/>
                <w:szCs w:val="15"/>
              </w:rPr>
              <w:t>Status → Published (v1.0)</w:t>
            </w:r>
          </w:p>
        </w:tc>
      </w:tr>
      <w:tr w:rsidR="00E73D4B" w14:paraId="5864D98C"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44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5697EEC" w14:textId="77777777" w:rsidR="00E73D4B" w:rsidRPr="00ED3F33" w:rsidRDefault="03AE59B6" w:rsidP="45CFC72E">
            <w:pPr>
              <w:spacing w:line="250" w:lineRule="auto"/>
              <w:rPr>
                <w:b/>
                <w:color w:val="0E1330"/>
                <w:sz w:val="15"/>
                <w:szCs w:val="15"/>
              </w:rPr>
            </w:pPr>
            <w:r>
              <w:rPr>
                <w:b/>
                <w:color w:val="0E1330"/>
                <w:sz w:val="15"/>
                <w:szCs w:val="15"/>
              </w:rPr>
              <w:t>7</w:t>
            </w:r>
          </w:p>
        </w:tc>
        <w:tc>
          <w:tcPr>
            <w:tcW w:w="9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42D78EB" w14:textId="77777777" w:rsidR="00E73D4B" w:rsidRPr="006F05D7" w:rsidRDefault="03AE59B6" w:rsidP="45CFC72E">
            <w:pPr>
              <w:spacing w:line="250" w:lineRule="auto"/>
              <w:rPr>
                <w:sz w:val="15"/>
                <w:szCs w:val="15"/>
              </w:rPr>
            </w:pPr>
            <w:r>
              <w:rPr>
                <w:sz w:val="15"/>
                <w:szCs w:val="15"/>
              </w:rPr>
              <w:t>Cleanup</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B5581C" w14:textId="77777777" w:rsidR="00E73D4B" w:rsidRPr="006F05D7" w:rsidRDefault="03AE59B6" w:rsidP="45CFC72E">
            <w:pPr>
              <w:spacing w:line="250" w:lineRule="auto"/>
              <w:rPr>
                <w:sz w:val="15"/>
                <w:szCs w:val="15"/>
              </w:rPr>
            </w:pPr>
            <w:r>
              <w:rPr>
                <w:sz w:val="15"/>
                <w:szCs w:val="15"/>
              </w:rPr>
              <w:t>System</w:t>
            </w:r>
          </w:p>
        </w:tc>
        <w:tc>
          <w:tcPr>
            <w:tcW w:w="647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4C3A5AF" w14:textId="2CAE2852" w:rsidR="00E73D4B" w:rsidRDefault="50542D5A" w:rsidP="45CFC72E">
            <w:pPr>
              <w:spacing w:line="250" w:lineRule="auto"/>
              <w:rPr>
                <w:sz w:val="15"/>
                <w:szCs w:val="15"/>
              </w:rPr>
            </w:pPr>
            <w:r>
              <w:rPr>
                <w:sz w:val="15"/>
                <w:szCs w:val="15"/>
              </w:rPr>
              <w:t xml:space="preserve">The staging copy is handled per policy - </w:t>
            </w:r>
            <w:proofErr w:type="gramStart"/>
            <w:r>
              <w:rPr>
                <w:sz w:val="15"/>
                <w:szCs w:val="15"/>
              </w:rPr>
              <w:t>purged, or</w:t>
            </w:r>
            <w:proofErr w:type="gramEnd"/>
            <w:r>
              <w:rPr>
                <w:sz w:val="15"/>
                <w:szCs w:val="15"/>
              </w:rPr>
              <w:t xml:space="preserve"> moved to a dedicated 'Published/Approved' folder within staging for retention. The Editor is notified of successful publication.</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832CEF1" w14:textId="77777777" w:rsidR="00E73D4B" w:rsidRPr="006F05D7" w:rsidRDefault="03AE59B6" w:rsidP="45CFC72E">
            <w:pPr>
              <w:spacing w:line="250" w:lineRule="auto"/>
              <w:rPr>
                <w:sz w:val="15"/>
                <w:szCs w:val="15"/>
              </w:rPr>
            </w:pPr>
            <w:r>
              <w:rPr>
                <w:sz w:val="15"/>
                <w:szCs w:val="15"/>
              </w:rPr>
              <w:t>Staging reconciled</w:t>
            </w:r>
          </w:p>
        </w:tc>
      </w:tr>
      <w:tr w:rsidR="00E73D4B" w14:paraId="4BB09D83"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44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4B0A208" w14:textId="77777777" w:rsidR="00E73D4B" w:rsidRPr="00ED3F33" w:rsidRDefault="03AE59B6" w:rsidP="45CFC72E">
            <w:pPr>
              <w:spacing w:line="250" w:lineRule="auto"/>
              <w:rPr>
                <w:b/>
                <w:color w:val="0E1330"/>
                <w:sz w:val="15"/>
                <w:szCs w:val="15"/>
              </w:rPr>
            </w:pPr>
            <w:r>
              <w:rPr>
                <w:b/>
                <w:color w:val="0E1330"/>
                <w:sz w:val="15"/>
                <w:szCs w:val="15"/>
              </w:rPr>
              <w:t>8</w:t>
            </w:r>
          </w:p>
        </w:tc>
        <w:tc>
          <w:tcPr>
            <w:tcW w:w="99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BCA0E2" w14:textId="5CA36529" w:rsidR="00E73D4B" w:rsidRPr="006F05D7" w:rsidRDefault="00106196" w:rsidP="45CFC72E">
            <w:pPr>
              <w:spacing w:line="250" w:lineRule="auto"/>
              <w:rPr>
                <w:sz w:val="15"/>
                <w:szCs w:val="15"/>
              </w:rPr>
            </w:pPr>
            <w:r>
              <w:rPr>
                <w:sz w:val="15"/>
                <w:szCs w:val="15"/>
              </w:rPr>
              <w:t>Upload Processing</w:t>
            </w:r>
          </w:p>
        </w:tc>
        <w:tc>
          <w:tcPr>
            <w:tcW w:w="10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0661CA9" w14:textId="7B9BB118" w:rsidR="00E73D4B" w:rsidRPr="006F05D7" w:rsidRDefault="00106196" w:rsidP="45CFC72E">
            <w:pPr>
              <w:spacing w:line="250" w:lineRule="auto"/>
              <w:rPr>
                <w:sz w:val="15"/>
                <w:szCs w:val="15"/>
              </w:rPr>
            </w:pPr>
            <w:r>
              <w:rPr>
                <w:sz w:val="15"/>
                <w:szCs w:val="15"/>
              </w:rPr>
              <w:t>System (during upload)</w:t>
            </w:r>
          </w:p>
        </w:tc>
        <w:tc>
          <w:tcPr>
            <w:tcW w:w="6471"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EB821A8" w14:textId="15A393D1" w:rsidR="00E73D4B" w:rsidRPr="006F05D7" w:rsidRDefault="00106196" w:rsidP="45CFC72E">
            <w:pPr>
              <w:spacing w:line="250" w:lineRule="auto"/>
              <w:rPr>
                <w:sz w:val="15"/>
                <w:szCs w:val="15"/>
              </w:rPr>
            </w:pPr>
            <w:r>
              <w:rPr>
                <w:sz w:val="15"/>
                <w:szCs w:val="15"/>
              </w:rPr>
              <w:t xml:space="preserve">While the supported original file is held in staging, </w:t>
            </w:r>
            <w:proofErr w:type="spellStart"/>
            <w:r>
              <w:rPr>
                <w:sz w:val="15"/>
                <w:szCs w:val="15"/>
              </w:rPr>
              <w:t>Docaya</w:t>
            </w:r>
            <w:proofErr w:type="spellEnd"/>
            <w:r>
              <w:rPr>
                <w:sz w:val="15"/>
                <w:szCs w:val="15"/>
              </w:rPr>
              <w:t xml:space="preserve"> extracts basic machine-readable text, technical metadata and preview data. Business and classification metadata remains </w:t>
            </w:r>
            <w:proofErr w:type="gramStart"/>
            <w:r>
              <w:rPr>
                <w:sz w:val="15"/>
                <w:szCs w:val="15"/>
              </w:rPr>
              <w:t>user-entered</w:t>
            </w:r>
            <w:proofErr w:type="gramEnd"/>
            <w:r>
              <w:rPr>
                <w:sz w:val="15"/>
                <w:szCs w:val="15"/>
              </w:rPr>
              <w:t>. No content chunking, embeddings, vectors, generative retrieval or post-publish AI indexing is performed.</w:t>
            </w:r>
          </w:p>
        </w:tc>
        <w:tc>
          <w:tcPr>
            <w:tcW w:w="1047"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C1D993F" w14:textId="71D5F130" w:rsidR="00E73D4B" w:rsidRPr="006F05D7" w:rsidRDefault="00106196" w:rsidP="45CFC72E">
            <w:pPr>
              <w:spacing w:line="250" w:lineRule="auto"/>
              <w:rPr>
                <w:sz w:val="15"/>
                <w:szCs w:val="15"/>
              </w:rPr>
            </w:pPr>
            <w:r>
              <w:rPr>
                <w:sz w:val="15"/>
                <w:szCs w:val="15"/>
              </w:rPr>
              <w:t>Staged file and extraction data ready for review</w:t>
            </w:r>
          </w:p>
        </w:tc>
      </w:tr>
      <w:tr w:rsidR="00E73D4B" w14:paraId="147DB13D" w14:textId="77777777" w:rsidTr="00E54E20">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1"/>
          <w:wAfter w:w="42" w:type="dxa"/>
        </w:trPr>
        <w:tc>
          <w:tcPr>
            <w:tcW w:w="44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B2B7304" w14:textId="77777777" w:rsidR="00E73D4B" w:rsidRPr="00ED3F33" w:rsidRDefault="03AE59B6" w:rsidP="45CFC72E">
            <w:pPr>
              <w:spacing w:line="250" w:lineRule="auto"/>
              <w:rPr>
                <w:b/>
                <w:color w:val="0E1330"/>
                <w:sz w:val="15"/>
                <w:szCs w:val="15"/>
              </w:rPr>
            </w:pPr>
            <w:r>
              <w:rPr>
                <w:b/>
                <w:color w:val="0E1330"/>
                <w:sz w:val="15"/>
                <w:szCs w:val="15"/>
              </w:rPr>
              <w:t>9</w:t>
            </w:r>
          </w:p>
        </w:tc>
        <w:tc>
          <w:tcPr>
            <w:tcW w:w="99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306CB1" w14:textId="77777777" w:rsidR="00E73D4B" w:rsidRPr="006F05D7" w:rsidRDefault="03AE59B6" w:rsidP="45CFC72E">
            <w:pPr>
              <w:spacing w:line="250" w:lineRule="auto"/>
              <w:rPr>
                <w:sz w:val="15"/>
                <w:szCs w:val="15"/>
              </w:rPr>
            </w:pPr>
            <w:r>
              <w:rPr>
                <w:sz w:val="15"/>
                <w:szCs w:val="15"/>
              </w:rPr>
              <w:t>Access &amp; Governance</w:t>
            </w:r>
          </w:p>
        </w:tc>
        <w:tc>
          <w:tcPr>
            <w:tcW w:w="10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F95F668" w14:textId="77777777" w:rsidR="00E73D4B" w:rsidRPr="006F05D7" w:rsidRDefault="03AE59B6" w:rsidP="45CFC72E">
            <w:pPr>
              <w:spacing w:line="250" w:lineRule="auto"/>
              <w:rPr>
                <w:sz w:val="15"/>
                <w:szCs w:val="15"/>
              </w:rPr>
            </w:pPr>
            <w:r>
              <w:rPr>
                <w:sz w:val="15"/>
                <w:szCs w:val="15"/>
              </w:rPr>
              <w:t>All</w:t>
            </w:r>
          </w:p>
        </w:tc>
        <w:tc>
          <w:tcPr>
            <w:tcW w:w="6471"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25B5289" w14:textId="77777777" w:rsidR="00E73D4B" w:rsidRPr="006F05D7" w:rsidRDefault="50542D5A" w:rsidP="45CFC72E">
            <w:pPr>
              <w:spacing w:line="250" w:lineRule="auto"/>
              <w:rPr>
                <w:sz w:val="15"/>
                <w:szCs w:val="15"/>
              </w:rPr>
            </w:pPr>
            <w:r>
              <w:rPr>
                <w:sz w:val="15"/>
                <w:szCs w:val="15"/>
              </w:rPr>
              <w:t xml:space="preserve">Users access </w:t>
            </w:r>
            <w:proofErr w:type="spellStart"/>
            <w:r>
              <w:rPr>
                <w:sz w:val="15"/>
                <w:szCs w:val="15"/>
              </w:rPr>
              <w:t>Docaya</w:t>
            </w:r>
            <w:proofErr w:type="spellEnd"/>
            <w:r>
              <w:rPr>
                <w:sz w:val="15"/>
                <w:szCs w:val="15"/>
              </w:rPr>
              <w:t xml:space="preserve"> via UAE PASS single sign-on federated to Entra ID. Access is managed inside </w:t>
            </w:r>
            <w:proofErr w:type="spellStart"/>
            <w:r>
              <w:rPr>
                <w:sz w:val="15"/>
                <w:szCs w:val="15"/>
              </w:rPr>
              <w:t>Docaya</w:t>
            </w:r>
            <w:proofErr w:type="spellEnd"/>
            <w:r>
              <w:rPr>
                <w:sz w:val="15"/>
                <w:szCs w:val="15"/>
              </w:rPr>
              <w:t xml:space="preserve">, while the platform reaches SharePoint through a governed service identity that holds read/write on the document estate. This keeps user permissions </w:t>
            </w:r>
            <w:proofErr w:type="spellStart"/>
            <w:r>
              <w:rPr>
                <w:sz w:val="15"/>
                <w:szCs w:val="15"/>
              </w:rPr>
              <w:t>centralised</w:t>
            </w:r>
            <w:proofErr w:type="spellEnd"/>
            <w:r>
              <w:rPr>
                <w:sz w:val="15"/>
                <w:szCs w:val="15"/>
              </w:rPr>
              <w:t xml:space="preserve"> in </w:t>
            </w:r>
            <w:proofErr w:type="spellStart"/>
            <w:r>
              <w:rPr>
                <w:sz w:val="15"/>
                <w:szCs w:val="15"/>
              </w:rPr>
              <w:t>Docaya</w:t>
            </w:r>
            <w:proofErr w:type="spellEnd"/>
            <w:r>
              <w:rPr>
                <w:sz w:val="15"/>
                <w:szCs w:val="15"/>
              </w:rPr>
              <w:t xml:space="preserve"> while all content operations occur under one auditable service principal.</w:t>
            </w:r>
          </w:p>
        </w:tc>
        <w:tc>
          <w:tcPr>
            <w:tcW w:w="1047"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7545277" w14:textId="77777777" w:rsidR="00E73D4B" w:rsidRPr="006F05D7" w:rsidRDefault="03AE59B6" w:rsidP="45CFC72E">
            <w:pPr>
              <w:spacing w:line="250" w:lineRule="auto"/>
              <w:rPr>
                <w:sz w:val="15"/>
                <w:szCs w:val="15"/>
              </w:rPr>
            </w:pPr>
            <w:r>
              <w:rPr>
                <w:sz w:val="15"/>
                <w:szCs w:val="15"/>
              </w:rPr>
              <w:t>Continuous</w:t>
            </w:r>
          </w:p>
        </w:tc>
      </w:tr>
      <w:tr w:rsidR="00E73D4B" w14:paraId="09CAE8CC" w14:textId="77777777" w:rsidTr="00ED3F33">
        <w:tblPrEx>
          <w:tblBorders>
            <w:top w:val="single" w:sz="1" w:space="0" w:color="FFF3E8"/>
            <w:left w:val="single" w:sz="18" w:space="0" w:color="D9660F"/>
            <w:bottom w:val="single" w:sz="1" w:space="0" w:color="FFF3E8"/>
            <w:right w:val="single" w:sz="1" w:space="0" w:color="FFF3E8"/>
            <w:insideH w:val="single" w:sz="4" w:space="0" w:color="auto"/>
            <w:insideV w:val="single" w:sz="4" w:space="0" w:color="auto"/>
          </w:tblBorders>
        </w:tblPrEx>
        <w:trPr>
          <w:gridBefore w:val="1"/>
          <w:gridAfter w:val="1"/>
          <w:wBefore w:w="384" w:type="dxa"/>
          <w:wAfter w:w="42" w:type="dxa"/>
        </w:trPr>
        <w:tc>
          <w:tcPr>
            <w:tcW w:w="9644" w:type="dxa"/>
            <w:gridSpan w:val="5"/>
            <w:tcBorders>
              <w:top w:val="nil"/>
              <w:left w:val="single" w:sz="18" w:space="0" w:color="14705C"/>
              <w:bottom w:val="single" w:sz="8" w:space="0" w:color="E8F5EF"/>
              <w:right w:val="single" w:sz="8" w:space="0" w:color="E8F5EF"/>
            </w:tcBorders>
            <w:shd w:val="clear" w:color="F3F0FC" w:fill="F3F0FC"/>
            <w:tcMar>
              <w:top w:w="110" w:type="dxa"/>
              <w:left w:w="160" w:type="dxa"/>
              <w:bottom w:w="110" w:type="dxa"/>
              <w:right w:w="140" w:type="dxa"/>
            </w:tcMar>
            <w:hideMark/>
          </w:tcPr>
          <w:p w14:paraId="69BC4082" w14:textId="61CD422B" w:rsidR="00E73D4B" w:rsidRPr="006F05D7" w:rsidRDefault="00106196" w:rsidP="45CFC72E">
            <w:pPr>
              <w:spacing w:line="264" w:lineRule="auto"/>
              <w:rPr>
                <w:sz w:val="18"/>
                <w:szCs w:val="18"/>
              </w:rPr>
            </w:pPr>
            <w:r>
              <w:rPr>
                <w:b/>
                <w:bCs/>
                <w:color w:val="14705C"/>
              </w:rPr>
              <w:t xml:space="preserve">Key promotion </w:t>
            </w:r>
            <w:proofErr w:type="gramStart"/>
            <w:r>
              <w:rPr>
                <w:b/>
                <w:bCs/>
                <w:color w:val="14705C"/>
              </w:rPr>
              <w:t>rule</w:t>
            </w:r>
            <w:proofErr w:type="gramEnd"/>
            <w:r>
              <w:rPr>
                <w:b/>
                <w:bCs/>
                <w:color w:val="14705C"/>
              </w:rPr>
              <w:t xml:space="preserve"> </w:t>
            </w:r>
            <w:proofErr w:type="gramStart"/>
            <w:r>
              <w:rPr>
                <w:b/>
                <w:bCs/>
                <w:color w:val="14705C"/>
              </w:rPr>
              <w:t>The</w:t>
            </w:r>
            <w:proofErr w:type="gramEnd"/>
            <w:r>
              <w:rPr>
                <w:b/>
                <w:bCs/>
                <w:color w:val="14705C"/>
              </w:rPr>
              <w:t xml:space="preserve"> original file remains in its native format in staging throughout capture, classification and approval. Only on approval is the same file promoted into the correct live SharePoint Online library and given version 1.0 - at which point it becomes an official Client record.</w:t>
            </w:r>
          </w:p>
          <w:p w14:paraId="14084606" w14:textId="6ADD6D16" w:rsidR="00E73D4B" w:rsidRPr="00825D2E" w:rsidRDefault="00E73D4B" w:rsidP="45CFC72E">
            <w:pPr>
              <w:spacing w:line="264" w:lineRule="auto"/>
              <w:rPr>
                <w:kern w:val="2"/>
                <w:sz w:val="18"/>
                <w:szCs w:val="18"/>
                <w14:ligatures w14:val="standardContextual"/>
              </w:rPr>
            </w:pPr>
          </w:p>
        </w:tc>
      </w:tr>
    </w:tbl>
    <w:p w14:paraId="2E533FB1" w14:textId="77777777" w:rsidR="00E73D4B" w:rsidRPr="006F05D7" w:rsidRDefault="03AE59B6" w:rsidP="006F05D7">
      <w:pPr>
        <w:pStyle w:val="Heading2"/>
      </w:pPr>
      <w:bookmarkStart w:id="32" w:name="_Toc1914453334"/>
      <w:bookmarkStart w:id="33" w:name="_Toc240108375"/>
      <w:bookmarkStart w:id="34" w:name="_Toc240127384"/>
      <w:r>
        <w:lastRenderedPageBreak/>
        <w:t>5.1 Status State Machine</w:t>
      </w:r>
      <w:bookmarkEnd w:id="32"/>
      <w:bookmarkEnd w:id="33"/>
      <w:bookmarkEnd w:id="34"/>
    </w:p>
    <w:tbl>
      <w:tblPr>
        <w:tblW w:w="9360" w:type="dxa"/>
        <w:tblCellMar>
          <w:left w:w="10" w:type="dxa"/>
          <w:right w:w="10" w:type="dxa"/>
        </w:tblCellMar>
        <w:tblLook w:val="0020" w:firstRow="1" w:lastRow="0" w:firstColumn="0" w:lastColumn="0" w:noHBand="0" w:noVBand="0"/>
      </w:tblPr>
      <w:tblGrid>
        <w:gridCol w:w="2500"/>
        <w:gridCol w:w="4560"/>
        <w:gridCol w:w="2300"/>
      </w:tblGrid>
      <w:tr w:rsidR="00894A95" w14:paraId="13AAD08F" w14:textId="77777777" w:rsidTr="006F05D7">
        <w:trPr>
          <w:trHeight w:val="300"/>
          <w:tblHeader/>
        </w:trPr>
        <w:tc>
          <w:tcPr>
            <w:tcW w:w="25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BD59FE9"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State</w:t>
            </w:r>
          </w:p>
        </w:tc>
        <w:tc>
          <w:tcPr>
            <w:tcW w:w="45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D6478E0" w14:textId="77777777" w:rsidR="00894A95" w:rsidRPr="006F05D7" w:rsidRDefault="08A3C276" w:rsidP="45CFC72E">
            <w:pPr>
              <w:spacing w:line="249" w:lineRule="auto"/>
              <w:rPr>
                <w:b/>
                <w:bCs/>
                <w:color w:val="FFFFFF"/>
                <w:sz w:val="17"/>
                <w:szCs w:val="17"/>
              </w:rPr>
            </w:pPr>
            <w:r>
              <w:rPr>
                <w:b/>
                <w:bCs/>
                <w:color w:val="FFFFFF"/>
                <w:sz w:val="17"/>
                <w:szCs w:val="17"/>
              </w:rPr>
              <w:t>Meaning</w:t>
            </w:r>
          </w:p>
        </w:tc>
        <w:tc>
          <w:tcPr>
            <w:tcW w:w="23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27DEAEF" w14:textId="77777777" w:rsidR="00894A95" w:rsidRPr="006F05D7" w:rsidRDefault="08A3C276" w:rsidP="45CFC72E">
            <w:pPr>
              <w:spacing w:line="249" w:lineRule="auto"/>
              <w:rPr>
                <w:b/>
                <w:bCs/>
                <w:color w:val="FFFFFF"/>
                <w:sz w:val="17"/>
                <w:szCs w:val="17"/>
              </w:rPr>
            </w:pPr>
            <w:r>
              <w:rPr>
                <w:b/>
                <w:bCs/>
                <w:color w:val="FFFFFF"/>
                <w:sz w:val="17"/>
                <w:szCs w:val="17"/>
              </w:rPr>
              <w:t>File location</w:t>
            </w:r>
          </w:p>
        </w:tc>
      </w:tr>
      <w:tr w:rsidR="00E73D4B" w14:paraId="54F16341"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0545515" w14:textId="77777777" w:rsidR="00E73D4B" w:rsidRPr="00ED3F33" w:rsidRDefault="50542D5A" w:rsidP="45CFC72E">
            <w:pPr>
              <w:spacing w:line="250" w:lineRule="auto"/>
              <w:rPr>
                <w:b/>
                <w:bCs/>
                <w:color w:val="0E1330"/>
                <w:sz w:val="16"/>
                <w:szCs w:val="16"/>
              </w:rPr>
            </w:pPr>
            <w:r>
              <w:rPr>
                <w:b/>
                <w:bCs/>
                <w:color w:val="0E1330"/>
                <w:sz w:val="16"/>
                <w:szCs w:val="16"/>
              </w:rPr>
              <w:t xml:space="preserve">Draft / </w:t>
            </w:r>
            <w:proofErr w:type="spellStart"/>
            <w:r>
              <w:rPr>
                <w:b/>
                <w:bCs/>
                <w:color w:val="0E1330"/>
                <w:sz w:val="16"/>
                <w:szCs w:val="16"/>
              </w:rPr>
              <w:t>PendingRegistration</w:t>
            </w:r>
            <w:proofErr w:type="spellEnd"/>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47F6E90" w14:textId="77777777" w:rsidR="00E73D4B" w:rsidRPr="006F05D7" w:rsidRDefault="03AE59B6" w:rsidP="45CFC72E">
            <w:pPr>
              <w:spacing w:line="250" w:lineRule="auto"/>
              <w:rPr>
                <w:sz w:val="16"/>
                <w:szCs w:val="16"/>
              </w:rPr>
            </w:pPr>
            <w:r>
              <w:rPr>
                <w:sz w:val="16"/>
                <w:szCs w:val="16"/>
              </w:rPr>
              <w:t>Uploaded; auto-metadata populated; registration fields being completed</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732AA33" w14:textId="77777777" w:rsidR="00E73D4B" w:rsidRPr="006F05D7" w:rsidRDefault="03AE59B6" w:rsidP="45CFC72E">
            <w:pPr>
              <w:spacing w:line="250" w:lineRule="auto"/>
              <w:rPr>
                <w:sz w:val="16"/>
                <w:szCs w:val="16"/>
              </w:rPr>
            </w:pPr>
            <w:r>
              <w:rPr>
                <w:sz w:val="16"/>
                <w:szCs w:val="16"/>
              </w:rPr>
              <w:t>Staging (Blob / SP staging)</w:t>
            </w:r>
          </w:p>
        </w:tc>
      </w:tr>
      <w:tr w:rsidR="00E73D4B" w14:paraId="1D35D6F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0648064" w14:textId="77777777" w:rsidR="00E73D4B" w:rsidRPr="00ED3F33" w:rsidRDefault="03AE59B6" w:rsidP="45CFC72E">
            <w:pPr>
              <w:spacing w:line="250" w:lineRule="auto"/>
              <w:rPr>
                <w:b/>
                <w:bCs/>
                <w:color w:val="0E1330"/>
                <w:sz w:val="16"/>
                <w:szCs w:val="16"/>
              </w:rPr>
            </w:pPr>
            <w:r>
              <w:rPr>
                <w:b/>
                <w:bCs/>
                <w:color w:val="0E1330"/>
                <w:sz w:val="16"/>
                <w:szCs w:val="16"/>
              </w:rPr>
              <w:t>Classified</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B67238" w14:textId="77777777" w:rsidR="00E73D4B" w:rsidRPr="006F05D7" w:rsidRDefault="03AE59B6" w:rsidP="45CFC72E">
            <w:pPr>
              <w:spacing w:line="250" w:lineRule="auto"/>
              <w:rPr>
                <w:sz w:val="16"/>
                <w:szCs w:val="16"/>
              </w:rPr>
            </w:pPr>
            <w:r>
              <w:rPr>
                <w:sz w:val="16"/>
                <w:szCs w:val="16"/>
              </w:rPr>
              <w:t>Class, sensitivity, department, approver flow selected</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DE6478F" w14:textId="77777777" w:rsidR="00E73D4B" w:rsidRPr="006F05D7" w:rsidRDefault="03AE59B6" w:rsidP="45CFC72E">
            <w:pPr>
              <w:spacing w:line="250" w:lineRule="auto"/>
              <w:rPr>
                <w:sz w:val="16"/>
                <w:szCs w:val="16"/>
              </w:rPr>
            </w:pPr>
            <w:r>
              <w:rPr>
                <w:sz w:val="16"/>
                <w:szCs w:val="16"/>
              </w:rPr>
              <w:t>Staging</w:t>
            </w:r>
          </w:p>
        </w:tc>
      </w:tr>
      <w:tr w:rsidR="00E73D4B" w14:paraId="0BCF83A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9E4B21A" w14:textId="77777777" w:rsidR="00E73D4B" w:rsidRPr="00ED3F33" w:rsidRDefault="50542D5A" w:rsidP="45CFC72E">
            <w:pPr>
              <w:spacing w:line="250" w:lineRule="auto"/>
              <w:rPr>
                <w:b/>
                <w:bCs/>
                <w:color w:val="0E1330"/>
                <w:sz w:val="16"/>
                <w:szCs w:val="16"/>
              </w:rPr>
            </w:pPr>
            <w:proofErr w:type="spellStart"/>
            <w:r>
              <w:rPr>
                <w:b/>
                <w:bCs/>
                <w:color w:val="0E1330"/>
                <w:sz w:val="16"/>
                <w:szCs w:val="16"/>
              </w:rPr>
              <w:t>PendingApproval</w:t>
            </w:r>
            <w:proofErr w:type="spellEnd"/>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4127CBD" w14:textId="52FE6296" w:rsidR="00E73D4B" w:rsidRDefault="03AE59B6">
            <w:pPr>
              <w:spacing w:line="250" w:lineRule="auto"/>
            </w:pPr>
            <w:r>
              <w:rPr>
                <w:sz w:val="16"/>
                <w:szCs w:val="16"/>
              </w:rPr>
              <w:t>Submitted; awaiting the decision of the current review stage</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9254601" w14:textId="77777777" w:rsidR="00E73D4B" w:rsidRPr="006F05D7" w:rsidRDefault="03AE59B6" w:rsidP="45CFC72E">
            <w:pPr>
              <w:spacing w:line="250" w:lineRule="auto"/>
              <w:rPr>
                <w:sz w:val="16"/>
                <w:szCs w:val="16"/>
              </w:rPr>
            </w:pPr>
            <w:r>
              <w:rPr>
                <w:sz w:val="16"/>
                <w:szCs w:val="16"/>
              </w:rPr>
              <w:t>Staging</w:t>
            </w:r>
          </w:p>
        </w:tc>
      </w:tr>
      <w:tr w:rsidR="00E73D4B" w14:paraId="5A0CD99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BE9ECB" w14:textId="77777777" w:rsidR="00E73D4B" w:rsidRPr="00ED3F33" w:rsidRDefault="03AE59B6" w:rsidP="45CFC72E">
            <w:pPr>
              <w:spacing w:line="250" w:lineRule="auto"/>
              <w:rPr>
                <w:b/>
                <w:bCs/>
                <w:color w:val="0E1330"/>
                <w:sz w:val="16"/>
                <w:szCs w:val="16"/>
              </w:rPr>
            </w:pPr>
            <w:r>
              <w:rPr>
                <w:b/>
                <w:bCs/>
                <w:color w:val="0E1330"/>
                <w:sz w:val="16"/>
                <w:szCs w:val="16"/>
              </w:rPr>
              <w:t>Returned</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FCC79E" w14:textId="6EF8587D" w:rsidR="00E73D4B" w:rsidRDefault="03AE59B6">
            <w:pPr>
              <w:spacing w:line="250" w:lineRule="auto"/>
            </w:pPr>
            <w:r>
              <w:rPr>
                <w:sz w:val="16"/>
                <w:szCs w:val="16"/>
              </w:rPr>
              <w:t>Returned with mandatory comments; back with Editor or the immediately preceding review stage</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3B2C0BE" w14:textId="77777777" w:rsidR="00E73D4B" w:rsidRPr="006F05D7" w:rsidRDefault="03AE59B6" w:rsidP="45CFC72E">
            <w:pPr>
              <w:spacing w:line="250" w:lineRule="auto"/>
              <w:rPr>
                <w:sz w:val="16"/>
                <w:szCs w:val="16"/>
              </w:rPr>
            </w:pPr>
            <w:r>
              <w:rPr>
                <w:sz w:val="16"/>
                <w:szCs w:val="16"/>
              </w:rPr>
              <w:t>Staging</w:t>
            </w:r>
          </w:p>
        </w:tc>
      </w:tr>
      <w:tr w:rsidR="00E73D4B" w14:paraId="51C9673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FEA2CF8" w14:textId="77777777" w:rsidR="00E73D4B" w:rsidRPr="00ED3F33" w:rsidRDefault="03AE59B6" w:rsidP="45CFC72E">
            <w:pPr>
              <w:spacing w:line="250" w:lineRule="auto"/>
              <w:rPr>
                <w:b/>
                <w:bCs/>
                <w:color w:val="0E1330"/>
                <w:sz w:val="16"/>
                <w:szCs w:val="16"/>
              </w:rPr>
            </w:pPr>
            <w:r>
              <w:rPr>
                <w:b/>
                <w:bCs/>
                <w:color w:val="0E1330"/>
                <w:sz w:val="16"/>
                <w:szCs w:val="16"/>
              </w:rPr>
              <w:t>Approved</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7D1D480" w14:textId="77777777" w:rsidR="00E73D4B" w:rsidRPr="006F05D7" w:rsidRDefault="03AE59B6" w:rsidP="45CFC72E">
            <w:pPr>
              <w:spacing w:line="250" w:lineRule="auto"/>
              <w:rPr>
                <w:sz w:val="16"/>
                <w:szCs w:val="16"/>
              </w:rPr>
            </w:pPr>
            <w:r>
              <w:rPr>
                <w:sz w:val="16"/>
                <w:szCs w:val="16"/>
              </w:rPr>
              <w:t>Approver signed off; promotion pending</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DE99B30" w14:textId="77777777" w:rsidR="00E73D4B" w:rsidRPr="006F05D7" w:rsidRDefault="03AE59B6" w:rsidP="45CFC72E">
            <w:pPr>
              <w:spacing w:line="250" w:lineRule="auto"/>
              <w:rPr>
                <w:sz w:val="16"/>
                <w:szCs w:val="16"/>
              </w:rPr>
            </w:pPr>
            <w:r>
              <w:rPr>
                <w:sz w:val="16"/>
                <w:szCs w:val="16"/>
              </w:rPr>
              <w:t>Staging (transient)</w:t>
            </w:r>
          </w:p>
        </w:tc>
      </w:tr>
      <w:tr w:rsidR="00E73D4B" w14:paraId="5AF3ABA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10876EF" w14:textId="77777777" w:rsidR="00E73D4B" w:rsidRPr="00ED3F33" w:rsidRDefault="03AE59B6" w:rsidP="45CFC72E">
            <w:pPr>
              <w:spacing w:line="250" w:lineRule="auto"/>
              <w:rPr>
                <w:b/>
                <w:bCs/>
                <w:color w:val="0E1330"/>
                <w:sz w:val="16"/>
                <w:szCs w:val="16"/>
              </w:rPr>
            </w:pPr>
            <w:r>
              <w:rPr>
                <w:b/>
                <w:bCs/>
                <w:color w:val="0E1330"/>
                <w:sz w:val="16"/>
                <w:szCs w:val="16"/>
              </w:rPr>
              <w:t>Published</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A4FBD7F" w14:textId="77777777" w:rsidR="00E73D4B" w:rsidRPr="006F05D7" w:rsidRDefault="03AE59B6" w:rsidP="45CFC72E">
            <w:pPr>
              <w:spacing w:line="250" w:lineRule="auto"/>
              <w:rPr>
                <w:sz w:val="16"/>
                <w:szCs w:val="16"/>
              </w:rPr>
            </w:pPr>
            <w:r>
              <w:rPr>
                <w:sz w:val="16"/>
                <w:szCs w:val="16"/>
              </w:rPr>
              <w:t>Promoted to SharePoint library; version 1.0</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6922DE2" w14:textId="77777777" w:rsidR="00E73D4B" w:rsidRPr="006F05D7" w:rsidRDefault="03AE59B6" w:rsidP="45CFC72E">
            <w:pPr>
              <w:spacing w:line="250" w:lineRule="auto"/>
              <w:rPr>
                <w:sz w:val="16"/>
                <w:szCs w:val="16"/>
              </w:rPr>
            </w:pPr>
            <w:r>
              <w:rPr>
                <w:sz w:val="16"/>
                <w:szCs w:val="16"/>
              </w:rPr>
              <w:t>SharePoint Online</w:t>
            </w:r>
          </w:p>
        </w:tc>
      </w:tr>
      <w:tr w:rsidR="00E73D4B" w14:paraId="4835FB9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E78438E" w14:textId="77777777" w:rsidR="00E73D4B" w:rsidRPr="00ED3F33" w:rsidRDefault="03AE59B6" w:rsidP="45CFC72E">
            <w:pPr>
              <w:spacing w:line="250" w:lineRule="auto"/>
              <w:rPr>
                <w:b/>
                <w:bCs/>
                <w:color w:val="0E1330"/>
                <w:sz w:val="16"/>
                <w:szCs w:val="16"/>
              </w:rPr>
            </w:pPr>
            <w:r>
              <w:rPr>
                <w:b/>
                <w:bCs/>
                <w:color w:val="0E1330"/>
                <w:sz w:val="16"/>
                <w:szCs w:val="16"/>
              </w:rPr>
              <w:t>Superseded</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2EB24C4" w14:textId="77777777" w:rsidR="00E73D4B" w:rsidRPr="006F05D7" w:rsidRDefault="03AE59B6" w:rsidP="45CFC72E">
            <w:pPr>
              <w:spacing w:line="250" w:lineRule="auto"/>
              <w:rPr>
                <w:sz w:val="16"/>
                <w:szCs w:val="16"/>
              </w:rPr>
            </w:pPr>
            <w:r>
              <w:rPr>
                <w:sz w:val="16"/>
                <w:szCs w:val="16"/>
              </w:rPr>
              <w:t>Replaced by a newer approved version</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1435B39" w14:textId="77777777" w:rsidR="00E73D4B" w:rsidRPr="006F05D7" w:rsidRDefault="03AE59B6" w:rsidP="45CFC72E">
            <w:pPr>
              <w:spacing w:line="250" w:lineRule="auto"/>
              <w:rPr>
                <w:sz w:val="16"/>
                <w:szCs w:val="16"/>
              </w:rPr>
            </w:pPr>
            <w:r>
              <w:rPr>
                <w:sz w:val="16"/>
                <w:szCs w:val="16"/>
              </w:rPr>
              <w:t>SharePoint Online</w:t>
            </w:r>
          </w:p>
        </w:tc>
      </w:tr>
      <w:tr w:rsidR="00E73D4B" w14:paraId="6790B49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4B392EB" w14:textId="77777777" w:rsidR="00E73D4B" w:rsidRPr="00ED3F33" w:rsidRDefault="03AE59B6" w:rsidP="45CFC72E">
            <w:pPr>
              <w:spacing w:line="250" w:lineRule="auto"/>
              <w:rPr>
                <w:b/>
                <w:bCs/>
                <w:color w:val="0E1330"/>
                <w:sz w:val="16"/>
                <w:szCs w:val="16"/>
              </w:rPr>
            </w:pPr>
            <w:r>
              <w:rPr>
                <w:b/>
                <w:bCs/>
                <w:color w:val="0E1330"/>
                <w:sz w:val="16"/>
                <w:szCs w:val="16"/>
              </w:rPr>
              <w:t>Expiring</w:t>
            </w:r>
          </w:p>
        </w:tc>
        <w:tc>
          <w:tcPr>
            <w:tcW w:w="45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83ED1C" w14:textId="77777777" w:rsidR="00E73D4B" w:rsidRPr="006F05D7" w:rsidRDefault="03AE59B6" w:rsidP="45CFC72E">
            <w:pPr>
              <w:spacing w:line="250" w:lineRule="auto"/>
              <w:rPr>
                <w:sz w:val="16"/>
                <w:szCs w:val="16"/>
              </w:rPr>
            </w:pPr>
            <w:r>
              <w:rPr>
                <w:sz w:val="16"/>
                <w:szCs w:val="16"/>
              </w:rPr>
              <w:t>Within the expiry notification window</w:t>
            </w:r>
          </w:p>
        </w:tc>
        <w:tc>
          <w:tcPr>
            <w:tcW w:w="23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73CC57" w14:textId="77777777" w:rsidR="00E73D4B" w:rsidRPr="006F05D7" w:rsidRDefault="03AE59B6" w:rsidP="45CFC72E">
            <w:pPr>
              <w:spacing w:line="250" w:lineRule="auto"/>
              <w:rPr>
                <w:sz w:val="16"/>
                <w:szCs w:val="16"/>
              </w:rPr>
            </w:pPr>
            <w:r>
              <w:rPr>
                <w:sz w:val="16"/>
                <w:szCs w:val="16"/>
              </w:rPr>
              <w:t>SharePoint Online</w:t>
            </w:r>
          </w:p>
        </w:tc>
      </w:tr>
      <w:tr w:rsidR="00E73D4B" w14:paraId="3255A88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0289934" w14:textId="77777777" w:rsidR="00E73D4B" w:rsidRPr="00ED3F33" w:rsidRDefault="03AE59B6" w:rsidP="45CFC72E">
            <w:pPr>
              <w:spacing w:line="250" w:lineRule="auto"/>
              <w:rPr>
                <w:b/>
                <w:bCs/>
                <w:color w:val="0E1330"/>
                <w:sz w:val="16"/>
                <w:szCs w:val="16"/>
              </w:rPr>
            </w:pPr>
            <w:r>
              <w:rPr>
                <w:b/>
                <w:bCs/>
                <w:color w:val="0E1330"/>
                <w:sz w:val="16"/>
                <w:szCs w:val="16"/>
              </w:rPr>
              <w:t>Archived / Disposed</w:t>
            </w:r>
          </w:p>
        </w:tc>
        <w:tc>
          <w:tcPr>
            <w:tcW w:w="45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252509" w14:textId="77777777" w:rsidR="00E73D4B" w:rsidRPr="006F05D7" w:rsidRDefault="03AE59B6" w:rsidP="45CFC72E">
            <w:pPr>
              <w:spacing w:line="250" w:lineRule="auto"/>
              <w:rPr>
                <w:sz w:val="16"/>
                <w:szCs w:val="16"/>
              </w:rPr>
            </w:pPr>
            <w:r>
              <w:rPr>
                <w:sz w:val="16"/>
                <w:szCs w:val="16"/>
              </w:rPr>
              <w:t>Retention reached; archived or defensibly deleted</w:t>
            </w:r>
          </w:p>
        </w:tc>
        <w:tc>
          <w:tcPr>
            <w:tcW w:w="23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72509DD" w14:textId="77777777" w:rsidR="00E73D4B" w:rsidRPr="006F05D7" w:rsidRDefault="03AE59B6" w:rsidP="45CFC72E">
            <w:pPr>
              <w:spacing w:line="250" w:lineRule="auto"/>
              <w:rPr>
                <w:sz w:val="16"/>
                <w:szCs w:val="16"/>
              </w:rPr>
            </w:pPr>
            <w:r>
              <w:rPr>
                <w:sz w:val="16"/>
                <w:szCs w:val="16"/>
              </w:rPr>
              <w:t>Archive / removed per policy</w:t>
            </w:r>
          </w:p>
        </w:tc>
      </w:tr>
    </w:tbl>
    <w:p w14:paraId="60061E4C" w14:textId="77777777" w:rsidR="00E73D4B" w:rsidRPr="006F05D7" w:rsidRDefault="00067B0D">
      <w:r>
        <w:br w:type="page"/>
      </w:r>
    </w:p>
    <w:p w14:paraId="393EF8CD" w14:textId="603BC83A" w:rsidR="00E73D4B" w:rsidRPr="006F05D7" w:rsidRDefault="03AE59B6" w:rsidP="006F05D7">
      <w:pPr>
        <w:pStyle w:val="Heading1"/>
      </w:pPr>
      <w:bookmarkStart w:id="35" w:name="_Toc974404932"/>
      <w:bookmarkStart w:id="36" w:name="_Toc240108376"/>
      <w:bookmarkStart w:id="37" w:name="_Toc240127385"/>
      <w:r>
        <w:lastRenderedPageBreak/>
        <w:t>6. Module M1 Capture &amp; Document Registration</w:t>
      </w:r>
      <w:bookmarkEnd w:id="35"/>
      <w:bookmarkEnd w:id="36"/>
      <w:bookmarkEnd w:id="37"/>
    </w:p>
    <w:p w14:paraId="2E87B470" w14:textId="7931AFDB" w:rsidR="00ED3F33" w:rsidRPr="0028069C" w:rsidRDefault="0028069C" w:rsidP="0028069C">
      <w:r>
        <w:t xml:space="preserve">Upload and staging scope: During upload, </w:t>
      </w:r>
      <w:proofErr w:type="spellStart"/>
      <w:r>
        <w:t>Docaya</w:t>
      </w:r>
      <w:proofErr w:type="spellEnd"/>
      <w:r>
        <w:t xml:space="preserve"> extracts only basic machine-readable data, technical metadata and a text preview from supported files such as PDF, DOCX, PPTX, XLSX and common image formats. The original uploaded file and extracted data are retained in staging. No uploaded document is added to the main SharePoint repository/system of record until the configured approval workflow is completed; after approval, the document is promoted to the controlled repository.</w:t>
      </w:r>
    </w:p>
    <w:p w14:paraId="64626C2F" w14:textId="77777777" w:rsidR="00E73D4B" w:rsidRPr="006F05D7" w:rsidRDefault="03AE59B6" w:rsidP="006F05D7">
      <w:pPr>
        <w:pStyle w:val="Heading2"/>
      </w:pPr>
      <w:bookmarkStart w:id="38" w:name="_Toc84887919"/>
      <w:bookmarkStart w:id="39" w:name="_Toc240108377"/>
      <w:bookmarkStart w:id="40" w:name="_Toc240127386"/>
      <w:r>
        <w:t>6.1 Functional Design</w:t>
      </w:r>
      <w:bookmarkEnd w:id="38"/>
      <w:bookmarkEnd w:id="39"/>
      <w:bookmarkEnd w:id="40"/>
    </w:p>
    <w:p w14:paraId="76323431" w14:textId="77777777" w:rsidR="00E73D4B" w:rsidRPr="00ED3F33" w:rsidRDefault="50542D5A" w:rsidP="00ED3F33">
      <w:pPr>
        <w:pStyle w:val="ListParagraph"/>
        <w:numPr>
          <w:ilvl w:val="0"/>
          <w:numId w:val="12"/>
        </w:numPr>
        <w:spacing w:after="60" w:line="260" w:lineRule="auto"/>
      </w:pPr>
      <w:r>
        <w:rPr>
          <w:b/>
          <w:bCs/>
        </w:rPr>
        <w:t xml:space="preserve">Multi-format capture: </w:t>
      </w:r>
      <w:r>
        <w:t>PDF, DOCX, XLSX, PPTX, PNG, JPEG/JPG, TIFF and other approved MIME types, validated by both extension and file signature.</w:t>
      </w:r>
    </w:p>
    <w:p w14:paraId="6BE99502" w14:textId="6192A11D" w:rsidR="00E73D4B" w:rsidRPr="00ED3F33" w:rsidRDefault="00106196" w:rsidP="00ED3F33">
      <w:pPr>
        <w:pStyle w:val="ListParagraph"/>
        <w:numPr>
          <w:ilvl w:val="0"/>
          <w:numId w:val="12"/>
        </w:numPr>
        <w:spacing w:after="60" w:line="260" w:lineRule="auto"/>
      </w:pPr>
      <w:r>
        <w:rPr>
          <w:b/>
          <w:bCs/>
        </w:rPr>
        <w:t>Multiple capture channels: d-and-drop (single &amp; bulk), scan-to-PDF, and email-in to a per-department address (roadmap).</w:t>
      </w:r>
    </w:p>
    <w:p w14:paraId="51AC3140" w14:textId="0AA81FCE" w:rsidR="00E73D4B" w:rsidRPr="00ED3F33" w:rsidRDefault="03AE59B6" w:rsidP="00ED3F33">
      <w:pPr>
        <w:pStyle w:val="ListParagraph"/>
        <w:numPr>
          <w:ilvl w:val="0"/>
          <w:numId w:val="12"/>
        </w:numPr>
        <w:spacing w:after="60" w:line="260" w:lineRule="auto"/>
      </w:pPr>
      <w:r>
        <w:rPr>
          <w:b/>
          <w:bCs/>
        </w:rPr>
        <w:t xml:space="preserve">Resumable, chunked upload </w:t>
      </w:r>
      <w:r>
        <w:t xml:space="preserve">for large files (up to </w:t>
      </w:r>
      <w:r w:rsidR="001B4846">
        <w:t>100 MB</w:t>
      </w:r>
      <w:r>
        <w:t>) with progress, cancel and retry.</w:t>
      </w:r>
    </w:p>
    <w:p w14:paraId="256EBA89" w14:textId="63638BE4" w:rsidR="009724A6" w:rsidRPr="00ED3F33" w:rsidRDefault="00106196" w:rsidP="00ED3F33">
      <w:pPr>
        <w:pStyle w:val="ListParagraph"/>
        <w:numPr>
          <w:ilvl w:val="0"/>
          <w:numId w:val="12"/>
        </w:numPr>
        <w:spacing w:after="60" w:line="260" w:lineRule="auto"/>
      </w:pPr>
      <w:r>
        <w:rPr>
          <w:b/>
          <w:bCs/>
        </w:rPr>
        <w:t>Staging-first sto</w:t>
      </w:r>
      <w:r w:rsidR="00B12124">
        <w:rPr>
          <w:b/>
          <w:bCs/>
        </w:rPr>
        <w:t>r</w:t>
      </w:r>
      <w:r>
        <w:rPr>
          <w:b/>
          <w:bCs/>
        </w:rPr>
        <w:t xml:space="preserve">e: </w:t>
      </w:r>
      <w:r w:rsidRPr="00B12124">
        <w:t>the original file is written to the Azure Blob Staging Zone (or a SharePoint staging area where configured) in the same format - never directly to a live library and never converted to another format.</w:t>
      </w:r>
    </w:p>
    <w:p w14:paraId="62EFDF5B" w14:textId="1CBADB66" w:rsidR="00E73D4B" w:rsidRPr="00ED3F33" w:rsidRDefault="50542D5A" w:rsidP="00ED3F33">
      <w:pPr>
        <w:pStyle w:val="ListParagraph"/>
        <w:numPr>
          <w:ilvl w:val="0"/>
          <w:numId w:val="12"/>
        </w:numPr>
        <w:spacing w:after="60" w:line="260" w:lineRule="auto"/>
      </w:pPr>
      <w:r>
        <w:rPr>
          <w:b/>
          <w:bCs/>
        </w:rPr>
        <w:t xml:space="preserve">Unique tracking number </w:t>
      </w:r>
      <w:r>
        <w:t>issued at capture in the format DOC-YYYY-NNNNNN, printed on screen and used across the whole lifecycle.</w:t>
      </w:r>
      <w:r w:rsidR="00B12124">
        <w:t xml:space="preserve"> This is </w:t>
      </w:r>
      <w:proofErr w:type="gramStart"/>
      <w:r w:rsidR="00B12124">
        <w:t>called as</w:t>
      </w:r>
      <w:proofErr w:type="gramEnd"/>
      <w:r w:rsidR="00B12124">
        <w:t xml:space="preserve"> </w:t>
      </w:r>
      <w:proofErr w:type="spellStart"/>
      <w:r w:rsidR="00B12124">
        <w:t>Docaya</w:t>
      </w:r>
      <w:proofErr w:type="spellEnd"/>
      <w:r w:rsidR="00B12124">
        <w:t xml:space="preserve"> Tracking Number </w:t>
      </w:r>
    </w:p>
    <w:p w14:paraId="6D53FD9D" w14:textId="77777777" w:rsidR="00E73D4B" w:rsidRPr="00ED3F33" w:rsidRDefault="50542D5A" w:rsidP="00ED3F33">
      <w:pPr>
        <w:pStyle w:val="ListParagraph"/>
        <w:numPr>
          <w:ilvl w:val="0"/>
          <w:numId w:val="12"/>
        </w:numPr>
        <w:spacing w:after="60" w:line="260" w:lineRule="auto"/>
      </w:pPr>
      <w:r>
        <w:rPr>
          <w:b/>
          <w:bCs/>
        </w:rPr>
        <w:t xml:space="preserve">Azure SQL registry row </w:t>
      </w:r>
      <w:r>
        <w:t>created immediately; the document is tracked, monitored and audited from this moment, with an initial status.</w:t>
      </w:r>
    </w:p>
    <w:p w14:paraId="7477E4D2" w14:textId="77777777" w:rsidR="00E73D4B" w:rsidRPr="00ED3F33" w:rsidRDefault="50542D5A" w:rsidP="00ED3F33">
      <w:pPr>
        <w:pStyle w:val="ListParagraph"/>
        <w:numPr>
          <w:ilvl w:val="0"/>
          <w:numId w:val="12"/>
        </w:numPr>
        <w:spacing w:after="60" w:line="260" w:lineRule="auto"/>
      </w:pPr>
      <w:r>
        <w:rPr>
          <w:b/>
          <w:bCs/>
        </w:rPr>
        <w:t xml:space="preserve">Content integrity: </w:t>
      </w:r>
      <w:r>
        <w:t>a SHA-256 hash is computed for de-duplication and tamper detection; malware and DLP checks run before the item can proceed.</w:t>
      </w:r>
    </w:p>
    <w:p w14:paraId="050C7965" w14:textId="77777777" w:rsidR="00E73D4B" w:rsidRPr="006F05D7" w:rsidRDefault="03AE59B6" w:rsidP="006F05D7">
      <w:pPr>
        <w:pStyle w:val="Heading2"/>
      </w:pPr>
      <w:bookmarkStart w:id="41" w:name="_Toc1243089404"/>
      <w:bookmarkStart w:id="42" w:name="_Toc240108378"/>
      <w:bookmarkStart w:id="43" w:name="_Toc240127387"/>
      <w:r>
        <w:t>6.2 Auto-Populated vs. User-Entered Fields</w:t>
      </w:r>
      <w:bookmarkEnd w:id="41"/>
      <w:bookmarkEnd w:id="42"/>
      <w:bookmarkEnd w:id="43"/>
    </w:p>
    <w:p w14:paraId="1C446305" w14:textId="36FCF2C4" w:rsidR="00E73D4B" w:rsidRDefault="50542D5A">
      <w:pPr>
        <w:spacing w:line="276" w:lineRule="auto"/>
      </w:pPr>
      <w:r>
        <w:t xml:space="preserve">On the registration screen </w:t>
      </w:r>
      <w:proofErr w:type="spellStart"/>
      <w:r>
        <w:t>Docaya</w:t>
      </w:r>
      <w:proofErr w:type="spellEnd"/>
      <w:r>
        <w:t xml:space="preserve"> auto-detects and pre-fills technical attributes; the Editor supplies the business context.</w:t>
      </w:r>
    </w:p>
    <w:tbl>
      <w:tblPr>
        <w:tblW w:w="9360" w:type="dxa"/>
        <w:tblCellMar>
          <w:left w:w="10" w:type="dxa"/>
          <w:right w:w="10" w:type="dxa"/>
        </w:tblCellMar>
        <w:tblLook w:val="0020" w:firstRow="1" w:lastRow="0" w:firstColumn="0" w:lastColumn="0" w:noHBand="0" w:noVBand="0"/>
      </w:tblPr>
      <w:tblGrid>
        <w:gridCol w:w="21"/>
        <w:gridCol w:w="4370"/>
        <w:gridCol w:w="4372"/>
        <w:gridCol w:w="21"/>
        <w:gridCol w:w="576"/>
      </w:tblGrid>
      <w:tr w:rsidR="00894A95" w14:paraId="719B4038" w14:textId="77777777" w:rsidTr="00ED3F33">
        <w:trPr>
          <w:trHeight w:val="300"/>
          <w:tblHeader/>
        </w:trPr>
        <w:tc>
          <w:tcPr>
            <w:tcW w:w="4680" w:type="dxa"/>
            <w:gridSpan w:val="2"/>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782F3A8"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 xml:space="preserve">Auto-populated by </w:t>
            </w:r>
            <w:proofErr w:type="spellStart"/>
            <w:r>
              <w:rPr>
                <w:b/>
                <w:bCs/>
                <w:color w:val="FFFFFF"/>
                <w:sz w:val="17"/>
                <w:szCs w:val="17"/>
              </w:rPr>
              <w:t>Docaya</w:t>
            </w:r>
            <w:proofErr w:type="spellEnd"/>
            <w:r>
              <w:rPr>
                <w:b/>
                <w:bCs/>
                <w:color w:val="FFFFFF"/>
                <w:sz w:val="17"/>
                <w:szCs w:val="17"/>
              </w:rPr>
              <w:t xml:space="preserve"> (technical attributes)</w:t>
            </w:r>
          </w:p>
        </w:tc>
        <w:tc>
          <w:tcPr>
            <w:tcW w:w="4680" w:type="dxa"/>
            <w:gridSpan w:val="2"/>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5CA415C" w14:textId="418B8672" w:rsidR="00894A95" w:rsidRPr="006F05D7" w:rsidRDefault="45CFC72E" w:rsidP="45CFC72E">
            <w:pPr>
              <w:spacing w:line="249" w:lineRule="auto"/>
              <w:rPr>
                <w:b/>
                <w:color w:val="FFFFFF"/>
              </w:rPr>
            </w:pPr>
            <w:r>
              <w:rPr>
                <w:b/>
                <w:color w:val="FFFFFF"/>
              </w:rPr>
              <w:t>Entered manually by the Editor</w:t>
            </w:r>
          </w:p>
        </w:tc>
        <w:tc>
          <w:tcPr>
            <w:tcW w:w="15" w:type="dxa"/>
            <w:tcBorders>
              <w:top w:val="nil"/>
              <w:left w:val="nil"/>
              <w:bottom w:val="nil"/>
              <w:right w:val="nil"/>
            </w:tcBorders>
            <w:shd w:val="clear" w:color="FFFFFF" w:fill="FFFFFF"/>
            <w:tcMar>
              <w:top w:w="0" w:type="dxa"/>
              <w:left w:w="0" w:type="dxa"/>
              <w:bottom w:w="0" w:type="dxa"/>
              <w:right w:w="0" w:type="dxa"/>
            </w:tcMar>
            <w:vAlign w:val="center"/>
            <w:hideMark/>
          </w:tcPr>
          <w:p w14:paraId="2B3A2B48" w14:textId="77777777" w:rsidR="00894A95" w:rsidRPr="006F05D7" w:rsidRDefault="08A3C276">
            <w:pPr>
              <w:rPr>
                <w:b/>
                <w:color w:val="FFFFFF"/>
              </w:rPr>
            </w:pPr>
            <w:r>
              <w:rPr>
                <w:b/>
                <w:color w:val="FFFFFF"/>
              </w:rPr>
              <w:t> </w:t>
            </w:r>
          </w:p>
        </w:tc>
      </w:tr>
      <w:tr w:rsidR="00E73D4B" w14:paraId="4A2ABAE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952543" w14:textId="77777777" w:rsidR="00E73D4B" w:rsidRPr="00ED3F33" w:rsidRDefault="03AE59B6" w:rsidP="45CFC72E">
            <w:pPr>
              <w:spacing w:line="250" w:lineRule="auto"/>
              <w:rPr>
                <w:b/>
                <w:color w:val="0E1330"/>
                <w:sz w:val="16"/>
                <w:szCs w:val="16"/>
              </w:rPr>
            </w:pPr>
            <w:r>
              <w:rPr>
                <w:b/>
                <w:color w:val="0E1330"/>
                <w:sz w:val="16"/>
                <w:szCs w:val="16"/>
              </w:rPr>
              <w:t>Document name (from file, editable)</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CA33C94" w14:textId="77777777" w:rsidR="00E73D4B" w:rsidRPr="006F05D7" w:rsidRDefault="03AE59B6" w:rsidP="45CFC72E">
            <w:pPr>
              <w:spacing w:line="250" w:lineRule="auto"/>
              <w:rPr>
                <w:sz w:val="16"/>
                <w:szCs w:val="16"/>
              </w:rPr>
            </w:pPr>
            <w:r>
              <w:rPr>
                <w:sz w:val="16"/>
                <w:szCs w:val="16"/>
              </w:rPr>
              <w:t>Business title / subject</w:t>
            </w:r>
          </w:p>
        </w:tc>
      </w:tr>
      <w:tr w:rsidR="00E73D4B" w14:paraId="60DA0A9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2F05822" w14:textId="77777777" w:rsidR="00E73D4B" w:rsidRPr="00ED3F33" w:rsidRDefault="03AE59B6" w:rsidP="45CFC72E">
            <w:pPr>
              <w:spacing w:line="250" w:lineRule="auto"/>
              <w:rPr>
                <w:b/>
                <w:color w:val="0E1330"/>
                <w:sz w:val="16"/>
                <w:szCs w:val="16"/>
              </w:rPr>
            </w:pPr>
            <w:r>
              <w:rPr>
                <w:b/>
                <w:color w:val="0E1330"/>
                <w:sz w:val="16"/>
                <w:szCs w:val="16"/>
              </w:rPr>
              <w:t>Detected document type / MIME</w:t>
            </w:r>
          </w:p>
        </w:tc>
        <w:tc>
          <w:tcPr>
            <w:tcW w:w="46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E7DA24D" w14:textId="77777777" w:rsidR="00E73D4B" w:rsidRPr="006F05D7" w:rsidRDefault="03AE59B6" w:rsidP="45CFC72E">
            <w:pPr>
              <w:spacing w:line="250" w:lineRule="auto"/>
              <w:rPr>
                <w:sz w:val="16"/>
                <w:szCs w:val="16"/>
              </w:rPr>
            </w:pPr>
            <w:r>
              <w:rPr>
                <w:sz w:val="16"/>
                <w:szCs w:val="16"/>
              </w:rPr>
              <w:t>Document class (see M2)</w:t>
            </w:r>
          </w:p>
        </w:tc>
      </w:tr>
      <w:tr w:rsidR="00E73D4B" w14:paraId="029E135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40701B1" w14:textId="77777777" w:rsidR="00E73D4B" w:rsidRPr="00ED3F33" w:rsidRDefault="03AE59B6" w:rsidP="45CFC72E">
            <w:pPr>
              <w:spacing w:line="250" w:lineRule="auto"/>
              <w:rPr>
                <w:b/>
                <w:color w:val="0E1330"/>
                <w:sz w:val="16"/>
                <w:szCs w:val="16"/>
              </w:rPr>
            </w:pPr>
            <w:r>
              <w:rPr>
                <w:b/>
                <w:color w:val="0E1330"/>
                <w:sz w:val="16"/>
                <w:szCs w:val="16"/>
              </w:rPr>
              <w:t>File size and page count</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CA14883" w14:textId="77777777" w:rsidR="00E73D4B" w:rsidRPr="006F05D7" w:rsidRDefault="03AE59B6" w:rsidP="45CFC72E">
            <w:pPr>
              <w:spacing w:line="250" w:lineRule="auto"/>
              <w:rPr>
                <w:sz w:val="16"/>
                <w:szCs w:val="16"/>
              </w:rPr>
            </w:pPr>
            <w:r>
              <w:rPr>
                <w:sz w:val="16"/>
                <w:szCs w:val="16"/>
              </w:rPr>
              <w:t>Owning department</w:t>
            </w:r>
          </w:p>
        </w:tc>
      </w:tr>
      <w:tr w:rsidR="00E73D4B" w14:paraId="5A5FA6A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E684B77" w14:textId="77777777" w:rsidR="00E73D4B" w:rsidRPr="00ED3F33" w:rsidRDefault="03AE59B6" w:rsidP="45CFC72E">
            <w:pPr>
              <w:spacing w:line="250" w:lineRule="auto"/>
              <w:rPr>
                <w:b/>
                <w:color w:val="0E1330"/>
                <w:sz w:val="16"/>
                <w:szCs w:val="16"/>
              </w:rPr>
            </w:pPr>
            <w:r>
              <w:rPr>
                <w:b/>
                <w:color w:val="0E1330"/>
                <w:sz w:val="16"/>
                <w:szCs w:val="16"/>
              </w:rPr>
              <w:t>Content hash (SHA-256)</w:t>
            </w:r>
          </w:p>
        </w:tc>
        <w:tc>
          <w:tcPr>
            <w:tcW w:w="46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03F9C0B" w14:textId="77777777" w:rsidR="00E73D4B" w:rsidRPr="006F05D7" w:rsidRDefault="03AE59B6" w:rsidP="45CFC72E">
            <w:pPr>
              <w:spacing w:line="250" w:lineRule="auto"/>
              <w:rPr>
                <w:sz w:val="16"/>
                <w:szCs w:val="16"/>
              </w:rPr>
            </w:pPr>
            <w:r>
              <w:rPr>
                <w:sz w:val="16"/>
                <w:szCs w:val="16"/>
              </w:rPr>
              <w:t>Sensitivity / handling marking</w:t>
            </w:r>
          </w:p>
        </w:tc>
      </w:tr>
      <w:tr w:rsidR="00E73D4B" w14:paraId="3B4151B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16EB35" w14:textId="77777777" w:rsidR="00E73D4B" w:rsidRPr="00ED3F33" w:rsidRDefault="03AE59B6" w:rsidP="45CFC72E">
            <w:pPr>
              <w:spacing w:line="250" w:lineRule="auto"/>
              <w:rPr>
                <w:b/>
                <w:color w:val="0E1330"/>
                <w:sz w:val="16"/>
                <w:szCs w:val="16"/>
              </w:rPr>
            </w:pPr>
            <w:r>
              <w:rPr>
                <w:b/>
                <w:color w:val="0E1330"/>
                <w:sz w:val="16"/>
                <w:szCs w:val="16"/>
              </w:rPr>
              <w:t>Capture timestamp &amp; channel</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99292A" w14:textId="77777777" w:rsidR="00E73D4B" w:rsidRPr="006F05D7" w:rsidRDefault="03AE59B6" w:rsidP="45CFC72E">
            <w:pPr>
              <w:spacing w:line="250" w:lineRule="auto"/>
              <w:rPr>
                <w:sz w:val="16"/>
                <w:szCs w:val="16"/>
              </w:rPr>
            </w:pPr>
            <w:r>
              <w:rPr>
                <w:sz w:val="16"/>
                <w:szCs w:val="16"/>
              </w:rPr>
              <w:t>Description / keywords / reference</w:t>
            </w:r>
          </w:p>
        </w:tc>
      </w:tr>
      <w:tr w:rsidR="00E73D4B" w14:paraId="4304342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E3182A" w14:textId="77777777" w:rsidR="00E73D4B" w:rsidRPr="00ED3F33" w:rsidRDefault="03AE59B6" w:rsidP="45CFC72E">
            <w:pPr>
              <w:spacing w:line="250" w:lineRule="auto"/>
              <w:rPr>
                <w:b/>
                <w:color w:val="0E1330"/>
                <w:sz w:val="16"/>
                <w:szCs w:val="16"/>
              </w:rPr>
            </w:pPr>
            <w:r>
              <w:rPr>
                <w:b/>
                <w:color w:val="0E1330"/>
                <w:sz w:val="16"/>
                <w:szCs w:val="16"/>
              </w:rPr>
              <w:t>Tracking number (DOC-YYYY-NNNNNN)</w:t>
            </w:r>
          </w:p>
        </w:tc>
        <w:tc>
          <w:tcPr>
            <w:tcW w:w="468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2C478E0" w14:textId="77777777" w:rsidR="00E73D4B" w:rsidRPr="006F05D7" w:rsidRDefault="03AE59B6" w:rsidP="45CFC72E">
            <w:pPr>
              <w:spacing w:line="250" w:lineRule="auto"/>
              <w:rPr>
                <w:sz w:val="16"/>
                <w:szCs w:val="16"/>
              </w:rPr>
            </w:pPr>
            <w:r>
              <w:rPr>
                <w:sz w:val="16"/>
                <w:szCs w:val="16"/>
              </w:rPr>
              <w:t>Retention / expiry hints (optional)</w:t>
            </w:r>
          </w:p>
        </w:tc>
      </w:tr>
      <w:tr w:rsidR="00E73D4B" w14:paraId="734EC63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468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F7BF708" w14:textId="26AA2FE4" w:rsidR="00E73D4B" w:rsidRPr="00ED3F33" w:rsidRDefault="5CE959E6" w:rsidP="45CFC72E">
            <w:pPr>
              <w:spacing w:line="249" w:lineRule="auto"/>
              <w:rPr>
                <w:b/>
                <w:color w:val="0E1330"/>
                <w:kern w:val="2"/>
                <w:sz w:val="16"/>
                <w:szCs w:val="16"/>
                <w14:ligatures w14:val="standardContextual"/>
              </w:rPr>
            </w:pPr>
            <w:r>
              <w:rPr>
                <w:b/>
                <w:color w:val="0E1330"/>
                <w:sz w:val="16"/>
                <w:szCs w:val="16"/>
              </w:rPr>
              <w:t>Uploader role / authenticated user reference</w:t>
            </w:r>
          </w:p>
        </w:tc>
        <w:tc>
          <w:tcPr>
            <w:tcW w:w="468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B2E9F37" w14:textId="77777777" w:rsidR="00E73D4B" w:rsidRPr="006F05D7" w:rsidRDefault="50542D5A" w:rsidP="45CFC72E">
            <w:pPr>
              <w:spacing w:line="250" w:lineRule="auto"/>
              <w:rPr>
                <w:sz w:val="16"/>
                <w:szCs w:val="16"/>
              </w:rPr>
            </w:pPr>
            <w:r>
              <w:rPr>
                <w:sz w:val="16"/>
                <w:szCs w:val="16"/>
              </w:rPr>
              <w:t>Approver flow selection</w:t>
            </w:r>
          </w:p>
        </w:tc>
      </w:tr>
      <w:tr w:rsidR="00E73D4B" w14:paraId="7BBAF67D" w14:textId="77777777" w:rsidTr="00ED3F33">
        <w:tblPrEx>
          <w:tblBorders>
            <w:top w:val="single" w:sz="1" w:space="0" w:color="EAF6F5"/>
            <w:left w:val="single" w:sz="18" w:space="0" w:color="0E8F86"/>
            <w:bottom w:val="single" w:sz="1" w:space="0" w:color="EAF6F5"/>
            <w:right w:val="single" w:sz="1" w:space="0" w:color="EAF6F5"/>
            <w:insideH w:val="single" w:sz="4" w:space="0" w:color="auto"/>
            <w:insideV w:val="single" w:sz="4" w:space="0" w:color="auto"/>
          </w:tblBorders>
        </w:tblPrEx>
        <w:trPr>
          <w:gridBefore w:val="1"/>
          <w:gridAfter w:val="1"/>
          <w:wBefore w:w="22" w:type="dxa"/>
          <w:wAfter w:w="623" w:type="dxa"/>
        </w:trPr>
        <w:tc>
          <w:tcPr>
            <w:tcW w:w="9360" w:type="dxa"/>
            <w:gridSpan w:val="3"/>
            <w:tcBorders>
              <w:top w:val="nil"/>
              <w:left w:val="single" w:sz="18" w:space="0" w:color="14705C"/>
              <w:bottom w:val="single" w:sz="8" w:space="0" w:color="E8F5EF"/>
              <w:right w:val="single" w:sz="8" w:space="0" w:color="E8F5EF"/>
            </w:tcBorders>
            <w:shd w:val="clear" w:color="F3F0FC" w:fill="F3F0FC"/>
            <w:tcMar>
              <w:top w:w="110" w:type="dxa"/>
              <w:left w:w="160" w:type="dxa"/>
              <w:bottom w:w="110" w:type="dxa"/>
              <w:right w:w="140" w:type="dxa"/>
            </w:tcMar>
            <w:hideMark/>
          </w:tcPr>
          <w:p w14:paraId="461E54CF" w14:textId="613E1C83" w:rsidR="00E73D4B" w:rsidRPr="006F05D7" w:rsidRDefault="00106196" w:rsidP="45CFC72E">
            <w:pPr>
              <w:spacing w:line="264" w:lineRule="auto"/>
              <w:rPr>
                <w:sz w:val="18"/>
                <w:szCs w:val="18"/>
              </w:rPr>
            </w:pPr>
            <w:r>
              <w:rPr>
                <w:b/>
                <w:bCs/>
                <w:color w:val="14705C"/>
              </w:rPr>
              <w:t>Registration = accountability The Azure SQL registry is the single source of truth for chain of custody. From the instant a tracking number is issued, every view, edit, decision and movement is recorded against it.</w:t>
            </w:r>
          </w:p>
        </w:tc>
      </w:tr>
    </w:tbl>
    <w:p w14:paraId="309E210D" w14:textId="22A745BC" w:rsidR="00E73D4B" w:rsidRPr="006F05D7" w:rsidRDefault="03AE59B6" w:rsidP="006F05D7">
      <w:pPr>
        <w:pStyle w:val="Heading1"/>
      </w:pPr>
      <w:bookmarkStart w:id="44" w:name="_Toc638236204"/>
      <w:bookmarkStart w:id="45" w:name="_Toc240108379"/>
      <w:bookmarkStart w:id="46" w:name="_Toc240127388"/>
      <w:r>
        <w:lastRenderedPageBreak/>
        <w:t>7. Module M2 Classification &amp; Metadata</w:t>
      </w:r>
      <w:bookmarkEnd w:id="44"/>
      <w:bookmarkEnd w:id="45"/>
      <w:bookmarkEnd w:id="46"/>
    </w:p>
    <w:p w14:paraId="71EE7546" w14:textId="55F6A45D" w:rsidR="00894A95" w:rsidRDefault="00106196">
      <w:pPr>
        <w:spacing w:line="276" w:lineRule="auto"/>
        <w:rPr>
          <w:kern w:val="2"/>
          <w14:ligatures w14:val="standardContextual"/>
        </w:rPr>
      </w:pPr>
      <w:r>
        <w:t>Classification is Editor-driven and rules-aware. The Editor selects all business and classification values manually from Admin-configured controls. Only technical attributes, basic machine-readable text and preview data are extracted during upload while the file remains in staging; no AI classification or is used.</w:t>
      </w:r>
    </w:p>
    <w:p w14:paraId="445DBF3D" w14:textId="77777777" w:rsidR="00E73D4B" w:rsidRPr="006F05D7" w:rsidRDefault="03AE59B6" w:rsidP="006F05D7">
      <w:pPr>
        <w:pStyle w:val="Heading2"/>
      </w:pPr>
      <w:bookmarkStart w:id="47" w:name="_Toc1978532990"/>
      <w:bookmarkStart w:id="48" w:name="_Toc240108380"/>
      <w:bookmarkStart w:id="49" w:name="_Toc240127389"/>
      <w:r>
        <w:t>7.1 Classification Dimensions</w:t>
      </w:r>
      <w:bookmarkEnd w:id="47"/>
      <w:bookmarkEnd w:id="48"/>
      <w:bookmarkEnd w:id="49"/>
    </w:p>
    <w:tbl>
      <w:tblPr>
        <w:tblW w:w="10070" w:type="dxa"/>
        <w:tblCellMar>
          <w:left w:w="10" w:type="dxa"/>
          <w:right w:w="10" w:type="dxa"/>
        </w:tblCellMar>
        <w:tblLook w:val="0020" w:firstRow="1" w:lastRow="0" w:firstColumn="0" w:lastColumn="0" w:noHBand="0" w:noVBand="0"/>
      </w:tblPr>
      <w:tblGrid>
        <w:gridCol w:w="2200"/>
        <w:gridCol w:w="3640"/>
        <w:gridCol w:w="4230"/>
      </w:tblGrid>
      <w:tr w:rsidR="00894A95" w14:paraId="2A3506A1" w14:textId="77777777" w:rsidTr="00E043A1">
        <w:trPr>
          <w:trHeight w:val="300"/>
          <w:tblHeader/>
        </w:trPr>
        <w:tc>
          <w:tcPr>
            <w:tcW w:w="22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0F30A6A"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Dimension</w:t>
            </w:r>
          </w:p>
        </w:tc>
        <w:tc>
          <w:tcPr>
            <w:tcW w:w="364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6E35DBF" w14:textId="77777777" w:rsidR="00894A95" w:rsidRPr="006F05D7" w:rsidRDefault="08A3C276" w:rsidP="45CFC72E">
            <w:pPr>
              <w:spacing w:line="249" w:lineRule="auto"/>
              <w:rPr>
                <w:b/>
                <w:bCs/>
                <w:color w:val="FFFFFF"/>
                <w:sz w:val="17"/>
                <w:szCs w:val="17"/>
              </w:rPr>
            </w:pPr>
            <w:r>
              <w:rPr>
                <w:b/>
                <w:bCs/>
                <w:color w:val="FFFFFF"/>
                <w:sz w:val="17"/>
                <w:szCs w:val="17"/>
              </w:rPr>
              <w:t>Purpose</w:t>
            </w:r>
          </w:p>
        </w:tc>
        <w:tc>
          <w:tcPr>
            <w:tcW w:w="423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B904F0A" w14:textId="77777777" w:rsidR="00894A95" w:rsidRPr="006F05D7" w:rsidRDefault="08A3C276" w:rsidP="45CFC72E">
            <w:pPr>
              <w:spacing w:line="249" w:lineRule="auto"/>
              <w:rPr>
                <w:b/>
                <w:bCs/>
                <w:color w:val="FFFFFF"/>
                <w:sz w:val="17"/>
                <w:szCs w:val="17"/>
              </w:rPr>
            </w:pPr>
            <w:r>
              <w:rPr>
                <w:b/>
                <w:bCs/>
                <w:color w:val="FFFFFF"/>
                <w:sz w:val="17"/>
                <w:szCs w:val="17"/>
              </w:rPr>
              <w:t>Example values</w:t>
            </w:r>
          </w:p>
        </w:tc>
      </w:tr>
      <w:tr w:rsidR="00E73D4B" w14:paraId="733C84BD" w14:textId="77777777" w:rsidTr="00E043A1">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326B333" w14:textId="77777777" w:rsidR="00E73D4B" w:rsidRPr="00ED3F33" w:rsidRDefault="03AE59B6" w:rsidP="45CFC72E">
            <w:pPr>
              <w:spacing w:line="250" w:lineRule="auto"/>
              <w:rPr>
                <w:b/>
                <w:bCs/>
                <w:color w:val="0E1330"/>
                <w:sz w:val="16"/>
                <w:szCs w:val="16"/>
              </w:rPr>
            </w:pPr>
            <w:r>
              <w:rPr>
                <w:b/>
                <w:bCs/>
                <w:color w:val="0E1330"/>
                <w:sz w:val="16"/>
                <w:szCs w:val="16"/>
              </w:rPr>
              <w:t>Document class</w:t>
            </w:r>
          </w:p>
        </w:tc>
        <w:tc>
          <w:tcPr>
            <w:tcW w:w="364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A9AA537" w14:textId="77777777" w:rsidR="00E73D4B" w:rsidRPr="006F05D7" w:rsidRDefault="50542D5A" w:rsidP="45CFC72E">
            <w:pPr>
              <w:spacing w:line="250" w:lineRule="auto"/>
              <w:rPr>
                <w:sz w:val="16"/>
                <w:szCs w:val="16"/>
              </w:rPr>
            </w:pPr>
            <w:r>
              <w:rPr>
                <w:sz w:val="16"/>
                <w:szCs w:val="16"/>
              </w:rPr>
              <w:t>Determines target library &amp; schema</w:t>
            </w:r>
          </w:p>
        </w:tc>
        <w:tc>
          <w:tcPr>
            <w:tcW w:w="423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D75F2A" w14:textId="77777777" w:rsidR="00E73D4B" w:rsidRPr="006F05D7" w:rsidRDefault="03AE59B6" w:rsidP="45CFC72E">
            <w:pPr>
              <w:spacing w:line="250" w:lineRule="auto"/>
              <w:rPr>
                <w:sz w:val="16"/>
                <w:szCs w:val="16"/>
              </w:rPr>
            </w:pPr>
            <w:r>
              <w:rPr>
                <w:sz w:val="16"/>
                <w:szCs w:val="16"/>
              </w:rPr>
              <w:t>Correspondence, Memo, Circular, Contract, HR Record, Report, Policy</w:t>
            </w:r>
          </w:p>
        </w:tc>
      </w:tr>
      <w:tr w:rsidR="00E73D4B" w14:paraId="55169ABB" w14:textId="77777777" w:rsidTr="00E043A1">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7E2171E" w14:textId="77777777" w:rsidR="00E73D4B" w:rsidRPr="00ED3F33" w:rsidRDefault="03AE59B6" w:rsidP="45CFC72E">
            <w:pPr>
              <w:spacing w:line="250" w:lineRule="auto"/>
              <w:rPr>
                <w:b/>
                <w:bCs/>
                <w:color w:val="0E1330"/>
                <w:sz w:val="16"/>
                <w:szCs w:val="16"/>
              </w:rPr>
            </w:pPr>
            <w:r>
              <w:rPr>
                <w:b/>
                <w:bCs/>
                <w:color w:val="0E1330"/>
                <w:sz w:val="16"/>
                <w:szCs w:val="16"/>
              </w:rPr>
              <w:t>Sensitivity / handling</w:t>
            </w:r>
          </w:p>
        </w:tc>
        <w:tc>
          <w:tcPr>
            <w:tcW w:w="364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5A8511C" w14:textId="77777777" w:rsidR="00E73D4B" w:rsidRPr="006F05D7" w:rsidRDefault="03AE59B6" w:rsidP="45CFC72E">
            <w:pPr>
              <w:spacing w:line="250" w:lineRule="auto"/>
              <w:rPr>
                <w:sz w:val="16"/>
                <w:szCs w:val="16"/>
              </w:rPr>
            </w:pPr>
            <w:r>
              <w:rPr>
                <w:sz w:val="16"/>
                <w:szCs w:val="16"/>
              </w:rPr>
              <w:t>Drives access &amp; approval routing</w:t>
            </w:r>
          </w:p>
        </w:tc>
        <w:tc>
          <w:tcPr>
            <w:tcW w:w="423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0D5A91C" w14:textId="77777777" w:rsidR="00E73D4B" w:rsidRPr="006F05D7" w:rsidRDefault="03AE59B6" w:rsidP="45CFC72E">
            <w:pPr>
              <w:spacing w:line="250" w:lineRule="auto"/>
              <w:rPr>
                <w:sz w:val="16"/>
                <w:szCs w:val="16"/>
              </w:rPr>
            </w:pPr>
            <w:r>
              <w:rPr>
                <w:sz w:val="16"/>
                <w:szCs w:val="16"/>
              </w:rPr>
              <w:t>Public, Internal, Confidential, Secret</w:t>
            </w:r>
          </w:p>
        </w:tc>
      </w:tr>
      <w:tr w:rsidR="00E73D4B" w14:paraId="0A7ABE1A" w14:textId="77777777" w:rsidTr="00E043A1">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4C89D60" w14:textId="77777777" w:rsidR="00E73D4B" w:rsidRPr="00ED3F33" w:rsidRDefault="03AE59B6" w:rsidP="45CFC72E">
            <w:pPr>
              <w:spacing w:line="250" w:lineRule="auto"/>
              <w:rPr>
                <w:b/>
                <w:bCs/>
                <w:color w:val="0E1330"/>
                <w:sz w:val="16"/>
                <w:szCs w:val="16"/>
              </w:rPr>
            </w:pPr>
            <w:r>
              <w:rPr>
                <w:b/>
                <w:bCs/>
                <w:color w:val="0E1330"/>
                <w:sz w:val="16"/>
                <w:szCs w:val="16"/>
              </w:rPr>
              <w:t>Owning department</w:t>
            </w:r>
          </w:p>
        </w:tc>
        <w:tc>
          <w:tcPr>
            <w:tcW w:w="364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BA89705" w14:textId="77777777" w:rsidR="00E73D4B" w:rsidRPr="006F05D7" w:rsidRDefault="03AE59B6" w:rsidP="45CFC72E">
            <w:pPr>
              <w:spacing w:line="250" w:lineRule="auto"/>
              <w:rPr>
                <w:sz w:val="16"/>
                <w:szCs w:val="16"/>
              </w:rPr>
            </w:pPr>
            <w:r>
              <w:rPr>
                <w:sz w:val="16"/>
                <w:szCs w:val="16"/>
              </w:rPr>
              <w:t>Ownership &amp; routing</w:t>
            </w:r>
          </w:p>
        </w:tc>
        <w:tc>
          <w:tcPr>
            <w:tcW w:w="423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DCC4146" w14:textId="77777777" w:rsidR="00E73D4B" w:rsidRPr="006F05D7" w:rsidRDefault="03AE59B6" w:rsidP="45CFC72E">
            <w:pPr>
              <w:spacing w:line="250" w:lineRule="auto"/>
              <w:rPr>
                <w:sz w:val="16"/>
                <w:szCs w:val="16"/>
              </w:rPr>
            </w:pPr>
            <w:r>
              <w:rPr>
                <w:sz w:val="16"/>
                <w:szCs w:val="16"/>
              </w:rPr>
              <w:t>e.g., Finance, HR, Legal, Operations</w:t>
            </w:r>
          </w:p>
        </w:tc>
      </w:tr>
      <w:tr w:rsidR="00E73D4B" w14:paraId="0329F8A1" w14:textId="77777777" w:rsidTr="00E043A1">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CAD181" w14:textId="77777777" w:rsidR="00E73D4B" w:rsidRPr="00ED3F33" w:rsidRDefault="03AE59B6" w:rsidP="45CFC72E">
            <w:pPr>
              <w:spacing w:line="250" w:lineRule="auto"/>
              <w:rPr>
                <w:b/>
                <w:bCs/>
                <w:color w:val="0E1330"/>
                <w:sz w:val="16"/>
                <w:szCs w:val="16"/>
              </w:rPr>
            </w:pPr>
            <w:r>
              <w:rPr>
                <w:b/>
                <w:bCs/>
                <w:color w:val="0E1330"/>
                <w:sz w:val="16"/>
                <w:szCs w:val="16"/>
              </w:rPr>
              <w:t>Priority</w:t>
            </w:r>
          </w:p>
        </w:tc>
        <w:tc>
          <w:tcPr>
            <w:tcW w:w="364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07F7192" w14:textId="77777777" w:rsidR="00E73D4B" w:rsidRPr="006F05D7" w:rsidRDefault="03AE59B6" w:rsidP="45CFC72E">
            <w:pPr>
              <w:spacing w:line="250" w:lineRule="auto"/>
              <w:rPr>
                <w:sz w:val="16"/>
                <w:szCs w:val="16"/>
              </w:rPr>
            </w:pPr>
            <w:r>
              <w:rPr>
                <w:sz w:val="16"/>
                <w:szCs w:val="16"/>
              </w:rPr>
              <w:t>Queue ordering &amp; SLA</w:t>
            </w:r>
          </w:p>
        </w:tc>
        <w:tc>
          <w:tcPr>
            <w:tcW w:w="423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0F1CC80" w14:textId="77777777" w:rsidR="00E73D4B" w:rsidRPr="006F05D7" w:rsidRDefault="03AE59B6" w:rsidP="45CFC72E">
            <w:pPr>
              <w:spacing w:line="250" w:lineRule="auto"/>
              <w:rPr>
                <w:sz w:val="16"/>
                <w:szCs w:val="16"/>
              </w:rPr>
            </w:pPr>
            <w:r>
              <w:rPr>
                <w:sz w:val="16"/>
                <w:szCs w:val="16"/>
              </w:rPr>
              <w:t>Routine, Priority, Urgent</w:t>
            </w:r>
          </w:p>
        </w:tc>
      </w:tr>
      <w:tr w:rsidR="00E73D4B" w14:paraId="340E43D3" w14:textId="77777777" w:rsidTr="00E043A1">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3543808" w14:textId="77777777" w:rsidR="00E73D4B" w:rsidRPr="00ED3F33" w:rsidRDefault="03AE59B6" w:rsidP="45CFC72E">
            <w:pPr>
              <w:spacing w:line="250" w:lineRule="auto"/>
              <w:rPr>
                <w:b/>
                <w:bCs/>
                <w:color w:val="0E1330"/>
                <w:sz w:val="16"/>
                <w:szCs w:val="16"/>
              </w:rPr>
            </w:pPr>
            <w:r>
              <w:rPr>
                <w:b/>
                <w:bCs/>
                <w:color w:val="0E1330"/>
                <w:sz w:val="16"/>
                <w:szCs w:val="16"/>
              </w:rPr>
              <w:t>Approval flow</w:t>
            </w:r>
          </w:p>
        </w:tc>
        <w:tc>
          <w:tcPr>
            <w:tcW w:w="364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5FBC4DE" w14:textId="77777777" w:rsidR="00E73D4B" w:rsidRPr="006F05D7" w:rsidRDefault="03AE59B6" w:rsidP="45CFC72E">
            <w:pPr>
              <w:spacing w:line="250" w:lineRule="auto"/>
              <w:rPr>
                <w:sz w:val="16"/>
                <w:szCs w:val="16"/>
              </w:rPr>
            </w:pPr>
            <w:r>
              <w:rPr>
                <w:sz w:val="16"/>
                <w:szCs w:val="16"/>
              </w:rPr>
              <w:t>Selects approver chain</w:t>
            </w:r>
          </w:p>
        </w:tc>
        <w:tc>
          <w:tcPr>
            <w:tcW w:w="423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0B3C7DC" w14:textId="77777777" w:rsidR="00E73D4B" w:rsidRPr="006F05D7" w:rsidRDefault="03AE59B6" w:rsidP="45CFC72E">
            <w:pPr>
              <w:spacing w:line="250" w:lineRule="auto"/>
              <w:rPr>
                <w:sz w:val="16"/>
                <w:szCs w:val="16"/>
              </w:rPr>
            </w:pPr>
            <w:r>
              <w:rPr>
                <w:sz w:val="16"/>
                <w:szCs w:val="16"/>
              </w:rPr>
              <w:t>Single, Sequential, Parallel</w:t>
            </w:r>
          </w:p>
        </w:tc>
      </w:tr>
      <w:tr w:rsidR="00E73D4B" w14:paraId="6C4FF3F3" w14:textId="77777777" w:rsidTr="00E043A1">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DB22608" w14:textId="77777777" w:rsidR="00E73D4B" w:rsidRPr="00ED3F33" w:rsidRDefault="03AE59B6" w:rsidP="45CFC72E">
            <w:pPr>
              <w:spacing w:line="250" w:lineRule="auto"/>
              <w:rPr>
                <w:b/>
                <w:bCs/>
                <w:color w:val="0E1330"/>
                <w:sz w:val="16"/>
                <w:szCs w:val="16"/>
              </w:rPr>
            </w:pPr>
            <w:r>
              <w:rPr>
                <w:b/>
                <w:bCs/>
                <w:color w:val="0E1330"/>
                <w:sz w:val="16"/>
                <w:szCs w:val="16"/>
              </w:rPr>
              <w:t>Access scope (ABAC)</w:t>
            </w:r>
          </w:p>
        </w:tc>
        <w:tc>
          <w:tcPr>
            <w:tcW w:w="364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6898E73" w14:textId="77777777" w:rsidR="00E73D4B" w:rsidRPr="006F05D7" w:rsidRDefault="03AE59B6" w:rsidP="45CFC72E">
            <w:pPr>
              <w:spacing w:line="250" w:lineRule="auto"/>
              <w:rPr>
                <w:sz w:val="16"/>
                <w:szCs w:val="16"/>
              </w:rPr>
            </w:pPr>
            <w:r>
              <w:rPr>
                <w:sz w:val="16"/>
                <w:szCs w:val="16"/>
              </w:rPr>
              <w:t>Attribute-based restriction</w:t>
            </w:r>
          </w:p>
        </w:tc>
        <w:tc>
          <w:tcPr>
            <w:tcW w:w="423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9CF0CDA" w14:textId="77777777" w:rsidR="00E73D4B" w:rsidRPr="006F05D7" w:rsidRDefault="03AE59B6" w:rsidP="45CFC72E">
            <w:pPr>
              <w:spacing w:line="250" w:lineRule="auto"/>
              <w:rPr>
                <w:sz w:val="16"/>
                <w:szCs w:val="16"/>
              </w:rPr>
            </w:pPr>
            <w:r>
              <w:rPr>
                <w:sz w:val="16"/>
                <w:szCs w:val="16"/>
              </w:rPr>
              <w:t>Department-only, Named group, Clearance level</w:t>
            </w:r>
          </w:p>
        </w:tc>
      </w:tr>
      <w:tr w:rsidR="45CFC72E" w14:paraId="42ED40B2" w14:textId="77777777" w:rsidTr="00E043A1">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50" w:author="Harsh Bindal" w:date="2026-09-11T10:35:00Z"/>
        </w:trPr>
        <w:tc>
          <w:tcPr>
            <w:tcW w:w="22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C8A27EA" w14:textId="36B80448" w:rsidR="3FAAB08A" w:rsidRPr="00ED3F33" w:rsidRDefault="3FAAB08A" w:rsidP="45CFC72E">
            <w:pPr>
              <w:spacing w:line="250" w:lineRule="auto"/>
              <w:rPr>
                <w:b/>
                <w:color w:val="0E1330"/>
                <w:sz w:val="16"/>
                <w:szCs w:val="16"/>
              </w:rPr>
            </w:pPr>
            <w:r>
              <w:rPr>
                <w:b/>
                <w:color w:val="0E1330"/>
                <w:sz w:val="16"/>
                <w:szCs w:val="16"/>
              </w:rPr>
              <w:t>Standard</w:t>
            </w:r>
          </w:p>
        </w:tc>
        <w:tc>
          <w:tcPr>
            <w:tcW w:w="364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D76611D" w14:textId="615C94D6" w:rsidR="3FAAB08A" w:rsidRPr="006F05D7" w:rsidRDefault="3FAAB08A" w:rsidP="45CFC72E">
            <w:pPr>
              <w:spacing w:line="250" w:lineRule="auto"/>
              <w:rPr>
                <w:sz w:val="16"/>
                <w:szCs w:val="16"/>
              </w:rPr>
            </w:pPr>
            <w:r>
              <w:rPr>
                <w:sz w:val="16"/>
                <w:szCs w:val="16"/>
              </w:rPr>
              <w:t>Groups the document for navigation, filtering and reporting by the standard it supports</w:t>
            </w:r>
          </w:p>
        </w:tc>
        <w:tc>
          <w:tcPr>
            <w:tcW w:w="423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14183A" w14:textId="3CF88E5E" w:rsidR="3FAAB08A" w:rsidRPr="006F05D7" w:rsidRDefault="3FAAB08A" w:rsidP="45CFC72E">
            <w:pPr>
              <w:spacing w:line="250" w:lineRule="auto"/>
              <w:rPr>
                <w:sz w:val="16"/>
                <w:szCs w:val="16"/>
              </w:rPr>
            </w:pPr>
            <w:r>
              <w:rPr>
                <w:sz w:val="16"/>
                <w:szCs w:val="16"/>
              </w:rPr>
              <w:t>ISO 9001, ISO 27001, Health &amp; Safety, IMS, AI Governance</w:t>
            </w:r>
          </w:p>
        </w:tc>
      </w:tr>
    </w:tbl>
    <w:p w14:paraId="3BFC37E4" w14:textId="77777777" w:rsidR="00894A95" w:rsidRPr="006F05D7" w:rsidRDefault="08A3C276" w:rsidP="006F05D7">
      <w:pPr>
        <w:pStyle w:val="Heading2"/>
        <w:rPr>
          <w:kern w:val="2"/>
          <w14:ligatures w14:val="standardContextual"/>
        </w:rPr>
      </w:pPr>
      <w:bookmarkStart w:id="51" w:name="_Toc1951038813"/>
      <w:bookmarkStart w:id="52" w:name="_Toc240108381"/>
      <w:bookmarkStart w:id="53" w:name="_Toc240127390"/>
      <w:r>
        <w:t>7.2 Manual Classification Controls</w:t>
      </w:r>
      <w:bookmarkEnd w:id="51"/>
      <w:bookmarkEnd w:id="52"/>
      <w:bookmarkEnd w:id="53"/>
    </w:p>
    <w:p w14:paraId="03D34B28" w14:textId="61F477D3" w:rsidR="00894A95" w:rsidRPr="00ED3F33" w:rsidRDefault="00106196" w:rsidP="00ED3F33">
      <w:pPr>
        <w:pStyle w:val="ListParagraph"/>
        <w:numPr>
          <w:ilvl w:val="0"/>
          <w:numId w:val="12"/>
        </w:numPr>
        <w:spacing w:after="60" w:line="260" w:lineRule="auto"/>
        <w:rPr>
          <w:kern w:val="2"/>
          <w14:ligatures w14:val="standardContextual"/>
        </w:rPr>
      </w:pPr>
      <w:r>
        <w:rPr>
          <w:b/>
          <w:bCs/>
        </w:rPr>
        <w:t xml:space="preserve">User-entered business metadata: </w:t>
      </w:r>
      <w:proofErr w:type="spellStart"/>
      <w:r>
        <w:rPr>
          <w:b/>
          <w:bCs/>
        </w:rPr>
        <w:t>Docaya</w:t>
      </w:r>
      <w:proofErr w:type="spellEnd"/>
      <w:r>
        <w:rPr>
          <w:b/>
          <w:bCs/>
        </w:rPr>
        <w:t xml:space="preserve"> does not generate classification, business metadata or approval recommendations. During upload it extracts only basic machine-readable text, technical metadata and preview data for the staged file.</w:t>
      </w:r>
    </w:p>
    <w:p w14:paraId="5BF7028A" w14:textId="79BCF413" w:rsidR="00894A95" w:rsidRPr="00ED3F33" w:rsidRDefault="08A3C276" w:rsidP="00ED3F33">
      <w:pPr>
        <w:pStyle w:val="ListParagraph"/>
        <w:numPr>
          <w:ilvl w:val="0"/>
          <w:numId w:val="12"/>
        </w:numPr>
        <w:spacing w:after="60" w:line="260" w:lineRule="auto"/>
      </w:pPr>
      <w:r>
        <w:rPr>
          <w:b/>
          <w:bCs/>
        </w:rPr>
        <w:t xml:space="preserve">Manual details required: </w:t>
      </w:r>
      <w:r>
        <w:t>the Editor manually enters or selects the business title, document class, sensitivity, owning department, description, keywords/reference and approval flow.</w:t>
      </w:r>
    </w:p>
    <w:p w14:paraId="2E294D23" w14:textId="77777777" w:rsidR="00894A95" w:rsidRPr="00ED3F33" w:rsidRDefault="08A3C276" w:rsidP="00ED3F33">
      <w:pPr>
        <w:pStyle w:val="ListParagraph"/>
        <w:numPr>
          <w:ilvl w:val="0"/>
          <w:numId w:val="12"/>
        </w:numPr>
        <w:spacing w:after="60" w:line="260" w:lineRule="auto"/>
      </w:pPr>
      <w:r>
        <w:rPr>
          <w:b/>
          <w:bCs/>
        </w:rPr>
        <w:t xml:space="preserve">Schema validation: </w:t>
      </w:r>
      <w:r>
        <w:t>metadata is validated against the configurable document-type schema before submission is allowed.</w:t>
      </w:r>
    </w:p>
    <w:p w14:paraId="01810BDD" w14:textId="77777777" w:rsidR="00894A95" w:rsidRPr="00ED3F33" w:rsidRDefault="08A3C276" w:rsidP="00ED3F33">
      <w:pPr>
        <w:pStyle w:val="ListParagraph"/>
        <w:numPr>
          <w:ilvl w:val="0"/>
          <w:numId w:val="12"/>
        </w:numPr>
        <w:spacing w:after="60" w:line="260" w:lineRule="auto"/>
      </w:pPr>
      <w:r>
        <w:rPr>
          <w:b/>
          <w:bCs/>
        </w:rPr>
        <w:t xml:space="preserve">Approval-flow enforcement: </w:t>
      </w:r>
      <w:r>
        <w:t xml:space="preserve">once the manual details are complete, </w:t>
      </w:r>
      <w:proofErr w:type="spellStart"/>
      <w:r>
        <w:t>Docaya</w:t>
      </w:r>
      <w:proofErr w:type="spellEnd"/>
      <w:r>
        <w:t xml:space="preserve"> routes the document through the configured approval flow.</w:t>
      </w:r>
    </w:p>
    <w:p w14:paraId="4EB0D016" w14:textId="77777777" w:rsidR="00894A95" w:rsidRPr="00ED3F33" w:rsidRDefault="08A3C276" w:rsidP="00ED3F33">
      <w:pPr>
        <w:pStyle w:val="ListParagraph"/>
        <w:numPr>
          <w:ilvl w:val="0"/>
          <w:numId w:val="12"/>
        </w:numPr>
        <w:spacing w:after="60" w:line="260" w:lineRule="auto"/>
      </w:pPr>
      <w:r>
        <w:rPr>
          <w:b/>
          <w:bCs/>
        </w:rPr>
        <w:t xml:space="preserve">Azure SQL persistence: </w:t>
      </w:r>
      <w:r>
        <w:t>classification, workflow status, audit trail and SharePoint promotion references are fully auditable and reportable.</w:t>
      </w:r>
    </w:p>
    <w:p w14:paraId="44EAFD9C" w14:textId="77777777" w:rsidR="00E73D4B" w:rsidRPr="006F05D7" w:rsidRDefault="00067B0D">
      <w:r>
        <w:br w:type="page"/>
      </w:r>
    </w:p>
    <w:p w14:paraId="2DAFCA4D" w14:textId="466FD797" w:rsidR="00E73D4B" w:rsidRPr="006F05D7" w:rsidRDefault="03AE59B6" w:rsidP="006F05D7">
      <w:pPr>
        <w:pStyle w:val="Heading1"/>
      </w:pPr>
      <w:bookmarkStart w:id="54" w:name="_Toc1924605103"/>
      <w:bookmarkStart w:id="55" w:name="_Toc240108382"/>
      <w:bookmarkStart w:id="56" w:name="_Toc240127391"/>
      <w:r>
        <w:lastRenderedPageBreak/>
        <w:t>8. Module M3 Workflow &amp; Approval</w:t>
      </w:r>
      <w:bookmarkEnd w:id="54"/>
      <w:bookmarkEnd w:id="55"/>
      <w:bookmarkEnd w:id="56"/>
    </w:p>
    <w:p w14:paraId="6B671B66" w14:textId="77777777" w:rsidR="00E73D4B" w:rsidRPr="006F05D7" w:rsidRDefault="03AE59B6" w:rsidP="006F05D7">
      <w:pPr>
        <w:pStyle w:val="Heading2"/>
      </w:pPr>
      <w:bookmarkStart w:id="57" w:name="_Toc988935517"/>
      <w:bookmarkStart w:id="58" w:name="_Toc240108383"/>
      <w:bookmarkStart w:id="59" w:name="_Toc240127392"/>
      <w:r>
        <w:t>8.1 Submission &amp; Routing</w:t>
      </w:r>
      <w:bookmarkEnd w:id="57"/>
      <w:bookmarkEnd w:id="58"/>
      <w:bookmarkEnd w:id="59"/>
    </w:p>
    <w:p w14:paraId="0F3FFFED" w14:textId="7664A0D7" w:rsidR="00E73D4B" w:rsidRPr="006F05D7" w:rsidRDefault="50542D5A">
      <w:pPr>
        <w:spacing w:line="276" w:lineRule="auto"/>
      </w:pPr>
      <w:r>
        <w:t>On submission, classification rules resolve the target SharePoint library and the approver(s). The document enters Pending Approval and is placed on the approver's queue with full context and preview.</w:t>
      </w:r>
    </w:p>
    <w:p w14:paraId="61BA4F1D" w14:textId="77777777" w:rsidR="00E73D4B" w:rsidRPr="006F05D7" w:rsidRDefault="03AE59B6" w:rsidP="006F05D7">
      <w:pPr>
        <w:pStyle w:val="Heading2"/>
      </w:pPr>
      <w:bookmarkStart w:id="60" w:name="_Toc1300111109"/>
      <w:bookmarkStart w:id="61" w:name="_Toc240108384"/>
      <w:bookmarkStart w:id="62" w:name="_Toc240127393"/>
      <w:r>
        <w:t>8.2 Approval Patterns</w:t>
      </w:r>
      <w:bookmarkEnd w:id="60"/>
      <w:bookmarkEnd w:id="61"/>
      <w:bookmarkEnd w:id="62"/>
    </w:p>
    <w:tbl>
      <w:tblPr>
        <w:tblW w:w="9360" w:type="dxa"/>
        <w:tblCellMar>
          <w:left w:w="10" w:type="dxa"/>
          <w:right w:w="10" w:type="dxa"/>
        </w:tblCellMar>
        <w:tblLook w:val="0020" w:firstRow="1" w:lastRow="0" w:firstColumn="0" w:lastColumn="0" w:noHBand="0" w:noVBand="0"/>
      </w:tblPr>
      <w:tblGrid>
        <w:gridCol w:w="1700"/>
        <w:gridCol w:w="4660"/>
        <w:gridCol w:w="3000"/>
      </w:tblGrid>
      <w:tr w:rsidR="00894A95" w14:paraId="25B12CD6" w14:textId="77777777" w:rsidTr="006F05D7">
        <w:trPr>
          <w:trHeight w:val="300"/>
          <w:tblHeader/>
        </w:trPr>
        <w:tc>
          <w:tcPr>
            <w:tcW w:w="17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458CB6F"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Pattern</w:t>
            </w:r>
          </w:p>
        </w:tc>
        <w:tc>
          <w:tcPr>
            <w:tcW w:w="4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D811E64" w14:textId="77777777" w:rsidR="00894A95" w:rsidRPr="006F05D7" w:rsidRDefault="08A3C276" w:rsidP="45CFC72E">
            <w:pPr>
              <w:spacing w:line="249" w:lineRule="auto"/>
              <w:rPr>
                <w:b/>
                <w:bCs/>
                <w:color w:val="FFFFFF"/>
                <w:sz w:val="17"/>
                <w:szCs w:val="17"/>
              </w:rPr>
            </w:pPr>
            <w:proofErr w:type="spellStart"/>
            <w:r>
              <w:rPr>
                <w:b/>
                <w:bCs/>
                <w:color w:val="FFFFFF"/>
                <w:sz w:val="17"/>
                <w:szCs w:val="17"/>
              </w:rPr>
              <w:t>Behaviour</w:t>
            </w:r>
            <w:proofErr w:type="spellEnd"/>
          </w:p>
        </w:tc>
        <w:tc>
          <w:tcPr>
            <w:tcW w:w="3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D77BD97" w14:textId="77777777" w:rsidR="00894A95" w:rsidRPr="006F05D7" w:rsidRDefault="08A3C276" w:rsidP="45CFC72E">
            <w:pPr>
              <w:spacing w:line="249" w:lineRule="auto"/>
              <w:rPr>
                <w:b/>
                <w:bCs/>
                <w:color w:val="FFFFFF"/>
                <w:sz w:val="17"/>
                <w:szCs w:val="17"/>
              </w:rPr>
            </w:pPr>
            <w:r>
              <w:rPr>
                <w:b/>
                <w:bCs/>
                <w:color w:val="FFFFFF"/>
                <w:sz w:val="17"/>
                <w:szCs w:val="17"/>
              </w:rPr>
              <w:t>Typical use</w:t>
            </w:r>
          </w:p>
        </w:tc>
      </w:tr>
      <w:tr w:rsidR="00E73D4B" w14:paraId="02EE3C2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BA92327" w14:textId="77777777" w:rsidR="00E73D4B" w:rsidRPr="00ED3F33" w:rsidRDefault="03AE59B6" w:rsidP="45CFC72E">
            <w:pPr>
              <w:spacing w:line="250" w:lineRule="auto"/>
              <w:rPr>
                <w:b/>
                <w:bCs/>
                <w:color w:val="0E1330"/>
                <w:sz w:val="16"/>
                <w:szCs w:val="16"/>
              </w:rPr>
            </w:pPr>
            <w:r>
              <w:rPr>
                <w:b/>
                <w:bCs/>
                <w:color w:val="0E1330"/>
                <w:sz w:val="16"/>
                <w:szCs w:val="16"/>
              </w:rPr>
              <w:t>Single</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5D858F" w14:textId="77777777" w:rsidR="00E73D4B" w:rsidRPr="006F05D7" w:rsidRDefault="03AE59B6" w:rsidP="45CFC72E">
            <w:pPr>
              <w:spacing w:line="250" w:lineRule="auto"/>
              <w:rPr>
                <w:sz w:val="16"/>
                <w:szCs w:val="16"/>
              </w:rPr>
            </w:pPr>
            <w:r>
              <w:rPr>
                <w:sz w:val="16"/>
                <w:szCs w:val="16"/>
              </w:rPr>
              <w:t>One approver decides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1D0B66F" w14:textId="77777777" w:rsidR="00E73D4B" w:rsidRPr="006F05D7" w:rsidRDefault="03AE59B6" w:rsidP="45CFC72E">
            <w:pPr>
              <w:spacing w:line="250" w:lineRule="auto"/>
              <w:rPr>
                <w:sz w:val="16"/>
                <w:szCs w:val="16"/>
              </w:rPr>
            </w:pPr>
            <w:r>
              <w:rPr>
                <w:sz w:val="16"/>
                <w:szCs w:val="16"/>
              </w:rPr>
              <w:t>Routine internal documents</w:t>
            </w:r>
          </w:p>
        </w:tc>
      </w:tr>
      <w:tr w:rsidR="00E73D4B" w14:paraId="6287467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331C585" w14:textId="77777777" w:rsidR="00E73D4B" w:rsidRPr="00ED3F33" w:rsidRDefault="03AE59B6" w:rsidP="45CFC72E">
            <w:pPr>
              <w:spacing w:line="250" w:lineRule="auto"/>
              <w:rPr>
                <w:b/>
                <w:bCs/>
                <w:color w:val="0E1330"/>
                <w:sz w:val="16"/>
                <w:szCs w:val="16"/>
              </w:rPr>
            </w:pPr>
            <w:r>
              <w:rPr>
                <w:b/>
                <w:bCs/>
                <w:color w:val="0E1330"/>
                <w:sz w:val="16"/>
                <w:szCs w:val="16"/>
              </w:rPr>
              <w:t>Sequential</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65470D9" w14:textId="77777777" w:rsidR="00E73D4B" w:rsidRPr="006F05D7" w:rsidRDefault="03AE59B6" w:rsidP="45CFC72E">
            <w:pPr>
              <w:spacing w:line="250" w:lineRule="auto"/>
              <w:rPr>
                <w:sz w:val="16"/>
                <w:szCs w:val="16"/>
              </w:rPr>
            </w:pPr>
            <w:r>
              <w:rPr>
                <w:sz w:val="16"/>
                <w:szCs w:val="16"/>
              </w:rPr>
              <w:t>Approvers act in order; each must approve to proceed</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A23A0FE" w14:textId="77777777" w:rsidR="00E73D4B" w:rsidRPr="006F05D7" w:rsidRDefault="03AE59B6" w:rsidP="45CFC72E">
            <w:pPr>
              <w:spacing w:line="250" w:lineRule="auto"/>
              <w:rPr>
                <w:sz w:val="16"/>
                <w:szCs w:val="16"/>
              </w:rPr>
            </w:pPr>
            <w:r>
              <w:rPr>
                <w:sz w:val="16"/>
                <w:szCs w:val="16"/>
              </w:rPr>
              <w:t>Confidential / multi-level sign-off</w:t>
            </w:r>
          </w:p>
        </w:tc>
      </w:tr>
      <w:tr w:rsidR="00E73D4B" w14:paraId="2C439D9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ED01516" w14:textId="77777777" w:rsidR="00E73D4B" w:rsidRPr="00ED3F33" w:rsidRDefault="03AE59B6" w:rsidP="45CFC72E">
            <w:pPr>
              <w:spacing w:line="250" w:lineRule="auto"/>
              <w:rPr>
                <w:b/>
                <w:bCs/>
                <w:color w:val="0E1330"/>
                <w:sz w:val="16"/>
                <w:szCs w:val="16"/>
              </w:rPr>
            </w:pPr>
            <w:r>
              <w:rPr>
                <w:b/>
                <w:bCs/>
                <w:color w:val="0E1330"/>
                <w:sz w:val="16"/>
                <w:szCs w:val="16"/>
              </w:rPr>
              <w:t>Parallel</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B81AFD9" w14:textId="77777777" w:rsidR="00E73D4B" w:rsidRPr="006F05D7" w:rsidRDefault="03AE59B6" w:rsidP="45CFC72E">
            <w:pPr>
              <w:spacing w:line="250" w:lineRule="auto"/>
              <w:rPr>
                <w:sz w:val="16"/>
                <w:szCs w:val="16"/>
              </w:rPr>
            </w:pPr>
            <w:r>
              <w:rPr>
                <w:sz w:val="16"/>
                <w:szCs w:val="16"/>
              </w:rPr>
              <w:t>Multiple approvers in parallel; quorum or unanimous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8856800" w14:textId="77777777" w:rsidR="00E73D4B" w:rsidRPr="006F05D7" w:rsidRDefault="03AE59B6" w:rsidP="45CFC72E">
            <w:pPr>
              <w:spacing w:line="250" w:lineRule="auto"/>
              <w:rPr>
                <w:sz w:val="16"/>
                <w:szCs w:val="16"/>
              </w:rPr>
            </w:pPr>
            <w:r>
              <w:rPr>
                <w:sz w:val="16"/>
                <w:szCs w:val="16"/>
              </w:rPr>
              <w:t>Cross-department documents</w:t>
            </w:r>
          </w:p>
        </w:tc>
      </w:tr>
      <w:tr w:rsidR="00E73D4B" w14:paraId="7FE3A46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D3CE9D" w14:textId="77777777" w:rsidR="00E73D4B" w:rsidRPr="00ED3F33" w:rsidRDefault="03AE59B6" w:rsidP="45CFC72E">
            <w:pPr>
              <w:spacing w:line="250" w:lineRule="auto"/>
              <w:rPr>
                <w:b/>
                <w:bCs/>
                <w:color w:val="0E1330"/>
                <w:sz w:val="16"/>
                <w:szCs w:val="16"/>
              </w:rPr>
            </w:pPr>
            <w:r>
              <w:rPr>
                <w:b/>
                <w:bCs/>
                <w:color w:val="0E1330"/>
                <w:sz w:val="16"/>
                <w:szCs w:val="16"/>
              </w:rPr>
              <w:t>Conditional</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ED0E0F9" w14:textId="77777777" w:rsidR="00E73D4B" w:rsidRPr="006F05D7" w:rsidRDefault="03AE59B6" w:rsidP="45CFC72E">
            <w:pPr>
              <w:spacing w:line="250" w:lineRule="auto"/>
              <w:rPr>
                <w:sz w:val="16"/>
                <w:szCs w:val="16"/>
              </w:rPr>
            </w:pPr>
            <w:r>
              <w:rPr>
                <w:sz w:val="16"/>
                <w:szCs w:val="16"/>
              </w:rPr>
              <w:t>Route by rule (e.g., sensitivity = Secret → senior + compliance)</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0D17802" w14:textId="77777777" w:rsidR="00E73D4B" w:rsidRPr="006F05D7" w:rsidRDefault="03AE59B6" w:rsidP="45CFC72E">
            <w:pPr>
              <w:spacing w:line="250" w:lineRule="auto"/>
              <w:rPr>
                <w:sz w:val="16"/>
                <w:szCs w:val="16"/>
              </w:rPr>
            </w:pPr>
            <w:r>
              <w:rPr>
                <w:sz w:val="16"/>
                <w:szCs w:val="16"/>
              </w:rPr>
              <w:t>Sensitive or high-value records</w:t>
            </w:r>
          </w:p>
        </w:tc>
      </w:tr>
    </w:tbl>
    <w:p w14:paraId="16F44A24" w14:textId="77777777" w:rsidR="00E73D4B" w:rsidRPr="006F05D7" w:rsidRDefault="03AE59B6" w:rsidP="006F05D7">
      <w:pPr>
        <w:pStyle w:val="Heading2"/>
      </w:pPr>
      <w:bookmarkStart w:id="63" w:name="_Toc440701281"/>
      <w:bookmarkStart w:id="64" w:name="_Toc240108385"/>
      <w:bookmarkStart w:id="65" w:name="_Toc240127394"/>
      <w:r>
        <w:t>8.3 Decision Handling</w:t>
      </w:r>
      <w:bookmarkEnd w:id="63"/>
      <w:bookmarkEnd w:id="64"/>
      <w:bookmarkEnd w:id="65"/>
    </w:p>
    <w:p w14:paraId="358E648D" w14:textId="0F0462AB" w:rsidR="00E73D4B" w:rsidRPr="00ED3F33" w:rsidRDefault="50542D5A" w:rsidP="00ED3F33">
      <w:pPr>
        <w:pStyle w:val="ListParagraph"/>
        <w:numPr>
          <w:ilvl w:val="0"/>
          <w:numId w:val="12"/>
        </w:numPr>
        <w:spacing w:after="60" w:line="260" w:lineRule="auto"/>
      </w:pPr>
      <w:r>
        <w:rPr>
          <w:b/>
          <w:bCs/>
        </w:rPr>
        <w:t xml:space="preserve">Approve: </w:t>
      </w:r>
      <w:r>
        <w:t>the document is marked Approved and immediately promoted (Module M4) to the final class/library selected by the Editor.</w:t>
      </w:r>
    </w:p>
    <w:p w14:paraId="035FC3B3" w14:textId="77777777" w:rsidR="00E73D4B" w:rsidRPr="00ED3F33" w:rsidRDefault="50542D5A" w:rsidP="00ED3F33">
      <w:pPr>
        <w:pStyle w:val="ListParagraph"/>
        <w:numPr>
          <w:ilvl w:val="0"/>
          <w:numId w:val="12"/>
        </w:numPr>
        <w:spacing w:after="60" w:line="260" w:lineRule="auto"/>
      </w:pPr>
      <w:r>
        <w:rPr>
          <w:b/>
          <w:bCs/>
        </w:rPr>
        <w:t xml:space="preserve">Reject / Request changes: </w:t>
      </w:r>
      <w:r>
        <w:t>mandatory comments (more information) are required; the document returns to the initiator as Returned/Classified for correction and re-submission.</w:t>
      </w:r>
    </w:p>
    <w:p w14:paraId="04DE86B3" w14:textId="77777777" w:rsidR="00E73D4B" w:rsidRPr="00ED3F33" w:rsidRDefault="50542D5A" w:rsidP="00ED3F33">
      <w:pPr>
        <w:pStyle w:val="ListParagraph"/>
        <w:numPr>
          <w:ilvl w:val="0"/>
          <w:numId w:val="12"/>
        </w:numPr>
        <w:spacing w:after="60" w:line="260" w:lineRule="auto"/>
      </w:pPr>
      <w:r>
        <w:rPr>
          <w:b/>
          <w:bCs/>
        </w:rPr>
        <w:t xml:space="preserve">SLA &amp; escalation: </w:t>
      </w:r>
      <w:r>
        <w:t>each approval task carries an SLA timer; on breach it escalates to the configured delegate or manager and raises a notification.</w:t>
      </w:r>
    </w:p>
    <w:p w14:paraId="2234F04E" w14:textId="77777777" w:rsidR="00E73D4B" w:rsidRPr="00ED3F33" w:rsidRDefault="50542D5A" w:rsidP="00ED3F33">
      <w:pPr>
        <w:pStyle w:val="ListParagraph"/>
        <w:numPr>
          <w:ilvl w:val="0"/>
          <w:numId w:val="12"/>
        </w:numPr>
        <w:spacing w:after="60" w:line="260" w:lineRule="auto"/>
      </w:pPr>
      <w:r>
        <w:rPr>
          <w:b/>
          <w:bCs/>
        </w:rPr>
        <w:t xml:space="preserve">Act anywhere: </w:t>
      </w:r>
      <w:r>
        <w:t>approvers can decide from the in-app queue, email action buttons, or Microsoft Teams.</w:t>
      </w:r>
    </w:p>
    <w:p w14:paraId="438860BA" w14:textId="77777777" w:rsidR="00E73D4B" w:rsidRPr="00ED3F33" w:rsidRDefault="50542D5A" w:rsidP="00ED3F33">
      <w:pPr>
        <w:pStyle w:val="ListParagraph"/>
        <w:numPr>
          <w:ilvl w:val="0"/>
          <w:numId w:val="12"/>
        </w:numPr>
        <w:spacing w:after="60" w:line="260" w:lineRule="auto"/>
      </w:pPr>
      <w:r>
        <w:rPr>
          <w:b/>
          <w:bCs/>
        </w:rPr>
        <w:t xml:space="preserve">Delegation: </w:t>
      </w:r>
      <w:r>
        <w:t>out-of-office auto-reassignment keeps the queue moving.</w:t>
      </w:r>
    </w:p>
    <w:tbl>
      <w:tblPr>
        <w:tblW w:w="9360" w:type="dxa"/>
        <w:tblBorders>
          <w:top w:val="single" w:sz="1" w:space="0" w:color="FBECEC"/>
          <w:left w:val="single" w:sz="18" w:space="0" w:color="B4232A"/>
          <w:bottom w:val="single" w:sz="1" w:space="0" w:color="FBECEC"/>
          <w:right w:val="single" w:sz="1" w:space="0" w:color="FBECEC"/>
          <w:insideH w:val="single" w:sz="4" w:space="0" w:color="auto"/>
          <w:insideV w:val="single" w:sz="4" w:space="0" w:color="auto"/>
        </w:tblBorders>
        <w:tblCellMar>
          <w:left w:w="10" w:type="dxa"/>
          <w:right w:w="10" w:type="dxa"/>
        </w:tblCellMar>
        <w:tblLook w:val="0200" w:firstRow="0" w:lastRow="0" w:firstColumn="0" w:lastColumn="0" w:noHBand="1" w:noVBand="0"/>
      </w:tblPr>
      <w:tblGrid>
        <w:gridCol w:w="9360"/>
      </w:tblGrid>
      <w:tr w:rsidR="00E73D4B" w14:paraId="00CED4E9" w14:textId="77777777" w:rsidTr="00ED3F33">
        <w:tc>
          <w:tcPr>
            <w:tcW w:w="9360" w:type="dxa"/>
            <w:shd w:val="clear" w:color="F7F4FD" w:fill="F7F4FD"/>
            <w:tcMar>
              <w:top w:w="110" w:type="dxa"/>
              <w:left w:w="160" w:type="dxa"/>
              <w:bottom w:w="110" w:type="dxa"/>
              <w:right w:w="140" w:type="dxa"/>
            </w:tcMar>
          </w:tcPr>
          <w:p w14:paraId="175DBAEE" w14:textId="473BFCE3" w:rsidR="00E73D4B" w:rsidRPr="00ED3F33" w:rsidRDefault="00106196" w:rsidP="45CFC72E">
            <w:pPr>
              <w:spacing w:line="264" w:lineRule="auto"/>
              <w:rPr>
                <w:color w:val="2A1E57"/>
                <w:sz w:val="17"/>
                <w:szCs w:val="18"/>
              </w:rPr>
            </w:pPr>
            <w:r>
              <w:rPr>
                <w:b/>
                <w:bCs/>
                <w:color w:val="6B3FD4"/>
                <w:sz w:val="17"/>
              </w:rPr>
              <w:t>Mandatory rejection reason A rejection cannot be submitted without comments. This guarantees the initiator always receives actionable feedback and preserves a complete decision record in the audit trail.</w:t>
            </w:r>
          </w:p>
        </w:tc>
      </w:tr>
    </w:tbl>
    <w:p w14:paraId="673ABA9A" w14:textId="0D30FDE7" w:rsidR="5239BA45" w:rsidRPr="006F05D7" w:rsidRDefault="5239BA45" w:rsidP="006F05D7">
      <w:pPr>
        <w:pStyle w:val="Heading2"/>
      </w:pPr>
      <w:bookmarkStart w:id="66" w:name="_Toc1154584839"/>
      <w:bookmarkStart w:id="67" w:name="_Toc240108386"/>
      <w:bookmarkStart w:id="68" w:name="_Toc240127395"/>
      <w:r>
        <w:t>8.4 Configurable multi-level review chain</w:t>
      </w:r>
      <w:bookmarkEnd w:id="66"/>
      <w:bookmarkEnd w:id="67"/>
      <w:bookmarkEnd w:id="68"/>
    </w:p>
    <w:p w14:paraId="328AA31D" w14:textId="1B30D1FE" w:rsidR="5239BA45" w:rsidRPr="006F05D7" w:rsidRDefault="00106196" w:rsidP="45CFC72E">
      <w:pPr>
        <w:spacing w:after="70" w:line="268" w:lineRule="auto"/>
      </w:pPr>
      <w:r>
        <w:t>The patterns in 8.2 remain routing primitives. The approval workflow is a configurable, named sequence of three or four levels set by the Admin Center per document type or department, with threaded comments and actions, return and resubmission, SLA and extension handling, stage timings, and complete audit/version history:</w:t>
      </w:r>
    </w:p>
    <w:tbl>
      <w:tblPr>
        <w:tblW w:w="0" w:type="auto"/>
        <w:tblLook w:val="04A0" w:firstRow="1" w:lastRow="0" w:firstColumn="1" w:lastColumn="0" w:noHBand="0" w:noVBand="1"/>
      </w:tblPr>
      <w:tblGrid>
        <w:gridCol w:w="1429"/>
        <w:gridCol w:w="3272"/>
        <w:gridCol w:w="5151"/>
      </w:tblGrid>
      <w:tr w:rsidR="45CFC72E" w14:paraId="79768094" w14:textId="77777777" w:rsidTr="006F05D7">
        <w:trPr>
          <w:trHeight w:val="300"/>
          <w:tblHeader/>
          <w:ins w:id="69" w:author="Harsh Bindal" w:date="2026-09-11T10:38:00Z"/>
        </w:trPr>
        <w:tc>
          <w:tcPr>
            <w:tcW w:w="1429"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7AB1F1DE" w14:textId="40CE1EA7" w:rsidR="45CFC72E" w:rsidRPr="0028069C" w:rsidRDefault="45CFC72E" w:rsidP="45CFC72E">
            <w:pPr>
              <w:spacing w:line="249" w:lineRule="auto"/>
              <w:rPr>
                <w:b/>
                <w:bCs/>
                <w:color w:val="auto"/>
                <w:sz w:val="17"/>
                <w:szCs w:val="17"/>
              </w:rPr>
            </w:pPr>
            <w:r>
              <w:rPr>
                <w:b/>
                <w:bCs/>
                <w:color w:val="auto"/>
                <w:sz w:val="17"/>
                <w:szCs w:val="17"/>
              </w:rPr>
              <w:t>Stage</w:t>
            </w:r>
          </w:p>
        </w:tc>
        <w:tc>
          <w:tcPr>
            <w:tcW w:w="3272"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74E17B02" w14:textId="2224FDAF" w:rsidR="45CFC72E" w:rsidRPr="0028069C" w:rsidRDefault="45CFC72E" w:rsidP="45CFC72E">
            <w:pPr>
              <w:spacing w:line="249" w:lineRule="auto"/>
              <w:rPr>
                <w:b/>
                <w:bCs/>
                <w:color w:val="auto"/>
                <w:sz w:val="17"/>
                <w:szCs w:val="17"/>
              </w:rPr>
            </w:pPr>
            <w:r>
              <w:rPr>
                <w:b/>
                <w:bCs/>
                <w:color w:val="auto"/>
                <w:sz w:val="17"/>
                <w:szCs w:val="17"/>
              </w:rPr>
              <w:t>Default role</w:t>
            </w:r>
          </w:p>
        </w:tc>
        <w:tc>
          <w:tcPr>
            <w:tcW w:w="5151"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D502D00" w14:textId="31587A33" w:rsidR="45CFC72E" w:rsidRPr="0028069C" w:rsidRDefault="45CFC72E" w:rsidP="45CFC72E">
            <w:pPr>
              <w:spacing w:line="249" w:lineRule="auto"/>
              <w:rPr>
                <w:b/>
                <w:bCs/>
                <w:color w:val="auto"/>
                <w:sz w:val="17"/>
                <w:szCs w:val="17"/>
              </w:rPr>
            </w:pPr>
            <w:r>
              <w:rPr>
                <w:b/>
                <w:bCs/>
                <w:color w:val="auto"/>
                <w:sz w:val="17"/>
                <w:szCs w:val="17"/>
              </w:rPr>
              <w:t>Purpose</w:t>
            </w:r>
          </w:p>
        </w:tc>
      </w:tr>
      <w:tr w:rsidR="45CFC72E" w14:paraId="6CFF6BBD" w14:textId="77777777" w:rsidTr="006F05D7">
        <w:trPr>
          <w:trHeight w:val="300"/>
          <w:ins w:id="70"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A9D5492" w14:textId="1DCA99ED" w:rsidR="45CFC72E" w:rsidRPr="00ED3F33" w:rsidRDefault="45CFC72E" w:rsidP="45CFC72E">
            <w:pPr>
              <w:spacing w:line="249" w:lineRule="auto"/>
              <w:rPr>
                <w:b/>
                <w:bCs/>
                <w:color w:val="0E1330"/>
                <w:sz w:val="17"/>
                <w:szCs w:val="17"/>
              </w:rPr>
            </w:pPr>
            <w:r>
              <w:rPr>
                <w:b/>
                <w:bCs/>
                <w:color w:val="0E1330"/>
                <w:sz w:val="17"/>
                <w:szCs w:val="17"/>
              </w:rPr>
              <w:t>1</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EAA389A" w14:textId="4CC623CB" w:rsidR="45CFC72E" w:rsidRPr="006F05D7" w:rsidRDefault="45CFC72E" w:rsidP="45CFC72E">
            <w:pPr>
              <w:spacing w:line="249" w:lineRule="auto"/>
              <w:rPr>
                <w:sz w:val="17"/>
                <w:szCs w:val="17"/>
              </w:rPr>
            </w:pPr>
            <w:r>
              <w:rPr>
                <w:sz w:val="17"/>
                <w:szCs w:val="17"/>
              </w:rPr>
              <w:t>Editor / Change Requester</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DC8AD81" w14:textId="5261067E" w:rsidR="45CFC72E" w:rsidRPr="006F05D7" w:rsidRDefault="45CFC72E" w:rsidP="45CFC72E">
            <w:pPr>
              <w:spacing w:line="249" w:lineRule="auto"/>
              <w:rPr>
                <w:sz w:val="17"/>
                <w:szCs w:val="17"/>
              </w:rPr>
            </w:pPr>
            <w:r>
              <w:rPr>
                <w:sz w:val="17"/>
                <w:szCs w:val="17"/>
              </w:rPr>
              <w:t>Submits a new document or a change request against an existing one</w:t>
            </w:r>
          </w:p>
        </w:tc>
      </w:tr>
      <w:tr w:rsidR="45CFC72E" w14:paraId="532AE388" w14:textId="77777777" w:rsidTr="006F05D7">
        <w:trPr>
          <w:trHeight w:val="300"/>
          <w:ins w:id="71"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24D44C5" w14:textId="4AB84403" w:rsidR="45CFC72E" w:rsidRPr="00ED3F33" w:rsidRDefault="45CFC72E" w:rsidP="45CFC72E">
            <w:pPr>
              <w:spacing w:line="249" w:lineRule="auto"/>
              <w:rPr>
                <w:b/>
                <w:bCs/>
                <w:color w:val="0E1330"/>
                <w:sz w:val="17"/>
                <w:szCs w:val="17"/>
              </w:rPr>
            </w:pPr>
            <w:r>
              <w:rPr>
                <w:b/>
                <w:bCs/>
                <w:color w:val="0E1330"/>
                <w:sz w:val="17"/>
                <w:szCs w:val="17"/>
              </w:rPr>
              <w:t>2</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C7F45C1" w14:textId="53EF2779" w:rsidR="45CFC72E" w:rsidRPr="006F05D7" w:rsidRDefault="45CFC72E" w:rsidP="45CFC72E">
            <w:pPr>
              <w:spacing w:line="249" w:lineRule="auto"/>
              <w:rPr>
                <w:sz w:val="17"/>
                <w:szCs w:val="17"/>
              </w:rPr>
            </w:pPr>
            <w:r>
              <w:rPr>
                <w:sz w:val="17"/>
                <w:szCs w:val="17"/>
              </w:rPr>
              <w:t>Document Owner / Approver</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CA6B5A7" w14:textId="506D7EBE" w:rsidR="45CFC72E" w:rsidRPr="006F05D7" w:rsidRDefault="45CFC72E" w:rsidP="45CFC72E">
            <w:pPr>
              <w:spacing w:line="249" w:lineRule="auto"/>
              <w:rPr>
                <w:sz w:val="17"/>
                <w:szCs w:val="17"/>
              </w:rPr>
            </w:pPr>
            <w:r>
              <w:rPr>
                <w:sz w:val="17"/>
                <w:szCs w:val="17"/>
              </w:rPr>
              <w:t>First substantive review; approves or returns with comments</w:t>
            </w:r>
          </w:p>
        </w:tc>
      </w:tr>
      <w:tr w:rsidR="45CFC72E" w14:paraId="05953608" w14:textId="77777777" w:rsidTr="006F05D7">
        <w:trPr>
          <w:trHeight w:val="300"/>
          <w:ins w:id="72"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BFD6416" w14:textId="79BFD875" w:rsidR="45CFC72E" w:rsidRPr="00ED3F33" w:rsidRDefault="45CFC72E" w:rsidP="45CFC72E">
            <w:pPr>
              <w:spacing w:line="249" w:lineRule="auto"/>
              <w:rPr>
                <w:b/>
                <w:bCs/>
                <w:color w:val="0E1330"/>
                <w:sz w:val="17"/>
                <w:szCs w:val="17"/>
              </w:rPr>
            </w:pPr>
            <w:r>
              <w:rPr>
                <w:b/>
                <w:bCs/>
                <w:color w:val="0E1330"/>
                <w:sz w:val="17"/>
                <w:szCs w:val="17"/>
              </w:rPr>
              <w:t>3</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F2EC375" w14:textId="679D2D84" w:rsidR="45CFC72E" w:rsidRPr="006F05D7" w:rsidRDefault="45CFC72E" w:rsidP="45CFC72E">
            <w:pPr>
              <w:spacing w:line="249" w:lineRule="auto"/>
              <w:rPr>
                <w:sz w:val="17"/>
                <w:szCs w:val="17"/>
              </w:rPr>
            </w:pPr>
            <w:r>
              <w:rPr>
                <w:sz w:val="17"/>
                <w:szCs w:val="17"/>
              </w:rPr>
              <w:t>Assurance</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F792C89" w14:textId="5FAD5C21" w:rsidR="45CFC72E" w:rsidRPr="006F05D7" w:rsidRDefault="45CFC72E" w:rsidP="45CFC72E">
            <w:pPr>
              <w:spacing w:line="249" w:lineRule="auto"/>
              <w:rPr>
                <w:sz w:val="17"/>
                <w:szCs w:val="17"/>
              </w:rPr>
            </w:pPr>
            <w:r>
              <w:rPr>
                <w:sz w:val="17"/>
                <w:szCs w:val="17"/>
              </w:rPr>
              <w:t>Quality/compliance check; approves, returns, or grants a timeline extension with a recorded reason</w:t>
            </w:r>
          </w:p>
        </w:tc>
      </w:tr>
      <w:tr w:rsidR="45CFC72E" w14:paraId="6631AE60" w14:textId="77777777" w:rsidTr="006F05D7">
        <w:trPr>
          <w:trHeight w:val="300"/>
          <w:ins w:id="73" w:author="Harsh Bindal" w:date="2026-09-11T10:38:00Z"/>
        </w:trPr>
        <w:tc>
          <w:tcPr>
            <w:tcW w:w="142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41F23D4" w14:textId="34C755D7" w:rsidR="45CFC72E" w:rsidRPr="00ED3F33" w:rsidRDefault="45CFC72E" w:rsidP="45CFC72E">
            <w:pPr>
              <w:spacing w:line="249" w:lineRule="auto"/>
              <w:rPr>
                <w:b/>
                <w:bCs/>
                <w:color w:val="0E1330"/>
                <w:sz w:val="17"/>
                <w:szCs w:val="17"/>
              </w:rPr>
            </w:pPr>
            <w:r>
              <w:rPr>
                <w:b/>
                <w:bCs/>
                <w:color w:val="0E1330"/>
                <w:sz w:val="17"/>
                <w:szCs w:val="17"/>
              </w:rPr>
              <w:t>4</w:t>
            </w:r>
          </w:p>
        </w:tc>
        <w:tc>
          <w:tcPr>
            <w:tcW w:w="327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285751F" w14:textId="61AACDB7" w:rsidR="45CFC72E" w:rsidRPr="006F05D7" w:rsidRDefault="45CFC72E" w:rsidP="45CFC72E">
            <w:pPr>
              <w:spacing w:line="249" w:lineRule="auto"/>
              <w:rPr>
                <w:sz w:val="17"/>
                <w:szCs w:val="17"/>
              </w:rPr>
            </w:pPr>
            <w:proofErr w:type="spellStart"/>
            <w:r>
              <w:rPr>
                <w:sz w:val="17"/>
                <w:szCs w:val="17"/>
              </w:rPr>
              <w:t>Authoriser</w:t>
            </w:r>
            <w:proofErr w:type="spellEnd"/>
            <w:r>
              <w:rPr>
                <w:sz w:val="17"/>
                <w:szCs w:val="17"/>
              </w:rPr>
              <w:t xml:space="preserve"> (typically CEO)</w:t>
            </w:r>
          </w:p>
        </w:tc>
        <w:tc>
          <w:tcPr>
            <w:tcW w:w="51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3F27108" w14:textId="1D6B7C08" w:rsidR="45CFC72E" w:rsidRPr="006F05D7" w:rsidRDefault="45CFC72E" w:rsidP="45CFC72E">
            <w:pPr>
              <w:spacing w:line="249" w:lineRule="auto"/>
              <w:rPr>
                <w:sz w:val="17"/>
                <w:szCs w:val="17"/>
              </w:rPr>
            </w:pPr>
            <w:r>
              <w:rPr>
                <w:sz w:val="17"/>
                <w:szCs w:val="17"/>
              </w:rPr>
              <w:t xml:space="preserve">Final sign-off; </w:t>
            </w:r>
            <w:proofErr w:type="gramStart"/>
            <w:r>
              <w:rPr>
                <w:sz w:val="17"/>
                <w:szCs w:val="17"/>
              </w:rPr>
              <w:t>approves</w:t>
            </w:r>
            <w:proofErr w:type="gramEnd"/>
            <w:r>
              <w:rPr>
                <w:sz w:val="17"/>
                <w:szCs w:val="17"/>
              </w:rPr>
              <w:t xml:space="preserve"> for publication or returns for further amendment</w:t>
            </w:r>
          </w:p>
        </w:tc>
      </w:tr>
    </w:tbl>
    <w:p w14:paraId="08CE5C66" w14:textId="0B0D9238" w:rsidR="5239BA45" w:rsidRPr="00ED3F33" w:rsidRDefault="5239BA45" w:rsidP="00ED3F33">
      <w:pPr>
        <w:pStyle w:val="ListParagraph"/>
        <w:numPr>
          <w:ilvl w:val="0"/>
          <w:numId w:val="8"/>
        </w:numPr>
        <w:spacing w:after="60" w:line="260" w:lineRule="auto"/>
        <w:ind w:left="460" w:hanging="260"/>
      </w:pPr>
      <w:r>
        <w:rPr>
          <w:b/>
          <w:bCs/>
        </w:rPr>
        <w:lastRenderedPageBreak/>
        <w:t>Admin-configurable:</w:t>
      </w:r>
      <w:r>
        <w:t xml:space="preserve"> number of stages (3 or 4), role at each stage, and whether a stage is mandatory or optional are set per document type/department in M13 Admin Center - no engineering change required to adjust the route.</w:t>
      </w:r>
    </w:p>
    <w:p w14:paraId="582CE572" w14:textId="1C7D790F" w:rsidR="5239BA45" w:rsidRPr="00ED3F33" w:rsidRDefault="5239BA45" w:rsidP="00ED3F33">
      <w:pPr>
        <w:pStyle w:val="ListParagraph"/>
        <w:numPr>
          <w:ilvl w:val="0"/>
          <w:numId w:val="8"/>
        </w:numPr>
        <w:spacing w:after="60" w:line="260" w:lineRule="auto"/>
        <w:ind w:left="460" w:hanging="260"/>
      </w:pPr>
      <w:r>
        <w:t>Any stage can return the item to the Editor or to the immediately preceding stage with mandatory comments; the item re-enters the chain at the point of correction, not necessarily at Stage 1.</w:t>
      </w:r>
    </w:p>
    <w:p w14:paraId="3FD73755" w14:textId="7E8C0FE9" w:rsidR="5239BA45" w:rsidRPr="00ED3F33" w:rsidRDefault="5239BA45" w:rsidP="00ED3F33">
      <w:pPr>
        <w:pStyle w:val="ListParagraph"/>
        <w:numPr>
          <w:ilvl w:val="0"/>
          <w:numId w:val="8"/>
        </w:numPr>
        <w:spacing w:after="60" w:line="260" w:lineRule="auto"/>
        <w:ind w:left="460" w:hanging="260"/>
      </w:pPr>
      <w:r>
        <w:t>Each stage inherits the SLA and escalation model described in 8.6.</w:t>
      </w:r>
    </w:p>
    <w:p w14:paraId="7F4FBBCE" w14:textId="7D4D8D46" w:rsidR="45CFC72E" w:rsidRDefault="45CFC72E" w:rsidP="45CFC72E">
      <w:pPr>
        <w:pStyle w:val="ListParagraph"/>
        <w:spacing w:after="70" w:line="268" w:lineRule="auto"/>
        <w:ind w:left="200"/>
        <w:rPr>
          <w:b/>
          <w:bCs/>
        </w:rPr>
      </w:pPr>
    </w:p>
    <w:p w14:paraId="7759ACBA" w14:textId="71506D1A" w:rsidR="5239BA45" w:rsidRPr="006F05D7" w:rsidRDefault="5239BA45" w:rsidP="006F05D7">
      <w:pPr>
        <w:pStyle w:val="Heading2"/>
      </w:pPr>
      <w:bookmarkStart w:id="74" w:name="_Toc732452114"/>
      <w:bookmarkStart w:id="75" w:name="_Toc240108387"/>
      <w:bookmarkStart w:id="76" w:name="_Toc240127396"/>
      <w:r>
        <w:t>8.5 Threaded comments &amp; actions</w:t>
      </w:r>
      <w:bookmarkEnd w:id="74"/>
      <w:bookmarkEnd w:id="75"/>
      <w:bookmarkEnd w:id="76"/>
    </w:p>
    <w:p w14:paraId="4AEA8CCA" w14:textId="1ADDD5F4" w:rsidR="5239BA45" w:rsidRPr="006F05D7" w:rsidRDefault="00106196" w:rsidP="45CFC72E">
      <w:pPr>
        <w:spacing w:line="276" w:lineRule="auto"/>
      </w:pPr>
      <w:r>
        <w:t>Every submission, return, amendment and resubmission is captured in a per-document thread. Each entry records actor, role or stage, action, comment and timestamp. The thread is visible to subsequent reviewers and is retained with stage timings, SLA and extension events, full audit history and SharePoint version history for Module M16.</w:t>
      </w:r>
    </w:p>
    <w:p w14:paraId="20D427DA" w14:textId="00347A61" w:rsidR="5239BA45" w:rsidRPr="006F05D7" w:rsidRDefault="5239BA45" w:rsidP="006F05D7">
      <w:pPr>
        <w:pStyle w:val="Heading2"/>
      </w:pPr>
      <w:bookmarkStart w:id="77" w:name="_Toc760899621"/>
      <w:bookmarkStart w:id="78" w:name="_Toc240108388"/>
      <w:bookmarkStart w:id="79" w:name="_Toc240127397"/>
      <w:r>
        <w:t>8.6 Change-request SLA &amp; timeline engine</w:t>
      </w:r>
      <w:bookmarkEnd w:id="77"/>
      <w:bookmarkEnd w:id="78"/>
      <w:bookmarkEnd w:id="79"/>
    </w:p>
    <w:p w14:paraId="3C71174B" w14:textId="7D1A443F" w:rsidR="5239BA45" w:rsidRPr="006F05D7" w:rsidRDefault="5239BA45" w:rsidP="45CFC72E">
      <w:pPr>
        <w:spacing w:line="276" w:lineRule="auto"/>
      </w:pPr>
      <w:r>
        <w:t>Each change request is classified as Urgent or Normal at submission, which sets its target completion window in working days (public holidays and weekends excluded):</w:t>
      </w:r>
    </w:p>
    <w:tbl>
      <w:tblPr>
        <w:tblW w:w="0" w:type="auto"/>
        <w:tblLook w:val="04A0" w:firstRow="1" w:lastRow="0" w:firstColumn="1" w:lastColumn="0" w:noHBand="0" w:noVBand="1"/>
      </w:tblPr>
      <w:tblGrid>
        <w:gridCol w:w="2004"/>
        <w:gridCol w:w="3639"/>
        <w:gridCol w:w="4209"/>
      </w:tblGrid>
      <w:tr w:rsidR="45CFC72E" w14:paraId="10DBDF39" w14:textId="77777777" w:rsidTr="006F05D7">
        <w:trPr>
          <w:trHeight w:val="300"/>
          <w:tblHeader/>
          <w:ins w:id="80" w:author="Harsh Bindal" w:date="2026-09-11T10:38:00Z"/>
        </w:trPr>
        <w:tc>
          <w:tcPr>
            <w:tcW w:w="2004"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2529EA26" w14:textId="32B1BD97" w:rsidR="45CFC72E" w:rsidRPr="0028069C" w:rsidRDefault="45CFC72E" w:rsidP="45CFC72E">
            <w:pPr>
              <w:spacing w:line="249" w:lineRule="auto"/>
              <w:rPr>
                <w:b/>
                <w:bCs/>
                <w:color w:val="auto"/>
                <w:sz w:val="17"/>
                <w:szCs w:val="17"/>
              </w:rPr>
            </w:pPr>
            <w:r>
              <w:rPr>
                <w:b/>
                <w:bCs/>
                <w:color w:val="auto"/>
                <w:sz w:val="17"/>
                <w:szCs w:val="17"/>
              </w:rPr>
              <w:t>Request type</w:t>
            </w:r>
          </w:p>
        </w:tc>
        <w:tc>
          <w:tcPr>
            <w:tcW w:w="3639"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A999C18" w14:textId="7E68E533" w:rsidR="45CFC72E" w:rsidRPr="0028069C" w:rsidRDefault="45CFC72E" w:rsidP="45CFC72E">
            <w:pPr>
              <w:spacing w:line="249" w:lineRule="auto"/>
              <w:rPr>
                <w:b/>
                <w:bCs/>
                <w:color w:val="auto"/>
                <w:sz w:val="17"/>
                <w:szCs w:val="17"/>
              </w:rPr>
            </w:pPr>
            <w:r>
              <w:rPr>
                <w:b/>
                <w:bCs/>
                <w:color w:val="auto"/>
                <w:sz w:val="17"/>
                <w:szCs w:val="17"/>
              </w:rPr>
              <w:t>Target</w:t>
            </w:r>
          </w:p>
        </w:tc>
        <w:tc>
          <w:tcPr>
            <w:tcW w:w="4209"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43CC4FB2" w14:textId="5EED1D49" w:rsidR="45CFC72E" w:rsidRPr="0028069C" w:rsidRDefault="45CFC72E" w:rsidP="45CFC72E">
            <w:pPr>
              <w:spacing w:line="249" w:lineRule="auto"/>
              <w:rPr>
                <w:b/>
                <w:bCs/>
                <w:color w:val="auto"/>
                <w:sz w:val="17"/>
                <w:szCs w:val="17"/>
              </w:rPr>
            </w:pPr>
            <w:r>
              <w:rPr>
                <w:b/>
                <w:bCs/>
                <w:color w:val="auto"/>
                <w:sz w:val="17"/>
                <w:szCs w:val="17"/>
              </w:rPr>
              <w:t>Extension</w:t>
            </w:r>
          </w:p>
        </w:tc>
      </w:tr>
      <w:tr w:rsidR="45CFC72E" w14:paraId="73B02A08" w14:textId="77777777" w:rsidTr="006F05D7">
        <w:trPr>
          <w:trHeight w:val="300"/>
          <w:ins w:id="81" w:author="Harsh Bindal" w:date="2026-09-11T10:38:00Z"/>
        </w:trPr>
        <w:tc>
          <w:tcPr>
            <w:tcW w:w="200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95513EF" w14:textId="13F79BEC" w:rsidR="45CFC72E" w:rsidRPr="00ED3F33" w:rsidRDefault="45CFC72E" w:rsidP="45CFC72E">
            <w:pPr>
              <w:spacing w:line="249" w:lineRule="auto"/>
              <w:rPr>
                <w:b/>
                <w:bCs/>
                <w:color w:val="0E1330"/>
                <w:sz w:val="17"/>
                <w:szCs w:val="17"/>
              </w:rPr>
            </w:pPr>
            <w:r>
              <w:rPr>
                <w:b/>
                <w:bCs/>
                <w:color w:val="0E1330"/>
                <w:sz w:val="17"/>
                <w:szCs w:val="17"/>
              </w:rPr>
              <w:t>Urgent</w:t>
            </w:r>
          </w:p>
        </w:tc>
        <w:tc>
          <w:tcPr>
            <w:tcW w:w="363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8F26062" w14:textId="243E4134" w:rsidR="45CFC72E" w:rsidRPr="006F05D7" w:rsidRDefault="45CFC72E" w:rsidP="45CFC72E">
            <w:pPr>
              <w:spacing w:line="249" w:lineRule="auto"/>
              <w:rPr>
                <w:sz w:val="17"/>
                <w:szCs w:val="17"/>
              </w:rPr>
            </w:pPr>
            <w:r>
              <w:rPr>
                <w:sz w:val="17"/>
                <w:szCs w:val="17"/>
              </w:rPr>
              <w:t>12 working days end-to-end</w:t>
            </w:r>
          </w:p>
        </w:tc>
        <w:tc>
          <w:tcPr>
            <w:tcW w:w="420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E3CE91E" w14:textId="0C91F7C9" w:rsidR="45CFC72E" w:rsidRPr="006F05D7" w:rsidRDefault="45CFC72E" w:rsidP="45CFC72E">
            <w:pPr>
              <w:spacing w:line="249" w:lineRule="auto"/>
              <w:rPr>
                <w:sz w:val="17"/>
                <w:szCs w:val="17"/>
              </w:rPr>
            </w:pPr>
            <w:r>
              <w:rPr>
                <w:sz w:val="17"/>
                <w:szCs w:val="17"/>
              </w:rPr>
              <w:t>Assurance can approve an extension; reason is mandatory and recorded on the thread</w:t>
            </w:r>
          </w:p>
        </w:tc>
      </w:tr>
      <w:tr w:rsidR="45CFC72E" w14:paraId="7EE05CF8" w14:textId="77777777" w:rsidTr="006F05D7">
        <w:trPr>
          <w:trHeight w:val="300"/>
          <w:ins w:id="82" w:author="Harsh Bindal" w:date="2026-09-11T10:38:00Z"/>
        </w:trPr>
        <w:tc>
          <w:tcPr>
            <w:tcW w:w="200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5C3F0A2" w14:textId="7FC6DF51" w:rsidR="45CFC72E" w:rsidRPr="00ED3F33" w:rsidRDefault="45CFC72E" w:rsidP="45CFC72E">
            <w:pPr>
              <w:spacing w:line="249" w:lineRule="auto"/>
              <w:rPr>
                <w:b/>
                <w:bCs/>
                <w:color w:val="0E1330"/>
                <w:sz w:val="17"/>
                <w:szCs w:val="17"/>
              </w:rPr>
            </w:pPr>
            <w:r>
              <w:rPr>
                <w:b/>
                <w:bCs/>
                <w:color w:val="0E1330"/>
                <w:sz w:val="17"/>
                <w:szCs w:val="17"/>
              </w:rPr>
              <w:t>Normal</w:t>
            </w:r>
          </w:p>
        </w:tc>
        <w:tc>
          <w:tcPr>
            <w:tcW w:w="363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E6E7D63" w14:textId="44199C22" w:rsidR="45CFC72E" w:rsidRPr="006F05D7" w:rsidRDefault="45CFC72E" w:rsidP="45CFC72E">
            <w:pPr>
              <w:spacing w:line="249" w:lineRule="auto"/>
              <w:rPr>
                <w:sz w:val="17"/>
                <w:szCs w:val="17"/>
              </w:rPr>
            </w:pPr>
            <w:r>
              <w:rPr>
                <w:sz w:val="17"/>
                <w:szCs w:val="17"/>
              </w:rPr>
              <w:t>30 working days end-to-end</w:t>
            </w:r>
          </w:p>
        </w:tc>
        <w:tc>
          <w:tcPr>
            <w:tcW w:w="420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9CF4189" w14:textId="159C7900" w:rsidR="45CFC72E" w:rsidRPr="006F05D7" w:rsidRDefault="45CFC72E" w:rsidP="45CFC72E">
            <w:pPr>
              <w:spacing w:line="249" w:lineRule="auto"/>
              <w:rPr>
                <w:sz w:val="17"/>
                <w:szCs w:val="17"/>
              </w:rPr>
            </w:pPr>
            <w:r>
              <w:rPr>
                <w:sz w:val="17"/>
                <w:szCs w:val="17"/>
              </w:rPr>
              <w:t>Assurance can approve an extension; reason is mandatory and recorded on the thread</w:t>
            </w:r>
          </w:p>
        </w:tc>
      </w:tr>
    </w:tbl>
    <w:p w14:paraId="0022602F" w14:textId="36DBE27E" w:rsidR="5239BA45" w:rsidRPr="00ED3F33" w:rsidRDefault="5239BA45" w:rsidP="00ED3F33">
      <w:pPr>
        <w:pStyle w:val="ListParagraph"/>
        <w:numPr>
          <w:ilvl w:val="0"/>
          <w:numId w:val="3"/>
        </w:numPr>
        <w:spacing w:after="60" w:line="260" w:lineRule="auto"/>
      </w:pPr>
      <w:r>
        <w:t>A running remaining-days counter is shown on every request; requests within a configurable warning window are flagged ‘at risk’, and requests past target are flagged ‘overdue’ - both are terms the Notification Center (M7) can alert on.</w:t>
      </w:r>
    </w:p>
    <w:p w14:paraId="0E715A1B" w14:textId="2CFDCE09" w:rsidR="5239BA45" w:rsidRPr="00ED3F33" w:rsidRDefault="00106196" w:rsidP="00ED3F33">
      <w:pPr>
        <w:pStyle w:val="ListParagraph"/>
        <w:numPr>
          <w:ilvl w:val="0"/>
          <w:numId w:val="3"/>
        </w:numPr>
        <w:spacing w:after="60" w:line="260" w:lineRule="auto"/>
      </w:pPr>
      <w:r>
        <w:t xml:space="preserve">Stage-level duration is captured automatically: the time an item spends with each of Document Owner, Assurance, and </w:t>
      </w:r>
      <w:proofErr w:type="spellStart"/>
      <w:r>
        <w:t>Authoriser</w:t>
      </w:r>
      <w:proofErr w:type="spellEnd"/>
      <w:r>
        <w:t xml:space="preserve"> is stored against the thread entry for that stage, so a delay can be attributed to a specific stage rather than only shown as ‘overdue’ in aggregate. This feeds the bottleneck reporting in Module M15.</w:t>
      </w:r>
    </w:p>
    <w:p w14:paraId="6C29C2AD" w14:textId="302B4DE2" w:rsidR="5239BA45" w:rsidRPr="00ED3F33" w:rsidRDefault="5239BA45" w:rsidP="00ED3F33">
      <w:pPr>
        <w:pStyle w:val="ListParagraph"/>
        <w:numPr>
          <w:ilvl w:val="0"/>
          <w:numId w:val="3"/>
        </w:numPr>
        <w:spacing w:after="60" w:line="260" w:lineRule="auto"/>
      </w:pPr>
      <w:r>
        <w:t>Extensions are logged as a distinct event type (new target date, approver, reason) so the original target is never overwritten - both dates remain visible for reporting.</w:t>
      </w:r>
    </w:p>
    <w:p w14:paraId="24CC713E" w14:textId="77777777" w:rsidR="00894A95" w:rsidRDefault="08A3C276">
      <w:pPr>
        <w:spacing w:before="120" w:after="40"/>
        <w:jc w:val="center"/>
        <w:rPr>
          <w:kern w:val="2"/>
          <w14:ligatures w14:val="standardContextual"/>
        </w:rPr>
      </w:pPr>
      <w:r>
        <w:rPr>
          <w:noProof/>
        </w:rPr>
        <w:lastRenderedPageBreak/>
        <w:drawing>
          <wp:inline distT="0" distB="0" distL="0" distR="0" wp14:anchorId="52211962" wp14:editId="600831F4">
            <wp:extent cx="6400800" cy="3928580"/>
            <wp:effectExtent l="0" t="0" r="0" b="0"/>
            <wp:docPr id="109853642" name="Picture 10985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6400800" cy="3928580"/>
                    </a:xfrm>
                    <a:prstGeom prst="rect">
                      <a:avLst/>
                    </a:prstGeom>
                    <a:noFill/>
                    <a:ln>
                      <a:noFill/>
                    </a:ln>
                  </pic:spPr>
                </pic:pic>
              </a:graphicData>
            </a:graphic>
          </wp:inline>
        </w:drawing>
      </w:r>
    </w:p>
    <w:p w14:paraId="0354DD2D" w14:textId="51C3F3EC" w:rsidR="45CFC72E" w:rsidRPr="00ED3F33" w:rsidRDefault="45CFC72E" w:rsidP="45CFC72E">
      <w:pPr>
        <w:spacing w:before="40" w:after="160"/>
        <w:jc w:val="center"/>
        <w:rPr>
          <w:i/>
          <w:iCs/>
          <w:color w:val="6B3FD4"/>
          <w:sz w:val="16"/>
          <w:szCs w:val="16"/>
        </w:rPr>
      </w:pPr>
    </w:p>
    <w:p w14:paraId="62CE58C7" w14:textId="25B63009" w:rsidR="00894A95" w:rsidRPr="00ED3F33" w:rsidRDefault="08A3C276" w:rsidP="45CFC72E">
      <w:pPr>
        <w:spacing w:before="40" w:after="160"/>
        <w:jc w:val="center"/>
        <w:rPr>
          <w:i/>
          <w:iCs/>
          <w:color w:val="6B3FD4"/>
          <w:kern w:val="2"/>
          <w:sz w:val="16"/>
          <w:szCs w:val="16"/>
          <w14:ligatures w14:val="standardContextual"/>
        </w:rPr>
      </w:pPr>
      <w:r>
        <w:rPr>
          <w:i/>
          <w:iCs/>
          <w:color w:val="6B3FD4"/>
          <w:sz w:val="16"/>
          <w:szCs w:val="16"/>
        </w:rPr>
        <w:t>Figure 2 - Approval and routing workflow: rule-based routing, the four approval patterns, SLA escalation and the mandatory-comment return path.</w:t>
      </w:r>
    </w:p>
    <w:p w14:paraId="455D9F32" w14:textId="666D6F56" w:rsidR="00E73D4B" w:rsidRPr="006F05D7" w:rsidRDefault="03AE59B6" w:rsidP="006F05D7">
      <w:pPr>
        <w:pStyle w:val="Heading1"/>
      </w:pPr>
      <w:bookmarkStart w:id="83" w:name="_Toc466609899"/>
      <w:bookmarkStart w:id="84" w:name="_Toc240108389"/>
      <w:bookmarkStart w:id="85" w:name="_Toc240127398"/>
      <w:r>
        <w:t>9. Module M4 Promotion &amp; Publishing</w:t>
      </w:r>
      <w:bookmarkEnd w:id="83"/>
      <w:bookmarkEnd w:id="84"/>
      <w:bookmarkEnd w:id="85"/>
    </w:p>
    <w:p w14:paraId="28B7DF95" w14:textId="77777777" w:rsidR="00E73D4B" w:rsidRPr="00ED3F33" w:rsidRDefault="03AE59B6" w:rsidP="00ED3F33">
      <w:pPr>
        <w:pStyle w:val="ListParagraph"/>
        <w:numPr>
          <w:ilvl w:val="0"/>
          <w:numId w:val="12"/>
        </w:numPr>
        <w:spacing w:after="60" w:line="260" w:lineRule="auto"/>
      </w:pPr>
      <w:r>
        <w:rPr>
          <w:b/>
          <w:bCs/>
        </w:rPr>
        <w:t xml:space="preserve">Immediate promotion: </w:t>
      </w:r>
      <w:r>
        <w:t>on approval, Durable Functions orchestrate the move from staging into the correct live SharePoint library path for the document's final class.</w:t>
      </w:r>
    </w:p>
    <w:p w14:paraId="321B5582" w14:textId="77777777" w:rsidR="009724A6" w:rsidRPr="00ED3F33" w:rsidRDefault="65F8A970" w:rsidP="00ED3F33">
      <w:pPr>
        <w:pStyle w:val="ListParagraph"/>
        <w:numPr>
          <w:ilvl w:val="0"/>
          <w:numId w:val="12"/>
        </w:numPr>
        <w:spacing w:after="60" w:line="260" w:lineRule="auto"/>
      </w:pPr>
      <w:r>
        <w:rPr>
          <w:b/>
          <w:bCs/>
        </w:rPr>
        <w:t xml:space="preserve">Microsoft Graph upload </w:t>
      </w:r>
      <w:r>
        <w:t>transfers the original file stream without changing the file format; SharePoint's native versioning assigns version 1.0.</w:t>
      </w:r>
    </w:p>
    <w:p w14:paraId="6F588E15" w14:textId="77777777" w:rsidR="00E73D4B" w:rsidRPr="00ED3F33" w:rsidRDefault="50542D5A" w:rsidP="00ED3F33">
      <w:pPr>
        <w:pStyle w:val="ListParagraph"/>
        <w:numPr>
          <w:ilvl w:val="0"/>
          <w:numId w:val="12"/>
        </w:numPr>
        <w:spacing w:after="60" w:line="260" w:lineRule="auto"/>
      </w:pPr>
      <w:r>
        <w:rPr>
          <w:b/>
          <w:bCs/>
        </w:rPr>
        <w:t xml:space="preserve">Write-back to Azure SQL: </w:t>
      </w:r>
      <w:r>
        <w:t>SharePoint Item ID, Drive/Library ID, web URL and version label are captured on the registry row, linking record and content.</w:t>
      </w:r>
    </w:p>
    <w:p w14:paraId="1C7A3101" w14:textId="77777777" w:rsidR="00E73D4B" w:rsidRPr="00ED3F33" w:rsidRDefault="03AE59B6" w:rsidP="00ED3F33">
      <w:pPr>
        <w:pStyle w:val="ListParagraph"/>
        <w:numPr>
          <w:ilvl w:val="0"/>
          <w:numId w:val="12"/>
        </w:numPr>
        <w:spacing w:after="60" w:line="260" w:lineRule="auto"/>
      </w:pPr>
      <w:r>
        <w:rPr>
          <w:b/>
          <w:bCs/>
        </w:rPr>
        <w:t xml:space="preserve">Idempotent promotion: </w:t>
      </w:r>
      <w:r>
        <w:t>an idempotency key ensures a retry can never create a duplicate SharePoint item.</w:t>
      </w:r>
    </w:p>
    <w:p w14:paraId="50585966" w14:textId="77777777" w:rsidR="00E73D4B" w:rsidRPr="00ED3F33" w:rsidRDefault="50542D5A" w:rsidP="00ED3F33">
      <w:pPr>
        <w:pStyle w:val="ListParagraph"/>
        <w:numPr>
          <w:ilvl w:val="0"/>
          <w:numId w:val="12"/>
        </w:numPr>
        <w:spacing w:after="60" w:line="260" w:lineRule="auto"/>
      </w:pPr>
      <w:r>
        <w:rPr>
          <w:b/>
          <w:bCs/>
        </w:rPr>
        <w:t xml:space="preserve">Native versioning thereafter: </w:t>
      </w:r>
      <w:r>
        <w:t xml:space="preserve">subsequent approved edits create new SharePoint versions (2.0, 3.0 …); </w:t>
      </w:r>
      <w:proofErr w:type="spellStart"/>
      <w:r>
        <w:t>Docaya</w:t>
      </w:r>
      <w:proofErr w:type="spellEnd"/>
      <w:r>
        <w:t xml:space="preserve"> records the version label.</w:t>
      </w:r>
    </w:p>
    <w:p w14:paraId="77F2968A" w14:textId="77777777" w:rsidR="009724A6" w:rsidRPr="00ED3F33" w:rsidRDefault="65F8A970" w:rsidP="00ED3F33">
      <w:pPr>
        <w:pStyle w:val="ListParagraph"/>
        <w:numPr>
          <w:ilvl w:val="0"/>
          <w:numId w:val="12"/>
        </w:numPr>
        <w:spacing w:after="60" w:line="260" w:lineRule="auto"/>
      </w:pPr>
      <w:r>
        <w:rPr>
          <w:b/>
          <w:bCs/>
        </w:rPr>
        <w:t xml:space="preserve">Failure safety: </w:t>
      </w:r>
      <w:r>
        <w:t xml:space="preserve">if promotion fails, the item remains recoverable and visible in </w:t>
      </w:r>
      <w:proofErr w:type="gramStart"/>
      <w:r>
        <w:t>staging</w:t>
      </w:r>
      <w:proofErr w:type="gramEnd"/>
      <w:r>
        <w:t>; the original file is never lost.</w:t>
      </w:r>
    </w:p>
    <w:p w14:paraId="37BD9C4B" w14:textId="4F125F4B" w:rsidR="00E73D4B" w:rsidRPr="006F05D7" w:rsidRDefault="03AE59B6" w:rsidP="006F05D7">
      <w:pPr>
        <w:pStyle w:val="Heading1"/>
      </w:pPr>
      <w:bookmarkStart w:id="86" w:name="_Toc1559262644"/>
      <w:bookmarkStart w:id="87" w:name="_Toc240108390"/>
      <w:bookmarkStart w:id="88" w:name="_Toc240127399"/>
      <w:r>
        <w:t>10. Module M5 Staging Lifecycle &amp; Cleanup</w:t>
      </w:r>
      <w:bookmarkEnd w:id="86"/>
      <w:bookmarkEnd w:id="87"/>
      <w:bookmarkEnd w:id="88"/>
    </w:p>
    <w:tbl>
      <w:tblPr>
        <w:tblW w:w="9360" w:type="dxa"/>
        <w:tblCellMar>
          <w:left w:w="10" w:type="dxa"/>
          <w:right w:w="10" w:type="dxa"/>
        </w:tblCellMar>
        <w:tblLook w:val="0020" w:firstRow="1" w:lastRow="0" w:firstColumn="0" w:lastColumn="0" w:noHBand="0" w:noVBand="0"/>
      </w:tblPr>
      <w:tblGrid>
        <w:gridCol w:w="3000"/>
        <w:gridCol w:w="6360"/>
      </w:tblGrid>
      <w:tr w:rsidR="00894A95" w14:paraId="11DF17F7" w14:textId="77777777" w:rsidTr="006F05D7">
        <w:trPr>
          <w:trHeight w:val="300"/>
          <w:tblHeader/>
        </w:trPr>
        <w:tc>
          <w:tcPr>
            <w:tcW w:w="30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BA81D2D"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Situation</w:t>
            </w:r>
          </w:p>
        </w:tc>
        <w:tc>
          <w:tcPr>
            <w:tcW w:w="63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B7425E8" w14:textId="77777777" w:rsidR="00894A95" w:rsidRPr="006F05D7" w:rsidRDefault="08A3C276" w:rsidP="45CFC72E">
            <w:pPr>
              <w:spacing w:line="249" w:lineRule="auto"/>
              <w:rPr>
                <w:b/>
                <w:bCs/>
                <w:color w:val="FFFFFF"/>
                <w:sz w:val="17"/>
                <w:szCs w:val="17"/>
              </w:rPr>
            </w:pPr>
            <w:r>
              <w:rPr>
                <w:b/>
                <w:bCs/>
                <w:color w:val="FFFFFF"/>
                <w:sz w:val="17"/>
                <w:szCs w:val="17"/>
              </w:rPr>
              <w:t xml:space="preserve">Cleanup </w:t>
            </w:r>
            <w:proofErr w:type="spellStart"/>
            <w:r>
              <w:rPr>
                <w:b/>
                <w:bCs/>
                <w:color w:val="FFFFFF"/>
                <w:sz w:val="17"/>
                <w:szCs w:val="17"/>
              </w:rPr>
              <w:t>behaviour</w:t>
            </w:r>
            <w:proofErr w:type="spellEnd"/>
          </w:p>
        </w:tc>
      </w:tr>
      <w:tr w:rsidR="00E73D4B" w14:paraId="312C76F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563471" w14:textId="77777777" w:rsidR="00E73D4B" w:rsidRPr="00ED3F33" w:rsidRDefault="03AE59B6" w:rsidP="45CFC72E">
            <w:pPr>
              <w:spacing w:line="250" w:lineRule="auto"/>
              <w:rPr>
                <w:b/>
                <w:bCs/>
                <w:color w:val="0E1330"/>
                <w:sz w:val="16"/>
                <w:szCs w:val="16"/>
              </w:rPr>
            </w:pPr>
            <w:r>
              <w:rPr>
                <w:b/>
                <w:bCs/>
                <w:color w:val="0E1330"/>
                <w:sz w:val="16"/>
                <w:szCs w:val="16"/>
              </w:rPr>
              <w:t>Document published</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BA53A82" w14:textId="2ED15FEF" w:rsidR="00E73D4B" w:rsidRPr="006F05D7" w:rsidRDefault="65F8A970" w:rsidP="45CFC72E">
            <w:pPr>
              <w:spacing w:line="249" w:lineRule="auto"/>
              <w:rPr>
                <w:kern w:val="2"/>
                <w:sz w:val="16"/>
                <w:szCs w:val="16"/>
                <w14:ligatures w14:val="standardContextual"/>
              </w:rPr>
            </w:pPr>
            <w:r>
              <w:rPr>
                <w:sz w:val="16"/>
                <w:szCs w:val="16"/>
              </w:rPr>
              <w:t>Staging copy of the original file purged, OR moved to a dedicated 'Published / Approved' folder in staging per retention policy</w:t>
            </w:r>
          </w:p>
        </w:tc>
      </w:tr>
      <w:tr w:rsidR="00E73D4B" w14:paraId="66C90C3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C877E76" w14:textId="77777777" w:rsidR="00E73D4B" w:rsidRPr="00ED3F33" w:rsidRDefault="03AE59B6" w:rsidP="45CFC72E">
            <w:pPr>
              <w:spacing w:line="250" w:lineRule="auto"/>
              <w:rPr>
                <w:b/>
                <w:bCs/>
                <w:color w:val="0E1330"/>
                <w:sz w:val="16"/>
                <w:szCs w:val="16"/>
              </w:rPr>
            </w:pPr>
            <w:r>
              <w:rPr>
                <w:b/>
                <w:bCs/>
                <w:color w:val="0E1330"/>
                <w:sz w:val="16"/>
                <w:szCs w:val="16"/>
              </w:rPr>
              <w:lastRenderedPageBreak/>
              <w:t>Document rejected / returned</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323A1C1" w14:textId="365CFB48" w:rsidR="00E73D4B" w:rsidRPr="006F05D7" w:rsidRDefault="65F8A970" w:rsidP="45CFC72E">
            <w:pPr>
              <w:spacing w:line="249" w:lineRule="auto"/>
              <w:rPr>
                <w:kern w:val="2"/>
                <w:sz w:val="16"/>
                <w:szCs w:val="16"/>
                <w14:ligatures w14:val="standardContextual"/>
              </w:rPr>
            </w:pPr>
            <w:r>
              <w:rPr>
                <w:sz w:val="16"/>
                <w:szCs w:val="16"/>
              </w:rPr>
              <w:t>Original file retained in staging under the initiator until corrected and re-submitted</w:t>
            </w:r>
          </w:p>
        </w:tc>
      </w:tr>
      <w:tr w:rsidR="00E73D4B" w14:paraId="6F300F3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8152C6" w14:textId="77777777" w:rsidR="00E73D4B" w:rsidRPr="00ED3F33" w:rsidRDefault="03AE59B6" w:rsidP="45CFC72E">
            <w:pPr>
              <w:spacing w:line="250" w:lineRule="auto"/>
              <w:rPr>
                <w:b/>
                <w:bCs/>
                <w:color w:val="0E1330"/>
                <w:sz w:val="16"/>
                <w:szCs w:val="16"/>
              </w:rPr>
            </w:pPr>
            <w:r>
              <w:rPr>
                <w:b/>
                <w:bCs/>
                <w:color w:val="0E1330"/>
                <w:sz w:val="16"/>
                <w:szCs w:val="16"/>
              </w:rPr>
              <w:t>Abandoned draft</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B9EBA7" w14:textId="77777777" w:rsidR="00E73D4B" w:rsidRPr="006F05D7" w:rsidRDefault="03AE59B6" w:rsidP="45CFC72E">
            <w:pPr>
              <w:spacing w:line="250" w:lineRule="auto"/>
              <w:rPr>
                <w:sz w:val="16"/>
                <w:szCs w:val="16"/>
              </w:rPr>
            </w:pPr>
            <w:r>
              <w:rPr>
                <w:sz w:val="16"/>
                <w:szCs w:val="16"/>
              </w:rPr>
              <w:t>Auto-expiry after a configurable period, with owner notification before removal</w:t>
            </w:r>
          </w:p>
        </w:tc>
      </w:tr>
      <w:tr w:rsidR="00E73D4B" w14:paraId="03E4B81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2E8A8E5" w14:textId="77777777" w:rsidR="00E73D4B" w:rsidRPr="00ED3F33" w:rsidRDefault="03AE59B6" w:rsidP="45CFC72E">
            <w:pPr>
              <w:spacing w:line="250" w:lineRule="auto"/>
              <w:rPr>
                <w:b/>
                <w:bCs/>
                <w:color w:val="0E1330"/>
                <w:sz w:val="16"/>
                <w:szCs w:val="16"/>
              </w:rPr>
            </w:pPr>
            <w:r>
              <w:rPr>
                <w:b/>
                <w:bCs/>
                <w:color w:val="0E1330"/>
                <w:sz w:val="16"/>
                <w:szCs w:val="16"/>
              </w:rPr>
              <w:t>Failed promotion</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4773E58" w14:textId="2CE4B441" w:rsidR="00E73D4B" w:rsidRPr="006F05D7" w:rsidRDefault="65F8A970" w:rsidP="45CFC72E">
            <w:pPr>
              <w:spacing w:line="249" w:lineRule="auto"/>
              <w:rPr>
                <w:kern w:val="2"/>
                <w:sz w:val="16"/>
                <w:szCs w:val="16"/>
                <w14:ligatures w14:val="standardContextual"/>
              </w:rPr>
            </w:pPr>
            <w:r>
              <w:rPr>
                <w:sz w:val="16"/>
                <w:szCs w:val="16"/>
              </w:rPr>
              <w:t>Original file retained and flagged for operational replay via idempotent retry</w:t>
            </w:r>
          </w:p>
        </w:tc>
      </w:tr>
    </w:tbl>
    <w:p w14:paraId="7EDFBEE4" w14:textId="715EE662" w:rsidR="00E73D4B" w:rsidRPr="00ED3F33" w:rsidRDefault="00106196" w:rsidP="00ED3F33">
      <w:pPr>
        <w:pStyle w:val="ListParagraph"/>
        <w:numPr>
          <w:ilvl w:val="0"/>
          <w:numId w:val="12"/>
        </w:numPr>
        <w:spacing w:after="60" w:line="260" w:lineRule="auto"/>
      </w:pPr>
      <w:r>
        <w:rPr>
          <w:b/>
          <w:bCs/>
        </w:rPr>
        <w:t xml:space="preserve">Lifecycle rules on the staging container keep </w:t>
      </w:r>
      <w:proofErr w:type="spellStart"/>
      <w:r>
        <w:rPr>
          <w:b/>
          <w:bCs/>
        </w:rPr>
        <w:t>stoe</w:t>
      </w:r>
      <w:proofErr w:type="spellEnd"/>
      <w:r>
        <w:rPr>
          <w:b/>
          <w:bCs/>
        </w:rPr>
        <w:t xml:space="preserve"> costs controlled while preserving auditability.</w:t>
      </w:r>
    </w:p>
    <w:p w14:paraId="21A1BE9E" w14:textId="3A3E386F" w:rsidR="00E73D4B" w:rsidRPr="00ED3F33" w:rsidRDefault="156D7303" w:rsidP="00ED3F33">
      <w:pPr>
        <w:pStyle w:val="ListParagraph"/>
        <w:numPr>
          <w:ilvl w:val="0"/>
          <w:numId w:val="12"/>
        </w:numPr>
        <w:spacing w:after="60" w:line="260" w:lineRule="auto"/>
      </w:pPr>
      <w:r>
        <w:rPr>
          <w:b/>
          <w:bCs/>
        </w:rPr>
        <w:t xml:space="preserve">Editor / Change Requester notified </w:t>
      </w:r>
      <w:r>
        <w:t>of successful publication with a direct link to the SharePoint record.</w:t>
      </w:r>
    </w:p>
    <w:p w14:paraId="4B94D5A5" w14:textId="77777777" w:rsidR="00E73D4B" w:rsidRPr="006F05D7" w:rsidRDefault="00067B0D">
      <w:r>
        <w:br w:type="page"/>
      </w:r>
    </w:p>
    <w:p w14:paraId="65B8A7EF" w14:textId="3D373D00" w:rsidR="00E73D4B" w:rsidRPr="006F05D7" w:rsidRDefault="00106196" w:rsidP="006F05D7">
      <w:pPr>
        <w:pStyle w:val="Heading1"/>
      </w:pPr>
      <w:bookmarkStart w:id="89" w:name="_Toc240127400"/>
      <w:r>
        <w:lastRenderedPageBreak/>
        <w:t>11. Module M6 Upload Text Extraction &amp; Search Data</w:t>
      </w:r>
      <w:bookmarkEnd w:id="89"/>
    </w:p>
    <w:p w14:paraId="32A04738" w14:textId="5D36EEEA" w:rsidR="00E73D4B" w:rsidRPr="006F05D7" w:rsidRDefault="00106196">
      <w:pPr>
        <w:spacing w:line="276" w:lineRule="auto"/>
      </w:pPr>
      <w:r>
        <w:t>A scheduled batch process builds and maintains a document metadata and text-preview processing index using Azure metadata and full-text search. It draws on both the document metadata registered in Azure SQL (all information the initiator and approver entered on screen) and the published content in SharePoint, enabling the metadata and full-text search and inside the application.</w:t>
      </w:r>
    </w:p>
    <w:p w14:paraId="7A128CFD" w14:textId="77777777" w:rsidR="00E73D4B" w:rsidRPr="006F05D7" w:rsidRDefault="03AE59B6" w:rsidP="006F05D7">
      <w:pPr>
        <w:pStyle w:val="Heading2"/>
      </w:pPr>
      <w:bookmarkStart w:id="90" w:name="_Toc836628195"/>
      <w:bookmarkStart w:id="91" w:name="_Toc240108392"/>
      <w:bookmarkStart w:id="92" w:name="_Toc240127401"/>
      <w:r>
        <w:t>11.1 Pipeline Stages</w:t>
      </w:r>
      <w:bookmarkEnd w:id="90"/>
      <w:bookmarkEnd w:id="91"/>
      <w:bookmarkEnd w:id="92"/>
    </w:p>
    <w:tbl>
      <w:tblPr>
        <w:tblW w:w="9360" w:type="dxa"/>
        <w:tblCellMar>
          <w:left w:w="10" w:type="dxa"/>
          <w:right w:w="10" w:type="dxa"/>
        </w:tblCellMar>
        <w:tblLook w:val="0020" w:firstRow="1" w:lastRow="0" w:firstColumn="0" w:lastColumn="0" w:noHBand="0" w:noVBand="0"/>
      </w:tblPr>
      <w:tblGrid>
        <w:gridCol w:w="1500"/>
        <w:gridCol w:w="4860"/>
        <w:gridCol w:w="3000"/>
      </w:tblGrid>
      <w:tr w:rsidR="00894A95" w14:paraId="468879D0" w14:textId="77777777" w:rsidTr="006F05D7">
        <w:trPr>
          <w:trHeight w:val="300"/>
          <w:tblHeader/>
        </w:trPr>
        <w:tc>
          <w:tcPr>
            <w:tcW w:w="15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7420927"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Stage</w:t>
            </w:r>
          </w:p>
        </w:tc>
        <w:tc>
          <w:tcPr>
            <w:tcW w:w="48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B65EA6B" w14:textId="77777777" w:rsidR="00894A95" w:rsidRPr="006F05D7" w:rsidRDefault="08A3C276" w:rsidP="45CFC72E">
            <w:pPr>
              <w:spacing w:line="249" w:lineRule="auto"/>
              <w:rPr>
                <w:b/>
                <w:bCs/>
                <w:color w:val="FFFFFF"/>
                <w:sz w:val="17"/>
                <w:szCs w:val="17"/>
              </w:rPr>
            </w:pPr>
            <w:r>
              <w:rPr>
                <w:b/>
                <w:bCs/>
                <w:color w:val="FFFFFF"/>
                <w:sz w:val="17"/>
                <w:szCs w:val="17"/>
              </w:rPr>
              <w:t>Action</w:t>
            </w:r>
          </w:p>
        </w:tc>
        <w:tc>
          <w:tcPr>
            <w:tcW w:w="3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FDEEF21" w14:textId="77777777" w:rsidR="00894A95" w:rsidRPr="006F05D7" w:rsidRDefault="08A3C276" w:rsidP="45CFC72E">
            <w:pPr>
              <w:spacing w:line="249" w:lineRule="auto"/>
              <w:rPr>
                <w:b/>
                <w:bCs/>
                <w:color w:val="FFFFFF"/>
                <w:sz w:val="17"/>
                <w:szCs w:val="17"/>
              </w:rPr>
            </w:pPr>
            <w:r>
              <w:rPr>
                <w:b/>
                <w:bCs/>
                <w:color w:val="FFFFFF"/>
                <w:sz w:val="17"/>
                <w:szCs w:val="17"/>
              </w:rPr>
              <w:t>Output</w:t>
            </w:r>
          </w:p>
        </w:tc>
      </w:tr>
      <w:tr w:rsidR="00E73D4B" w14:paraId="392A7372"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255EC9" w14:textId="1443A458" w:rsidR="00E73D4B" w:rsidRPr="00ED3F33" w:rsidRDefault="00106196" w:rsidP="45CFC72E">
            <w:pPr>
              <w:spacing w:line="250" w:lineRule="auto"/>
              <w:rPr>
                <w:b/>
                <w:bCs/>
                <w:color w:val="0E1330"/>
                <w:sz w:val="16"/>
                <w:szCs w:val="16"/>
              </w:rPr>
            </w:pPr>
            <w:r>
              <w:rPr>
                <w:b/>
                <w:bCs/>
                <w:color w:val="0E1330"/>
                <w:sz w:val="16"/>
                <w:szCs w:val="16"/>
              </w:rPr>
              <w:t>1 · Stage</w:t>
            </w:r>
          </w:p>
        </w:tc>
        <w:tc>
          <w:tcPr>
            <w:tcW w:w="48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C25F384" w14:textId="028669A6" w:rsidR="00E73D4B" w:rsidRPr="006F05D7" w:rsidRDefault="00106196" w:rsidP="45CFC72E">
            <w:pPr>
              <w:spacing w:line="250" w:lineRule="auto"/>
              <w:rPr>
                <w:sz w:val="16"/>
                <w:szCs w:val="16"/>
              </w:rPr>
            </w:pPr>
            <w:r>
              <w:rPr>
                <w:sz w:val="16"/>
                <w:szCs w:val="16"/>
              </w:rPr>
              <w:t>Store the original supported file in controlled staging</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809F377" w14:textId="17E1EE27" w:rsidR="00E73D4B" w:rsidRPr="006F05D7" w:rsidRDefault="00106196" w:rsidP="45CFC72E">
            <w:pPr>
              <w:spacing w:line="250" w:lineRule="auto"/>
              <w:rPr>
                <w:sz w:val="16"/>
                <w:szCs w:val="16"/>
              </w:rPr>
            </w:pPr>
            <w:r>
              <w:rPr>
                <w:sz w:val="16"/>
                <w:szCs w:val="16"/>
              </w:rPr>
              <w:t>Original file retained unchanged</w:t>
            </w:r>
          </w:p>
        </w:tc>
      </w:tr>
      <w:tr w:rsidR="00E73D4B" w14:paraId="5ED939E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296D67A" w14:textId="4FC37271" w:rsidR="00E73D4B" w:rsidRPr="00ED3F33" w:rsidRDefault="00106196" w:rsidP="45CFC72E">
            <w:pPr>
              <w:spacing w:line="250" w:lineRule="auto"/>
              <w:rPr>
                <w:b/>
                <w:bCs/>
                <w:color w:val="0E1330"/>
                <w:sz w:val="16"/>
                <w:szCs w:val="16"/>
              </w:rPr>
            </w:pPr>
            <w:r>
              <w:rPr>
                <w:b/>
                <w:bCs/>
                <w:color w:val="0E1330"/>
                <w:sz w:val="16"/>
                <w:szCs w:val="16"/>
              </w:rPr>
              <w:t>2 · Extract</w:t>
            </w:r>
          </w:p>
        </w:tc>
        <w:tc>
          <w:tcPr>
            <w:tcW w:w="48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76BA1EF" w14:textId="5B2F5C69" w:rsidR="00E73D4B" w:rsidRPr="006F05D7" w:rsidRDefault="00106196" w:rsidP="45CFC72E">
            <w:pPr>
              <w:spacing w:line="250" w:lineRule="auto"/>
              <w:rPr>
                <w:sz w:val="16"/>
                <w:szCs w:val="16"/>
              </w:rPr>
            </w:pPr>
            <w:r>
              <w:rPr>
                <w:sz w:val="16"/>
                <w:szCs w:val="16"/>
              </w:rPr>
              <w:t>During upload, extract basic machine-readable/source text, technical metadata and preview data</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9DC4D11" w14:textId="694EC9DE" w:rsidR="00E73D4B" w:rsidRPr="006F05D7" w:rsidRDefault="00106196" w:rsidP="45CFC72E">
            <w:pPr>
              <w:spacing w:line="250" w:lineRule="auto"/>
              <w:rPr>
                <w:sz w:val="16"/>
                <w:szCs w:val="16"/>
              </w:rPr>
            </w:pPr>
            <w:r>
              <w:rPr>
                <w:sz w:val="16"/>
                <w:szCs w:val="16"/>
              </w:rPr>
              <w:t>Staged technical extraction data</w:t>
            </w:r>
          </w:p>
        </w:tc>
      </w:tr>
      <w:tr w:rsidR="00E73D4B" w14:paraId="72715B5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AE25643" w14:textId="264CE4C9" w:rsidR="00E73D4B" w:rsidRPr="00ED3F33" w:rsidRDefault="00106196" w:rsidP="45CFC72E">
            <w:pPr>
              <w:spacing w:line="250" w:lineRule="auto"/>
              <w:rPr>
                <w:b/>
                <w:bCs/>
                <w:color w:val="0E1330"/>
                <w:sz w:val="16"/>
                <w:szCs w:val="16"/>
              </w:rPr>
            </w:pPr>
            <w:r>
              <w:rPr>
                <w:b/>
                <w:bCs/>
                <w:color w:val="0E1330"/>
                <w:sz w:val="16"/>
                <w:szCs w:val="16"/>
              </w:rPr>
              <w:t>3 · Register</w:t>
            </w:r>
          </w:p>
        </w:tc>
        <w:tc>
          <w:tcPr>
            <w:tcW w:w="48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00E7141" w14:textId="4D41661C" w:rsidR="00E73D4B" w:rsidRPr="006F05D7" w:rsidRDefault="00106196" w:rsidP="45CFC72E">
            <w:pPr>
              <w:spacing w:line="250" w:lineRule="auto"/>
              <w:rPr>
                <w:sz w:val="16"/>
                <w:szCs w:val="16"/>
              </w:rPr>
            </w:pPr>
            <w:r>
              <w:rPr>
                <w:sz w:val="16"/>
                <w:szCs w:val="16"/>
              </w:rPr>
              <w:t xml:space="preserve">User enters business </w:t>
            </w:r>
            <w:proofErr w:type="gramStart"/>
            <w:r>
              <w:rPr>
                <w:sz w:val="16"/>
                <w:szCs w:val="16"/>
              </w:rPr>
              <w:t>title</w:t>
            </w:r>
            <w:proofErr w:type="gramEnd"/>
            <w:r>
              <w:rPr>
                <w:sz w:val="16"/>
                <w:szCs w:val="16"/>
              </w:rPr>
              <w:t>, class, sensitivity, department, keywords and approval route</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B39AB48" w14:textId="051A9AD5" w:rsidR="00E73D4B" w:rsidRPr="006F05D7" w:rsidRDefault="00106196" w:rsidP="45CFC72E">
            <w:pPr>
              <w:spacing w:line="250" w:lineRule="auto"/>
              <w:rPr>
                <w:sz w:val="16"/>
                <w:szCs w:val="16"/>
              </w:rPr>
            </w:pPr>
            <w:r>
              <w:rPr>
                <w:sz w:val="16"/>
                <w:szCs w:val="16"/>
              </w:rPr>
              <w:t>Validated business metadata</w:t>
            </w:r>
          </w:p>
        </w:tc>
      </w:tr>
      <w:tr w:rsidR="00E73D4B" w14:paraId="579DC0E0"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DF4D5A" w14:textId="242FC175" w:rsidR="00E73D4B" w:rsidRPr="00ED3F33" w:rsidRDefault="00106196" w:rsidP="45CFC72E">
            <w:pPr>
              <w:spacing w:line="250" w:lineRule="auto"/>
              <w:rPr>
                <w:b/>
                <w:bCs/>
                <w:color w:val="0E1330"/>
                <w:sz w:val="16"/>
                <w:szCs w:val="16"/>
              </w:rPr>
            </w:pPr>
            <w:r>
              <w:rPr>
                <w:b/>
                <w:bCs/>
                <w:color w:val="0E1330"/>
                <w:sz w:val="16"/>
                <w:szCs w:val="16"/>
              </w:rPr>
              <w:t>4 · Review</w:t>
            </w:r>
          </w:p>
        </w:tc>
        <w:tc>
          <w:tcPr>
            <w:tcW w:w="48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C6D352B" w14:textId="208BB193" w:rsidR="00E73D4B" w:rsidRPr="006F05D7" w:rsidRDefault="00106196" w:rsidP="45CFC72E">
            <w:pPr>
              <w:spacing w:line="250" w:lineRule="auto"/>
              <w:rPr>
                <w:sz w:val="16"/>
                <w:szCs w:val="16"/>
              </w:rPr>
            </w:pPr>
            <w:r>
              <w:rPr>
                <w:sz w:val="16"/>
                <w:szCs w:val="16"/>
              </w:rPr>
              <w:t>Run the configurable three- or four-level review with threaded actions, return/resubmission, SLA, extensions and stage timings</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AB2B56A" w14:textId="60F6240A" w:rsidR="00E73D4B" w:rsidRPr="006F05D7" w:rsidRDefault="00106196" w:rsidP="45CFC72E">
            <w:pPr>
              <w:spacing w:line="250" w:lineRule="auto"/>
              <w:rPr>
                <w:sz w:val="16"/>
                <w:szCs w:val="16"/>
              </w:rPr>
            </w:pPr>
            <w:r>
              <w:rPr>
                <w:sz w:val="16"/>
                <w:szCs w:val="16"/>
              </w:rPr>
              <w:t>Complete review and audit history</w:t>
            </w:r>
          </w:p>
        </w:tc>
      </w:tr>
      <w:tr w:rsidR="00E73D4B" w14:paraId="0A01331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4F1DAB" w14:textId="4B0D56D4" w:rsidR="00E73D4B" w:rsidRPr="00ED3F33" w:rsidRDefault="00106196" w:rsidP="45CFC72E">
            <w:pPr>
              <w:spacing w:line="250" w:lineRule="auto"/>
              <w:rPr>
                <w:b/>
                <w:bCs/>
                <w:color w:val="0E1330"/>
                <w:sz w:val="16"/>
                <w:szCs w:val="16"/>
              </w:rPr>
            </w:pPr>
            <w:r>
              <w:rPr>
                <w:b/>
                <w:bCs/>
                <w:color w:val="0E1330"/>
                <w:sz w:val="16"/>
                <w:szCs w:val="16"/>
              </w:rPr>
              <w:t>5 · Promote</w:t>
            </w:r>
          </w:p>
        </w:tc>
        <w:tc>
          <w:tcPr>
            <w:tcW w:w="48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6F53BE5" w14:textId="0B883B51" w:rsidR="00E73D4B" w:rsidRPr="006F05D7" w:rsidRDefault="00106196" w:rsidP="45CFC72E">
            <w:pPr>
              <w:spacing w:line="250" w:lineRule="auto"/>
              <w:rPr>
                <w:sz w:val="16"/>
                <w:szCs w:val="16"/>
              </w:rPr>
            </w:pPr>
            <w:r>
              <w:rPr>
                <w:sz w:val="16"/>
                <w:szCs w:val="16"/>
              </w:rPr>
              <w:t>After final approval, promote the approved file to SharePoint as system of record</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D24F70B" w14:textId="4C0DE31A" w:rsidR="00E73D4B" w:rsidRPr="006F05D7" w:rsidRDefault="00106196" w:rsidP="45CFC72E">
            <w:pPr>
              <w:spacing w:line="250" w:lineRule="auto"/>
              <w:rPr>
                <w:sz w:val="16"/>
                <w:szCs w:val="16"/>
              </w:rPr>
            </w:pPr>
            <w:r>
              <w:rPr>
                <w:sz w:val="16"/>
                <w:szCs w:val="16"/>
              </w:rPr>
              <w:t>Approved SharePoint version</w:t>
            </w:r>
          </w:p>
        </w:tc>
      </w:tr>
      <w:tr w:rsidR="00E73D4B" w14:paraId="4F9F633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5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76ACEF5" w14:textId="43DF7F58" w:rsidR="00E73D4B" w:rsidRPr="00ED3F33" w:rsidRDefault="00106196" w:rsidP="45CFC72E">
            <w:pPr>
              <w:spacing w:line="250" w:lineRule="auto"/>
              <w:rPr>
                <w:b/>
                <w:bCs/>
                <w:color w:val="0E1330"/>
                <w:sz w:val="16"/>
                <w:szCs w:val="16"/>
              </w:rPr>
            </w:pPr>
            <w:r>
              <w:rPr>
                <w:b/>
                <w:bCs/>
                <w:color w:val="0E1330"/>
                <w:sz w:val="16"/>
                <w:szCs w:val="16"/>
              </w:rPr>
              <w:t>6 · Search</w:t>
            </w:r>
          </w:p>
        </w:tc>
        <w:tc>
          <w:tcPr>
            <w:tcW w:w="48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6255847" w14:textId="5B7FE687" w:rsidR="00E73D4B" w:rsidRPr="006F05D7" w:rsidRDefault="00106196" w:rsidP="45CFC72E">
            <w:pPr>
              <w:spacing w:line="250" w:lineRule="auto"/>
              <w:rPr>
                <w:sz w:val="16"/>
                <w:szCs w:val="16"/>
              </w:rPr>
            </w:pPr>
            <w:r>
              <w:rPr>
                <w:sz w:val="16"/>
                <w:szCs w:val="16"/>
              </w:rPr>
              <w:t>Search approved records using permission-trimmed metadata and full-text/source-text matching</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DF4C20" w14:textId="3F3BF490" w:rsidR="00E73D4B" w:rsidRPr="006F05D7" w:rsidRDefault="00106196" w:rsidP="45CFC72E">
            <w:pPr>
              <w:spacing w:line="250" w:lineRule="auto"/>
              <w:rPr>
                <w:sz w:val="16"/>
                <w:szCs w:val="16"/>
              </w:rPr>
            </w:pPr>
            <w:proofErr w:type="spellStart"/>
            <w:r>
              <w:rPr>
                <w:sz w:val="16"/>
                <w:szCs w:val="16"/>
              </w:rPr>
              <w:t>Authorised</w:t>
            </w:r>
            <w:proofErr w:type="spellEnd"/>
            <w:r>
              <w:rPr>
                <w:sz w:val="16"/>
                <w:szCs w:val="16"/>
              </w:rPr>
              <w:t xml:space="preserve"> search results</w:t>
            </w:r>
          </w:p>
        </w:tc>
      </w:tr>
    </w:tbl>
    <w:p w14:paraId="2760209B" w14:textId="77777777" w:rsidR="00E73D4B" w:rsidRPr="006F05D7" w:rsidRDefault="03AE59B6" w:rsidP="006F05D7">
      <w:pPr>
        <w:pStyle w:val="Heading2"/>
      </w:pPr>
      <w:bookmarkStart w:id="93" w:name="_Toc971342293"/>
      <w:bookmarkStart w:id="94" w:name="_Toc240108393"/>
      <w:bookmarkStart w:id="95" w:name="_Toc240127402"/>
      <w:r>
        <w:t>11.2 Design Principles</w:t>
      </w:r>
      <w:bookmarkEnd w:id="93"/>
      <w:bookmarkEnd w:id="94"/>
      <w:bookmarkEnd w:id="95"/>
    </w:p>
    <w:p w14:paraId="27D12C93" w14:textId="397B3A55" w:rsidR="00825D2E" w:rsidRPr="00ED3F33" w:rsidRDefault="2D4A4973" w:rsidP="00ED3F33">
      <w:pPr>
        <w:pStyle w:val="ListParagraph"/>
        <w:numPr>
          <w:ilvl w:val="0"/>
          <w:numId w:val="12"/>
        </w:numPr>
        <w:spacing w:after="60" w:line="260" w:lineRule="auto"/>
        <w:rPr>
          <w:kern w:val="2"/>
          <w14:ligatures w14:val="standardContextual"/>
        </w:rPr>
      </w:pPr>
      <w:r>
        <w:rPr>
          <w:b/>
          <w:bCs/>
        </w:rPr>
        <w:t xml:space="preserve">Grounded &amp; cited: </w:t>
      </w:r>
      <w:r>
        <w:t>'document search' searches only indexed Client documents the user is permitted to see, with links back to the exact document/version.</w:t>
      </w:r>
    </w:p>
    <w:p w14:paraId="68D8C861" w14:textId="77777777" w:rsidR="00E73D4B" w:rsidRPr="00ED3F33" w:rsidRDefault="03AE59B6" w:rsidP="00ED3F33">
      <w:pPr>
        <w:pStyle w:val="ListParagraph"/>
        <w:numPr>
          <w:ilvl w:val="0"/>
          <w:numId w:val="12"/>
        </w:numPr>
        <w:spacing w:after="60" w:line="260" w:lineRule="auto"/>
      </w:pPr>
      <w:r>
        <w:rPr>
          <w:b/>
          <w:bCs/>
        </w:rPr>
        <w:t xml:space="preserve">Permission-trimmed retrieval: </w:t>
      </w:r>
      <w:r>
        <w:t>every query carries the user's effective ACL keys; the index never returns content the user cannot access.</w:t>
      </w:r>
    </w:p>
    <w:p w14:paraId="335BCC3B" w14:textId="4CE5026E" w:rsidR="00E73D4B" w:rsidRPr="00ED3F33" w:rsidRDefault="00106196" w:rsidP="00ED3F33">
      <w:pPr>
        <w:pStyle w:val="ListParagraph"/>
        <w:numPr>
          <w:ilvl w:val="0"/>
          <w:numId w:val="12"/>
        </w:numPr>
        <w:spacing w:after="60" w:line="260" w:lineRule="auto"/>
      </w:pPr>
      <w:r>
        <w:rPr>
          <w:b/>
          <w:bCs/>
        </w:rPr>
        <w:t>Metadata + content fusion: because all registration data lives in Azure SQL, search can combine structured filters (department, class, sensitivity, date) with.</w:t>
      </w:r>
    </w:p>
    <w:p w14:paraId="4BC2C202" w14:textId="77777777" w:rsidR="00E73D4B" w:rsidRPr="00ED3F33" w:rsidRDefault="03AE59B6" w:rsidP="00ED3F33">
      <w:pPr>
        <w:pStyle w:val="ListParagraph"/>
        <w:numPr>
          <w:ilvl w:val="0"/>
          <w:numId w:val="12"/>
        </w:numPr>
        <w:spacing w:after="60" w:line="260" w:lineRule="auto"/>
      </w:pPr>
      <w:r>
        <w:rPr>
          <w:b/>
          <w:bCs/>
        </w:rPr>
        <w:t xml:space="preserve">Batch cadence: </w:t>
      </w:r>
      <w:r>
        <w:t>configurable schedule (e.g., near-real-time micro-batches or scheduled runs) with full re-index capability.</w:t>
      </w:r>
    </w:p>
    <w:p w14:paraId="58E1C50B" w14:textId="77777777" w:rsidR="00894A95" w:rsidRDefault="08A3C276">
      <w:pPr>
        <w:spacing w:before="120" w:after="40"/>
        <w:jc w:val="center"/>
        <w:rPr>
          <w:kern w:val="2"/>
          <w14:ligatures w14:val="standardContextual"/>
        </w:rPr>
      </w:pPr>
      <w:r>
        <w:rPr>
          <w:noProof/>
        </w:rPr>
        <w:lastRenderedPageBreak/>
        <w:drawing>
          <wp:inline distT="0" distB="0" distL="0" distR="0" wp14:anchorId="68511F25" wp14:editId="179274EB">
            <wp:extent cx="6400800" cy="4280535"/>
            <wp:effectExtent l="0" t="0" r="0" b="5715"/>
            <wp:docPr id="532822617" name="Picture 53282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tbl>
      <w:tblPr>
        <w:tblW w:w="9360" w:type="dxa"/>
        <w:tblBorders>
          <w:top w:val="single" w:sz="1" w:space="0" w:color="EAF6F5"/>
          <w:left w:val="single" w:sz="18" w:space="0" w:color="0E8F86"/>
          <w:bottom w:val="single" w:sz="1" w:space="0" w:color="EAF6F5"/>
          <w:right w:val="single" w:sz="1" w:space="0" w:color="EAF6F5"/>
          <w:insideH w:val="single" w:sz="4" w:space="0" w:color="auto"/>
          <w:insideV w:val="single" w:sz="4" w:space="0" w:color="auto"/>
        </w:tblBorders>
        <w:tblCellMar>
          <w:left w:w="10" w:type="dxa"/>
          <w:right w:w="10" w:type="dxa"/>
        </w:tblCellMar>
        <w:tblLook w:val="0200" w:firstRow="0" w:lastRow="0" w:firstColumn="0" w:lastColumn="0" w:noHBand="1" w:noVBand="0"/>
      </w:tblPr>
      <w:tblGrid>
        <w:gridCol w:w="9360"/>
      </w:tblGrid>
      <w:tr w:rsidR="00E73D4B" w14:paraId="6ACD7809" w14:textId="77777777" w:rsidTr="00ED3F33">
        <w:tc>
          <w:tcPr>
            <w:tcW w:w="9360" w:type="dxa"/>
            <w:tcBorders>
              <w:top w:val="single" w:sz="8" w:space="0" w:color="E8F5EF"/>
              <w:left w:val="single" w:sz="18" w:space="0" w:color="14705C"/>
              <w:bottom w:val="single" w:sz="8" w:space="0" w:color="E8F5EF"/>
              <w:right w:val="single" w:sz="8" w:space="0" w:color="E8F5EF"/>
            </w:tcBorders>
            <w:shd w:val="clear" w:color="FFFFFF" w:fill="FFFFFF"/>
            <w:tcMar>
              <w:top w:w="110" w:type="dxa"/>
              <w:left w:w="160" w:type="dxa"/>
              <w:bottom w:w="110" w:type="dxa"/>
              <w:right w:w="140" w:type="dxa"/>
            </w:tcMar>
            <w:hideMark/>
          </w:tcPr>
          <w:p w14:paraId="3DD79BB9" w14:textId="0B0634ED" w:rsidR="00894A95" w:rsidRPr="00ED3F33" w:rsidRDefault="08A3C276" w:rsidP="00ED3F33">
            <w:pPr>
              <w:spacing w:before="40" w:after="160"/>
              <w:jc w:val="center"/>
              <w:rPr>
                <w:i/>
                <w:iCs/>
                <w:color w:val="5A6B85"/>
                <w:kern w:val="2"/>
                <w:sz w:val="16"/>
                <w:szCs w:val="16"/>
                <w14:ligatures w14:val="standardContextual"/>
              </w:rPr>
            </w:pPr>
            <w:r>
              <w:rPr>
                <w:i/>
                <w:iCs/>
                <w:color w:val="5A6B85"/>
                <w:sz w:val="16"/>
                <w:szCs w:val="16"/>
              </w:rPr>
              <w:t xml:space="preserve">Figure 3 - Batch document indexing </w:t>
            </w:r>
            <w:proofErr w:type="spellStart"/>
            <w:r>
              <w:rPr>
                <w:i/>
                <w:iCs/>
                <w:color w:val="5A6B85"/>
                <w:sz w:val="16"/>
                <w:szCs w:val="16"/>
              </w:rPr>
              <w:t>indexing</w:t>
            </w:r>
            <w:proofErr w:type="spellEnd"/>
            <w:r>
              <w:rPr>
                <w:i/>
                <w:iCs/>
                <w:color w:val="5A6B85"/>
                <w:sz w:val="16"/>
                <w:szCs w:val="16"/>
              </w:rPr>
              <w:t xml:space="preserve"> and search pipeline, applied only to approved and published content.</w:t>
            </w:r>
          </w:p>
          <w:p w14:paraId="49E67720" w14:textId="7E41218E" w:rsidR="00E73D4B" w:rsidRPr="00ED3F33" w:rsidRDefault="00106196" w:rsidP="45CFC72E">
            <w:pPr>
              <w:spacing w:line="264" w:lineRule="auto"/>
              <w:rPr>
                <w:i/>
                <w:color w:val="5A6B85"/>
                <w:kern w:val="2"/>
                <w:sz w:val="16"/>
                <w:szCs w:val="18"/>
                <w14:ligatures w14:val="standardContextual"/>
              </w:rPr>
            </w:pPr>
            <w:r>
              <w:rPr>
                <w:bCs/>
                <w:i/>
                <w:color w:val="5A6B85"/>
                <w:sz w:val="16"/>
              </w:rPr>
              <w:t xml:space="preserve">Why document indexing for the Client document indexing turns the approved document estate into an answerable knowledge base: staff ask natural-language questions in Arabic or English and receive concise, source-search results drawn only from published documents they are </w:t>
            </w:r>
            <w:proofErr w:type="spellStart"/>
            <w:r>
              <w:rPr>
                <w:bCs/>
                <w:i/>
                <w:color w:val="5A6B85"/>
                <w:sz w:val="16"/>
              </w:rPr>
              <w:t>authorised</w:t>
            </w:r>
            <w:proofErr w:type="spellEnd"/>
            <w:r>
              <w:rPr>
                <w:bCs/>
                <w:i/>
                <w:color w:val="5A6B85"/>
                <w:sz w:val="16"/>
              </w:rPr>
              <w:t xml:space="preserve"> to view. It is never applied at document loading, registration or classification.</w:t>
            </w:r>
          </w:p>
        </w:tc>
      </w:tr>
    </w:tbl>
    <w:p w14:paraId="18EDB2D0" w14:textId="3E2C2728" w:rsidR="00E73D4B" w:rsidRPr="006F05D7" w:rsidRDefault="03AE59B6" w:rsidP="006F05D7">
      <w:pPr>
        <w:pStyle w:val="Heading1"/>
      </w:pPr>
      <w:bookmarkStart w:id="96" w:name="_Toc958468252"/>
      <w:bookmarkStart w:id="97" w:name="_Toc240108394"/>
      <w:bookmarkStart w:id="98" w:name="_Toc240127403"/>
      <w:r>
        <w:t>12. Module M7 Notification Center</w:t>
      </w:r>
      <w:bookmarkEnd w:id="96"/>
      <w:bookmarkEnd w:id="97"/>
      <w:bookmarkEnd w:id="98"/>
    </w:p>
    <w:p w14:paraId="770FB554" w14:textId="77777777" w:rsidR="00E73D4B" w:rsidRPr="006F05D7" w:rsidRDefault="03AE59B6">
      <w:pPr>
        <w:spacing w:line="276" w:lineRule="auto"/>
      </w:pPr>
      <w:r>
        <w:t>The Notification Center is a first-class surface that keeps every actor informed at every lifecycle stage, with zero noise.</w:t>
      </w:r>
    </w:p>
    <w:tbl>
      <w:tblPr>
        <w:tblW w:w="9360" w:type="dxa"/>
        <w:tblCellMar>
          <w:left w:w="10" w:type="dxa"/>
          <w:right w:w="10" w:type="dxa"/>
        </w:tblCellMar>
        <w:tblLook w:val="0020" w:firstRow="1" w:lastRow="0" w:firstColumn="0" w:lastColumn="0" w:noHBand="0" w:noVBand="0"/>
      </w:tblPr>
      <w:tblGrid>
        <w:gridCol w:w="1700"/>
        <w:gridCol w:w="5000"/>
        <w:gridCol w:w="2660"/>
      </w:tblGrid>
      <w:tr w:rsidR="00894A95" w14:paraId="0E991337" w14:textId="77777777" w:rsidTr="006F05D7">
        <w:trPr>
          <w:trHeight w:val="300"/>
          <w:tblHeader/>
        </w:trPr>
        <w:tc>
          <w:tcPr>
            <w:tcW w:w="17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1DACCFD"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Category</w:t>
            </w:r>
          </w:p>
        </w:tc>
        <w:tc>
          <w:tcPr>
            <w:tcW w:w="50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1F6B21F" w14:textId="77777777" w:rsidR="00894A95" w:rsidRPr="006F05D7" w:rsidRDefault="08A3C276" w:rsidP="45CFC72E">
            <w:pPr>
              <w:spacing w:line="249" w:lineRule="auto"/>
              <w:rPr>
                <w:b/>
                <w:bCs/>
                <w:color w:val="FFFFFF"/>
                <w:sz w:val="17"/>
                <w:szCs w:val="17"/>
              </w:rPr>
            </w:pPr>
            <w:r>
              <w:rPr>
                <w:b/>
                <w:bCs/>
                <w:color w:val="FFFFFF"/>
                <w:sz w:val="17"/>
                <w:szCs w:val="17"/>
              </w:rPr>
              <w:t>Examples</w:t>
            </w:r>
          </w:p>
        </w:tc>
        <w:tc>
          <w:tcPr>
            <w:tcW w:w="2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401C092E" w14:textId="77777777" w:rsidR="00894A95" w:rsidRPr="006F05D7" w:rsidRDefault="08A3C276" w:rsidP="45CFC72E">
            <w:pPr>
              <w:spacing w:line="249" w:lineRule="auto"/>
              <w:rPr>
                <w:b/>
                <w:bCs/>
                <w:color w:val="FFFFFF"/>
                <w:sz w:val="17"/>
                <w:szCs w:val="17"/>
              </w:rPr>
            </w:pPr>
            <w:r>
              <w:rPr>
                <w:b/>
                <w:bCs/>
                <w:color w:val="FFFFFF"/>
                <w:sz w:val="17"/>
                <w:szCs w:val="17"/>
              </w:rPr>
              <w:t>Default channels</w:t>
            </w:r>
          </w:p>
        </w:tc>
      </w:tr>
      <w:tr w:rsidR="00E73D4B" w14:paraId="22D3953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9612472" w14:textId="77777777" w:rsidR="00E73D4B" w:rsidRPr="00ED3F33" w:rsidRDefault="03AE59B6" w:rsidP="45CFC72E">
            <w:pPr>
              <w:spacing w:line="250" w:lineRule="auto"/>
              <w:rPr>
                <w:b/>
                <w:bCs/>
                <w:color w:val="0E1330"/>
                <w:sz w:val="16"/>
                <w:szCs w:val="16"/>
              </w:rPr>
            </w:pPr>
            <w:r>
              <w:rPr>
                <w:b/>
                <w:bCs/>
                <w:color w:val="0E1330"/>
                <w:sz w:val="16"/>
                <w:szCs w:val="16"/>
              </w:rPr>
              <w:t>Workflow</w:t>
            </w:r>
          </w:p>
        </w:tc>
        <w:tc>
          <w:tcPr>
            <w:tcW w:w="5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E76B0D7" w14:textId="77777777" w:rsidR="00E73D4B" w:rsidRPr="006F05D7" w:rsidRDefault="03AE59B6" w:rsidP="45CFC72E">
            <w:pPr>
              <w:spacing w:line="250" w:lineRule="auto"/>
              <w:rPr>
                <w:sz w:val="16"/>
                <w:szCs w:val="16"/>
              </w:rPr>
            </w:pPr>
            <w:r>
              <w:rPr>
                <w:sz w:val="16"/>
                <w:szCs w:val="16"/>
              </w:rPr>
              <w:t>Approval requested, approved, rejected, SLA breach, escalation</w:t>
            </w:r>
          </w:p>
        </w:tc>
        <w:tc>
          <w:tcPr>
            <w:tcW w:w="2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8DB95D" w14:textId="77777777" w:rsidR="00E73D4B" w:rsidRPr="006F05D7" w:rsidRDefault="03AE59B6" w:rsidP="45CFC72E">
            <w:pPr>
              <w:spacing w:line="250" w:lineRule="auto"/>
              <w:rPr>
                <w:sz w:val="16"/>
                <w:szCs w:val="16"/>
              </w:rPr>
            </w:pPr>
            <w:r>
              <w:rPr>
                <w:sz w:val="16"/>
                <w:szCs w:val="16"/>
              </w:rPr>
              <w:t>In-app, Email, Teams</w:t>
            </w:r>
          </w:p>
        </w:tc>
      </w:tr>
      <w:tr w:rsidR="00E73D4B" w14:paraId="043E425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6061D1A" w14:textId="77777777" w:rsidR="00E73D4B" w:rsidRPr="00ED3F33" w:rsidRDefault="03AE59B6" w:rsidP="45CFC72E">
            <w:pPr>
              <w:spacing w:line="250" w:lineRule="auto"/>
              <w:rPr>
                <w:b/>
                <w:bCs/>
                <w:color w:val="0E1330"/>
                <w:sz w:val="16"/>
                <w:szCs w:val="16"/>
              </w:rPr>
            </w:pPr>
            <w:r>
              <w:rPr>
                <w:b/>
                <w:bCs/>
                <w:color w:val="0E1330"/>
                <w:sz w:val="16"/>
                <w:szCs w:val="16"/>
              </w:rPr>
              <w:t>Registration</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E49B359" w14:textId="77777777" w:rsidR="00E73D4B" w:rsidRPr="006F05D7" w:rsidRDefault="50542D5A" w:rsidP="45CFC72E">
            <w:pPr>
              <w:spacing w:line="250" w:lineRule="auto"/>
              <w:rPr>
                <w:sz w:val="16"/>
                <w:szCs w:val="16"/>
              </w:rPr>
            </w:pPr>
            <w:r>
              <w:rPr>
                <w:sz w:val="16"/>
                <w:szCs w:val="16"/>
              </w:rPr>
              <w:t>Document registered, submitted, returned for changes</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D4F3FB8" w14:textId="77777777" w:rsidR="00E73D4B" w:rsidRPr="006F05D7" w:rsidRDefault="03AE59B6" w:rsidP="45CFC72E">
            <w:pPr>
              <w:spacing w:line="250" w:lineRule="auto"/>
              <w:rPr>
                <w:sz w:val="16"/>
                <w:szCs w:val="16"/>
              </w:rPr>
            </w:pPr>
            <w:r>
              <w:rPr>
                <w:sz w:val="16"/>
                <w:szCs w:val="16"/>
              </w:rPr>
              <w:t>In-app, Email</w:t>
            </w:r>
          </w:p>
        </w:tc>
      </w:tr>
      <w:tr w:rsidR="00E73D4B" w14:paraId="6506F37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989BA5A" w14:textId="77777777" w:rsidR="00E73D4B" w:rsidRPr="00ED3F33" w:rsidRDefault="03AE59B6" w:rsidP="45CFC72E">
            <w:pPr>
              <w:spacing w:line="250" w:lineRule="auto"/>
              <w:rPr>
                <w:b/>
                <w:bCs/>
                <w:color w:val="0E1330"/>
                <w:sz w:val="16"/>
                <w:szCs w:val="16"/>
              </w:rPr>
            </w:pPr>
            <w:r>
              <w:rPr>
                <w:b/>
                <w:bCs/>
                <w:color w:val="0E1330"/>
                <w:sz w:val="16"/>
                <w:szCs w:val="16"/>
              </w:rPr>
              <w:t>Publication</w:t>
            </w:r>
          </w:p>
        </w:tc>
        <w:tc>
          <w:tcPr>
            <w:tcW w:w="5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8B2E2F" w14:textId="77777777" w:rsidR="00E73D4B" w:rsidRPr="006F05D7" w:rsidRDefault="50542D5A" w:rsidP="45CFC72E">
            <w:pPr>
              <w:spacing w:line="250" w:lineRule="auto"/>
              <w:rPr>
                <w:sz w:val="16"/>
                <w:szCs w:val="16"/>
              </w:rPr>
            </w:pPr>
            <w:r>
              <w:rPr>
                <w:sz w:val="16"/>
                <w:szCs w:val="16"/>
              </w:rPr>
              <w:t>Successfully promoted to SharePoint, new version</w:t>
            </w:r>
          </w:p>
        </w:tc>
        <w:tc>
          <w:tcPr>
            <w:tcW w:w="2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70E952D" w14:textId="77777777" w:rsidR="00E73D4B" w:rsidRPr="006F05D7" w:rsidRDefault="03AE59B6" w:rsidP="45CFC72E">
            <w:pPr>
              <w:spacing w:line="250" w:lineRule="auto"/>
              <w:rPr>
                <w:sz w:val="16"/>
                <w:szCs w:val="16"/>
              </w:rPr>
            </w:pPr>
            <w:r>
              <w:rPr>
                <w:sz w:val="16"/>
                <w:szCs w:val="16"/>
              </w:rPr>
              <w:t>In-app, Email</w:t>
            </w:r>
          </w:p>
        </w:tc>
      </w:tr>
      <w:tr w:rsidR="00E73D4B" w14:paraId="250BD03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CAD2B0B" w14:textId="77777777" w:rsidR="00E73D4B" w:rsidRPr="00ED3F33" w:rsidRDefault="03AE59B6" w:rsidP="45CFC72E">
            <w:pPr>
              <w:spacing w:line="250" w:lineRule="auto"/>
              <w:rPr>
                <w:b/>
                <w:bCs/>
                <w:color w:val="0E1330"/>
                <w:sz w:val="16"/>
                <w:szCs w:val="16"/>
              </w:rPr>
            </w:pPr>
            <w:r>
              <w:rPr>
                <w:b/>
                <w:bCs/>
                <w:color w:val="0E1330"/>
                <w:sz w:val="16"/>
                <w:szCs w:val="16"/>
              </w:rPr>
              <w:t>Expiry / Lifecycle</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CF2F7A9" w14:textId="77777777" w:rsidR="00E73D4B" w:rsidRPr="006F05D7" w:rsidRDefault="50542D5A" w:rsidP="45CFC72E">
            <w:pPr>
              <w:spacing w:line="250" w:lineRule="auto"/>
              <w:rPr>
                <w:sz w:val="16"/>
                <w:szCs w:val="16"/>
              </w:rPr>
            </w:pPr>
            <w:r>
              <w:rPr>
                <w:sz w:val="16"/>
                <w:szCs w:val="16"/>
              </w:rPr>
              <w:t>T-30 / T-7 / T-</w:t>
            </w:r>
            <w:proofErr w:type="gramStart"/>
            <w:r>
              <w:rPr>
                <w:sz w:val="16"/>
                <w:szCs w:val="16"/>
              </w:rPr>
              <w:t>1 day</w:t>
            </w:r>
            <w:proofErr w:type="gramEnd"/>
            <w:r>
              <w:rPr>
                <w:sz w:val="16"/>
                <w:szCs w:val="16"/>
              </w:rPr>
              <w:t xml:space="preserve"> reminders, retention due</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49EBD36" w14:textId="77777777" w:rsidR="00E73D4B" w:rsidRPr="006F05D7" w:rsidRDefault="03AE59B6" w:rsidP="45CFC72E">
            <w:pPr>
              <w:spacing w:line="250" w:lineRule="auto"/>
              <w:rPr>
                <w:sz w:val="16"/>
                <w:szCs w:val="16"/>
              </w:rPr>
            </w:pPr>
            <w:r>
              <w:rPr>
                <w:sz w:val="16"/>
                <w:szCs w:val="16"/>
              </w:rPr>
              <w:t>In-app, Email</w:t>
            </w:r>
          </w:p>
        </w:tc>
      </w:tr>
      <w:tr w:rsidR="00E73D4B" w14:paraId="3E33EF9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9E35D42" w14:textId="77777777" w:rsidR="00E73D4B" w:rsidRPr="00ED3F33" w:rsidRDefault="03AE59B6" w:rsidP="45CFC72E">
            <w:pPr>
              <w:spacing w:line="250" w:lineRule="auto"/>
              <w:rPr>
                <w:b/>
                <w:bCs/>
                <w:color w:val="0E1330"/>
                <w:sz w:val="16"/>
                <w:szCs w:val="16"/>
              </w:rPr>
            </w:pPr>
            <w:r>
              <w:rPr>
                <w:b/>
                <w:bCs/>
                <w:color w:val="0E1330"/>
                <w:sz w:val="16"/>
                <w:szCs w:val="16"/>
              </w:rPr>
              <w:t>Security</w:t>
            </w:r>
          </w:p>
        </w:tc>
        <w:tc>
          <w:tcPr>
            <w:tcW w:w="5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51ED128" w14:textId="77777777" w:rsidR="00E73D4B" w:rsidRPr="006F05D7" w:rsidRDefault="03AE59B6" w:rsidP="45CFC72E">
            <w:pPr>
              <w:spacing w:line="250" w:lineRule="auto"/>
              <w:rPr>
                <w:sz w:val="16"/>
                <w:szCs w:val="16"/>
              </w:rPr>
            </w:pPr>
            <w:r>
              <w:rPr>
                <w:sz w:val="16"/>
                <w:szCs w:val="16"/>
              </w:rPr>
              <w:t>Permission change, unusual access, external share (locked, mandatory)</w:t>
            </w:r>
          </w:p>
        </w:tc>
        <w:tc>
          <w:tcPr>
            <w:tcW w:w="2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480B8595" w14:textId="77777777" w:rsidR="00E73D4B" w:rsidRPr="006F05D7" w:rsidRDefault="03AE59B6" w:rsidP="45CFC72E">
            <w:pPr>
              <w:spacing w:line="250" w:lineRule="auto"/>
              <w:rPr>
                <w:sz w:val="16"/>
                <w:szCs w:val="16"/>
              </w:rPr>
            </w:pPr>
            <w:r>
              <w:rPr>
                <w:sz w:val="16"/>
                <w:szCs w:val="16"/>
              </w:rPr>
              <w:t>In-app, Email, Push</w:t>
            </w:r>
          </w:p>
        </w:tc>
      </w:tr>
      <w:tr w:rsidR="00E73D4B" w14:paraId="7376B36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264663" w14:textId="77777777" w:rsidR="00E73D4B" w:rsidRPr="00ED3F33" w:rsidRDefault="03AE59B6" w:rsidP="45CFC72E">
            <w:pPr>
              <w:spacing w:line="250" w:lineRule="auto"/>
              <w:rPr>
                <w:b/>
                <w:bCs/>
                <w:color w:val="0E1330"/>
                <w:sz w:val="16"/>
                <w:szCs w:val="16"/>
              </w:rPr>
            </w:pPr>
            <w:r>
              <w:rPr>
                <w:b/>
                <w:bCs/>
                <w:color w:val="0E1330"/>
                <w:sz w:val="16"/>
                <w:szCs w:val="16"/>
              </w:rPr>
              <w:t>System</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CCFFF88" w14:textId="61E27420" w:rsidR="00E73D4B" w:rsidRPr="006F05D7" w:rsidRDefault="00106196" w:rsidP="45CFC72E">
            <w:pPr>
              <w:spacing w:line="250" w:lineRule="auto"/>
              <w:rPr>
                <w:sz w:val="16"/>
                <w:szCs w:val="16"/>
              </w:rPr>
            </w:pPr>
            <w:r>
              <w:rPr>
                <w:sz w:val="16"/>
                <w:szCs w:val="16"/>
              </w:rPr>
              <w:t>Stoe, maintenance, upload-processing status</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9BE49F6" w14:textId="77777777" w:rsidR="00E73D4B" w:rsidRPr="006F05D7" w:rsidRDefault="03AE59B6" w:rsidP="45CFC72E">
            <w:pPr>
              <w:spacing w:line="250" w:lineRule="auto"/>
              <w:rPr>
                <w:sz w:val="16"/>
                <w:szCs w:val="16"/>
              </w:rPr>
            </w:pPr>
            <w:r>
              <w:rPr>
                <w:sz w:val="16"/>
                <w:szCs w:val="16"/>
              </w:rPr>
              <w:t>In-app, Email</w:t>
            </w:r>
          </w:p>
        </w:tc>
      </w:tr>
      <w:tr w:rsidR="45CFC72E" w14:paraId="57810D2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99" w:author="Harsh Bindal" w:date="2026-09-11T10:41:00Z"/>
        </w:trPr>
        <w:tc>
          <w:tcPr>
            <w:tcW w:w="1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FF76778" w14:textId="462BF7CB" w:rsidR="064EA212" w:rsidRPr="00ED3F33" w:rsidRDefault="064EA212" w:rsidP="45CFC72E">
            <w:pPr>
              <w:spacing w:line="250" w:lineRule="auto"/>
              <w:rPr>
                <w:b/>
                <w:bCs/>
                <w:color w:val="0E1330"/>
                <w:sz w:val="16"/>
                <w:szCs w:val="16"/>
              </w:rPr>
            </w:pPr>
            <w:r>
              <w:rPr>
                <w:b/>
                <w:bCs/>
                <w:color w:val="0E1330"/>
                <w:sz w:val="16"/>
                <w:szCs w:val="16"/>
              </w:rPr>
              <w:lastRenderedPageBreak/>
              <w:t>Change request</w:t>
            </w:r>
          </w:p>
        </w:tc>
        <w:tc>
          <w:tcPr>
            <w:tcW w:w="5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CFF499F" w14:textId="0098018A" w:rsidR="064EA212" w:rsidRPr="006F05D7" w:rsidRDefault="064EA212" w:rsidP="45CFC72E">
            <w:pPr>
              <w:spacing w:line="250" w:lineRule="auto"/>
              <w:rPr>
                <w:sz w:val="16"/>
                <w:szCs w:val="16"/>
              </w:rPr>
            </w:pPr>
            <w:r>
              <w:rPr>
                <w:color w:val="008080"/>
                <w:sz w:val="16"/>
                <w:szCs w:val="16"/>
              </w:rPr>
              <w:t>SLA at-risk warning, overdue flag, extension granted</w:t>
            </w:r>
          </w:p>
        </w:tc>
        <w:tc>
          <w:tcPr>
            <w:tcW w:w="2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92EF44F" w14:textId="6B7AE996" w:rsidR="064EA212" w:rsidRPr="006F05D7" w:rsidRDefault="064EA212" w:rsidP="45CFC72E">
            <w:pPr>
              <w:spacing w:line="250" w:lineRule="auto"/>
              <w:rPr>
                <w:sz w:val="16"/>
                <w:szCs w:val="16"/>
              </w:rPr>
            </w:pPr>
            <w:r>
              <w:rPr>
                <w:color w:val="008080"/>
                <w:sz w:val="16"/>
                <w:szCs w:val="16"/>
              </w:rPr>
              <w:t>In-app, Email, Teams</w:t>
            </w:r>
          </w:p>
        </w:tc>
      </w:tr>
    </w:tbl>
    <w:p w14:paraId="19487168" w14:textId="77777777" w:rsidR="00E73D4B" w:rsidRPr="00ED3F33" w:rsidRDefault="50542D5A" w:rsidP="00ED3F33">
      <w:pPr>
        <w:pStyle w:val="ListParagraph"/>
        <w:numPr>
          <w:ilvl w:val="0"/>
          <w:numId w:val="12"/>
        </w:numPr>
        <w:spacing w:after="60" w:line="260" w:lineRule="auto"/>
      </w:pPr>
      <w:r>
        <w:rPr>
          <w:b/>
          <w:bCs/>
        </w:rPr>
        <w:t xml:space="preserve">Real-time delivery </w:t>
      </w:r>
      <w:r>
        <w:t xml:space="preserve">via Azure </w:t>
      </w:r>
      <w:proofErr w:type="spellStart"/>
      <w:r>
        <w:t>SignalR</w:t>
      </w:r>
      <w:proofErr w:type="spellEnd"/>
      <w:r>
        <w:t>; durable history retained in Azure SQL.</w:t>
      </w:r>
    </w:p>
    <w:p w14:paraId="071BE24A" w14:textId="77777777" w:rsidR="00E73D4B" w:rsidRPr="00ED3F33" w:rsidRDefault="03AE59B6" w:rsidP="00ED3F33">
      <w:pPr>
        <w:pStyle w:val="ListParagraph"/>
        <w:numPr>
          <w:ilvl w:val="0"/>
          <w:numId w:val="12"/>
        </w:numPr>
        <w:spacing w:after="60" w:line="260" w:lineRule="auto"/>
      </w:pPr>
      <w:r>
        <w:rPr>
          <w:b/>
          <w:bCs/>
        </w:rPr>
        <w:t xml:space="preserve">Per-user preferences </w:t>
      </w:r>
      <w:proofErr w:type="gramStart"/>
      <w:r>
        <w:t>per</w:t>
      </w:r>
      <w:proofErr w:type="gramEnd"/>
      <w:r>
        <w:t xml:space="preserve"> notification type and channel; security notifications are mandatory and non-disable-able.</w:t>
      </w:r>
    </w:p>
    <w:p w14:paraId="0D550E95" w14:textId="77777777" w:rsidR="00E73D4B" w:rsidRPr="00ED3F33" w:rsidRDefault="03AE59B6" w:rsidP="00ED3F33">
      <w:pPr>
        <w:pStyle w:val="ListParagraph"/>
        <w:numPr>
          <w:ilvl w:val="0"/>
          <w:numId w:val="12"/>
        </w:numPr>
        <w:spacing w:after="60" w:line="260" w:lineRule="auto"/>
      </w:pPr>
      <w:r>
        <w:rPr>
          <w:b/>
          <w:bCs/>
        </w:rPr>
        <w:t xml:space="preserve">Smart batching, DND windows and de-duplication </w:t>
      </w:r>
      <w:r>
        <w:t>prevent alert fatigue; delivery via email (ACS) and Teams/Outlook (Graph).</w:t>
      </w:r>
    </w:p>
    <w:p w14:paraId="3DEEC669" w14:textId="77777777" w:rsidR="00E73D4B" w:rsidRPr="006F05D7" w:rsidRDefault="00067B0D">
      <w:r>
        <w:br w:type="page"/>
      </w:r>
    </w:p>
    <w:p w14:paraId="19B976A4" w14:textId="4721E593" w:rsidR="00E73D4B" w:rsidRPr="006F05D7" w:rsidRDefault="03AE59B6" w:rsidP="006F05D7">
      <w:pPr>
        <w:pStyle w:val="Heading1"/>
      </w:pPr>
      <w:bookmarkStart w:id="100" w:name="_Toc1912958420"/>
      <w:bookmarkStart w:id="101" w:name="_Toc240108395"/>
      <w:bookmarkStart w:id="102" w:name="_Toc240127404"/>
      <w:r>
        <w:lastRenderedPageBreak/>
        <w:t>13. Module M8 Correspondence Management</w:t>
      </w:r>
      <w:bookmarkEnd w:id="100"/>
      <w:bookmarkEnd w:id="101"/>
      <w:bookmarkEnd w:id="102"/>
    </w:p>
    <w:p w14:paraId="4A5B5590" w14:textId="77777777" w:rsidR="00662BC9" w:rsidRPr="006F05D7" w:rsidRDefault="65A52972">
      <w:pPr>
        <w:spacing w:line="276" w:lineRule="auto"/>
        <w:rPr>
          <w:kern w:val="2"/>
          <w14:ligatures w14:val="standardContextual"/>
        </w:rPr>
      </w:pPr>
      <w:r>
        <w:t xml:space="preserve">Client </w:t>
      </w:r>
      <w:proofErr w:type="spellStart"/>
      <w:r>
        <w:t>organisations</w:t>
      </w:r>
      <w:proofErr w:type="spellEnd"/>
      <w:r>
        <w:t xml:space="preserve"> run on correspondence. </w:t>
      </w:r>
      <w:proofErr w:type="spellStart"/>
      <w:r>
        <w:t>Docaya</w:t>
      </w:r>
      <w:proofErr w:type="spellEnd"/>
      <w:r>
        <w:t xml:space="preserve"> adds a dedicated correspondence capability on top of the core pipeline, designed to support the Client’s day-to-day operational requirement.</w:t>
      </w:r>
    </w:p>
    <w:p w14:paraId="4482AA27" w14:textId="77777777" w:rsidR="00E73D4B" w:rsidRPr="00ED3F33" w:rsidRDefault="50542D5A" w:rsidP="00ED3F33">
      <w:pPr>
        <w:pStyle w:val="ListParagraph"/>
        <w:numPr>
          <w:ilvl w:val="0"/>
          <w:numId w:val="12"/>
        </w:numPr>
        <w:spacing w:after="60" w:line="260" w:lineRule="auto"/>
      </w:pPr>
      <w:r>
        <w:rPr>
          <w:b/>
          <w:bCs/>
        </w:rPr>
        <w:t xml:space="preserve">Incoming &amp; outgoing correspondence </w:t>
      </w:r>
      <w:r>
        <w:t>captured with a formal reference number, sender/recipient, subject and due date.</w:t>
      </w:r>
    </w:p>
    <w:p w14:paraId="07CB212D" w14:textId="77777777" w:rsidR="00E73D4B" w:rsidRPr="00ED3F33" w:rsidRDefault="50542D5A" w:rsidP="00ED3F33">
      <w:pPr>
        <w:pStyle w:val="ListParagraph"/>
        <w:numPr>
          <w:ilvl w:val="0"/>
          <w:numId w:val="12"/>
        </w:numPr>
        <w:spacing w:after="60" w:line="260" w:lineRule="auto"/>
      </w:pPr>
      <w:r>
        <w:rPr>
          <w:b/>
          <w:bCs/>
        </w:rPr>
        <w:t xml:space="preserve">Memos &amp; circulars </w:t>
      </w:r>
      <w:r>
        <w:t>with structured templates, distribution lists and read-acknowledgement tracking.</w:t>
      </w:r>
    </w:p>
    <w:p w14:paraId="6FEA2172" w14:textId="77777777" w:rsidR="00E73D4B" w:rsidRPr="00ED3F33" w:rsidRDefault="50542D5A" w:rsidP="00ED3F33">
      <w:pPr>
        <w:pStyle w:val="ListParagraph"/>
        <w:numPr>
          <w:ilvl w:val="0"/>
          <w:numId w:val="12"/>
        </w:numPr>
        <w:spacing w:after="60" w:line="260" w:lineRule="auto"/>
      </w:pPr>
      <w:r>
        <w:rPr>
          <w:b/>
          <w:bCs/>
        </w:rPr>
        <w:t xml:space="preserve">Linking &amp; threading </w:t>
      </w:r>
      <w:r>
        <w:t>relate a reply to its original correspondence to preserve the full thread.</w:t>
      </w:r>
    </w:p>
    <w:p w14:paraId="3EA84E26" w14:textId="77777777" w:rsidR="00E73D4B" w:rsidRPr="00ED3F33" w:rsidRDefault="03AE59B6" w:rsidP="00ED3F33">
      <w:pPr>
        <w:pStyle w:val="ListParagraph"/>
        <w:numPr>
          <w:ilvl w:val="0"/>
          <w:numId w:val="12"/>
        </w:numPr>
        <w:spacing w:after="60" w:line="260" w:lineRule="auto"/>
      </w:pPr>
      <w:r>
        <w:rPr>
          <w:b/>
          <w:bCs/>
        </w:rPr>
        <w:t xml:space="preserve">Routing &amp; action tracking </w:t>
      </w:r>
      <w:r>
        <w:t>assign, forward, and track actions with due dates and escalation.</w:t>
      </w:r>
    </w:p>
    <w:p w14:paraId="3C058ADA" w14:textId="77777777" w:rsidR="00E73D4B" w:rsidRPr="00ED3F33" w:rsidRDefault="03AE59B6" w:rsidP="00ED3F33">
      <w:pPr>
        <w:pStyle w:val="ListParagraph"/>
        <w:numPr>
          <w:ilvl w:val="0"/>
          <w:numId w:val="12"/>
        </w:numPr>
        <w:spacing w:after="60" w:line="260" w:lineRule="auto"/>
      </w:pPr>
      <w:r>
        <w:rPr>
          <w:b/>
          <w:bCs/>
        </w:rPr>
        <w:t xml:space="preserve">Bilingual </w:t>
      </w:r>
      <w:r>
        <w:t>Arabic/English correspondence with RTL layout.</w:t>
      </w:r>
    </w:p>
    <w:p w14:paraId="36EFCAFC" w14:textId="77777777" w:rsidR="00B94096" w:rsidRDefault="00B94096" w:rsidP="00B94096">
      <w:pPr>
        <w:pStyle w:val="Heading1"/>
        <w:rPr>
          <w:kern w:val="36"/>
          <w:lang w:val="en-GB" w:eastAsia="en-GB"/>
          <w14:ligatures w14:val="standardContextual"/>
        </w:rPr>
      </w:pPr>
      <w:bookmarkStart w:id="103" w:name="_Toc1445130916"/>
      <w:bookmarkStart w:id="104" w:name="_Toc240108396"/>
      <w:bookmarkStart w:id="105" w:name="_Toc240127405"/>
      <w:bookmarkEnd w:id="103"/>
      <w:bookmarkEnd w:id="104"/>
      <w:r>
        <w:t>14. Module M9 Records, Retention &amp; Legal Hold</w:t>
      </w:r>
      <w:bookmarkEnd w:id="105"/>
    </w:p>
    <w:tbl>
      <w:tblPr>
        <w:tblW w:w="9360" w:type="dxa"/>
        <w:tblCellMar>
          <w:left w:w="10" w:type="dxa"/>
          <w:right w:w="10" w:type="dxa"/>
        </w:tblCellMar>
        <w:tblLook w:val="0020" w:firstRow="1" w:lastRow="0" w:firstColumn="0" w:lastColumn="0" w:noHBand="0" w:noVBand="0"/>
      </w:tblPr>
      <w:tblGrid>
        <w:gridCol w:w="2600"/>
        <w:gridCol w:w="6760"/>
      </w:tblGrid>
      <w:tr w:rsidR="00894A95" w14:paraId="76E8F725" w14:textId="77777777" w:rsidTr="006F05D7">
        <w:trPr>
          <w:trHeight w:val="300"/>
          <w:tblHeader/>
        </w:trPr>
        <w:tc>
          <w:tcPr>
            <w:tcW w:w="26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54981CC"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Capability</w:t>
            </w:r>
          </w:p>
        </w:tc>
        <w:tc>
          <w:tcPr>
            <w:tcW w:w="67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005505E" w14:textId="77777777" w:rsidR="00894A95" w:rsidRPr="006F05D7" w:rsidRDefault="08A3C276" w:rsidP="45CFC72E">
            <w:pPr>
              <w:spacing w:line="249" w:lineRule="auto"/>
              <w:rPr>
                <w:b/>
                <w:bCs/>
                <w:color w:val="FFFFFF"/>
                <w:sz w:val="17"/>
                <w:szCs w:val="17"/>
              </w:rPr>
            </w:pPr>
            <w:r>
              <w:rPr>
                <w:b/>
                <w:bCs/>
                <w:color w:val="FFFFFF"/>
                <w:sz w:val="17"/>
                <w:szCs w:val="17"/>
              </w:rPr>
              <w:t>Design</w:t>
            </w:r>
          </w:p>
        </w:tc>
      </w:tr>
      <w:tr w:rsidR="00E73D4B" w14:paraId="33726C9C"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78FC3AF" w14:textId="77777777" w:rsidR="00E73D4B" w:rsidRPr="00ED3F33" w:rsidRDefault="03AE59B6" w:rsidP="45CFC72E">
            <w:pPr>
              <w:spacing w:line="250" w:lineRule="auto"/>
              <w:rPr>
                <w:b/>
                <w:bCs/>
                <w:color w:val="0E1330"/>
                <w:sz w:val="16"/>
                <w:szCs w:val="16"/>
              </w:rPr>
            </w:pPr>
            <w:r>
              <w:rPr>
                <w:b/>
                <w:bCs/>
                <w:color w:val="0E1330"/>
                <w:sz w:val="16"/>
                <w:szCs w:val="16"/>
              </w:rPr>
              <w:t>Retention schedules</w:t>
            </w:r>
          </w:p>
        </w:tc>
        <w:tc>
          <w:tcPr>
            <w:tcW w:w="67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EC752EC" w14:textId="4EBEB03B" w:rsidR="00E73D4B" w:rsidRPr="006F05D7" w:rsidRDefault="2D4A4973" w:rsidP="45CFC72E">
            <w:pPr>
              <w:spacing w:line="249" w:lineRule="auto"/>
              <w:rPr>
                <w:kern w:val="2"/>
                <w:sz w:val="16"/>
                <w:szCs w:val="16"/>
                <w14:ligatures w14:val="standardContextual"/>
              </w:rPr>
            </w:pPr>
            <w:r>
              <w:rPr>
                <w:sz w:val="16"/>
                <w:szCs w:val="16"/>
              </w:rPr>
              <w:t>Time-based or event-based policies per document class, aligned to the Client's records policy</w:t>
            </w:r>
          </w:p>
        </w:tc>
      </w:tr>
      <w:tr w:rsidR="00E73D4B" w14:paraId="1C175D3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8CB9442" w14:textId="77777777" w:rsidR="00E73D4B" w:rsidRPr="00ED3F33" w:rsidRDefault="03AE59B6" w:rsidP="45CFC72E">
            <w:pPr>
              <w:spacing w:line="250" w:lineRule="auto"/>
              <w:rPr>
                <w:b/>
                <w:bCs/>
                <w:color w:val="0E1330"/>
                <w:sz w:val="16"/>
                <w:szCs w:val="16"/>
              </w:rPr>
            </w:pPr>
            <w:r>
              <w:rPr>
                <w:b/>
                <w:bCs/>
                <w:color w:val="0E1330"/>
                <w:sz w:val="16"/>
                <w:szCs w:val="16"/>
              </w:rPr>
              <w:t>Disposition</w:t>
            </w:r>
          </w:p>
        </w:tc>
        <w:tc>
          <w:tcPr>
            <w:tcW w:w="67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C3D5556" w14:textId="77777777" w:rsidR="00E73D4B" w:rsidRPr="006F05D7" w:rsidRDefault="03AE59B6" w:rsidP="45CFC72E">
            <w:pPr>
              <w:spacing w:line="250" w:lineRule="auto"/>
              <w:rPr>
                <w:sz w:val="16"/>
                <w:szCs w:val="16"/>
              </w:rPr>
            </w:pPr>
            <w:r>
              <w:rPr>
                <w:sz w:val="16"/>
                <w:szCs w:val="16"/>
              </w:rPr>
              <w:t>Auto-archive, review-then-delete, or defensible permanent deletion with approval</w:t>
            </w:r>
          </w:p>
        </w:tc>
      </w:tr>
      <w:tr w:rsidR="00E73D4B" w14:paraId="63C863B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93B539" w14:textId="77777777" w:rsidR="00E73D4B" w:rsidRPr="00ED3F33" w:rsidRDefault="03AE59B6" w:rsidP="45CFC72E">
            <w:pPr>
              <w:spacing w:line="250" w:lineRule="auto"/>
              <w:rPr>
                <w:b/>
                <w:bCs/>
                <w:color w:val="0E1330"/>
                <w:sz w:val="16"/>
                <w:szCs w:val="16"/>
              </w:rPr>
            </w:pPr>
            <w:r>
              <w:rPr>
                <w:b/>
                <w:bCs/>
                <w:color w:val="0E1330"/>
                <w:sz w:val="16"/>
                <w:szCs w:val="16"/>
              </w:rPr>
              <w:t>Legal hold</w:t>
            </w:r>
          </w:p>
        </w:tc>
        <w:tc>
          <w:tcPr>
            <w:tcW w:w="67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E1B9A0E" w14:textId="77777777" w:rsidR="00E73D4B" w:rsidRPr="006F05D7" w:rsidRDefault="03AE59B6" w:rsidP="45CFC72E">
            <w:pPr>
              <w:spacing w:line="250" w:lineRule="auto"/>
              <w:rPr>
                <w:sz w:val="16"/>
                <w:szCs w:val="16"/>
              </w:rPr>
            </w:pPr>
            <w:r>
              <w:rPr>
                <w:sz w:val="16"/>
                <w:szCs w:val="16"/>
              </w:rPr>
              <w:t>Overrides retention; freezes documents, blocks deletion, fully audited</w:t>
            </w:r>
          </w:p>
        </w:tc>
      </w:tr>
      <w:tr w:rsidR="00E73D4B" w14:paraId="07D2F6F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D44355C" w14:textId="77777777" w:rsidR="00E73D4B" w:rsidRPr="00ED3F33" w:rsidRDefault="03AE59B6" w:rsidP="45CFC72E">
            <w:pPr>
              <w:spacing w:line="250" w:lineRule="auto"/>
              <w:rPr>
                <w:b/>
                <w:bCs/>
                <w:color w:val="0E1330"/>
                <w:sz w:val="16"/>
                <w:szCs w:val="16"/>
              </w:rPr>
            </w:pPr>
            <w:r>
              <w:rPr>
                <w:b/>
                <w:bCs/>
                <w:color w:val="0E1330"/>
                <w:sz w:val="16"/>
                <w:szCs w:val="16"/>
              </w:rPr>
              <w:t>Records declaration</w:t>
            </w:r>
          </w:p>
        </w:tc>
        <w:tc>
          <w:tcPr>
            <w:tcW w:w="67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10B29E2" w14:textId="77777777" w:rsidR="00E73D4B" w:rsidRPr="006F05D7" w:rsidRDefault="03AE59B6" w:rsidP="45CFC72E">
            <w:pPr>
              <w:spacing w:line="250" w:lineRule="auto"/>
              <w:rPr>
                <w:sz w:val="16"/>
                <w:szCs w:val="16"/>
              </w:rPr>
            </w:pPr>
            <w:r>
              <w:rPr>
                <w:sz w:val="16"/>
                <w:szCs w:val="16"/>
              </w:rPr>
              <w:t>Freeze metadata + content for compliance / evidential integrity</w:t>
            </w:r>
          </w:p>
        </w:tc>
      </w:tr>
      <w:tr w:rsidR="00E73D4B" w14:paraId="6924228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B3A76C0" w14:textId="77777777" w:rsidR="00E73D4B" w:rsidRPr="00ED3F33" w:rsidRDefault="03AE59B6" w:rsidP="45CFC72E">
            <w:pPr>
              <w:spacing w:line="250" w:lineRule="auto"/>
              <w:rPr>
                <w:b/>
                <w:bCs/>
                <w:color w:val="0E1330"/>
                <w:sz w:val="16"/>
                <w:szCs w:val="16"/>
              </w:rPr>
            </w:pPr>
            <w:r>
              <w:rPr>
                <w:b/>
                <w:bCs/>
                <w:color w:val="0E1330"/>
                <w:sz w:val="16"/>
                <w:szCs w:val="16"/>
              </w:rPr>
              <w:t>Archive tiering</w:t>
            </w:r>
          </w:p>
        </w:tc>
        <w:tc>
          <w:tcPr>
            <w:tcW w:w="67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A884A1D" w14:textId="29DA9956" w:rsidR="00E73D4B" w:rsidRPr="006F05D7" w:rsidRDefault="00106196" w:rsidP="45CFC72E">
            <w:pPr>
              <w:spacing w:line="250" w:lineRule="auto"/>
              <w:rPr>
                <w:sz w:val="16"/>
                <w:szCs w:val="16"/>
              </w:rPr>
            </w:pPr>
            <w:r>
              <w:rPr>
                <w:sz w:val="16"/>
                <w:szCs w:val="16"/>
              </w:rPr>
              <w:t xml:space="preserve">Move cold records to archive </w:t>
            </w:r>
            <w:proofErr w:type="spellStart"/>
            <w:r>
              <w:rPr>
                <w:sz w:val="16"/>
                <w:szCs w:val="16"/>
              </w:rPr>
              <w:t>stoe</w:t>
            </w:r>
            <w:proofErr w:type="spellEnd"/>
            <w:r>
              <w:rPr>
                <w:sz w:val="16"/>
                <w:szCs w:val="16"/>
              </w:rPr>
              <w:t xml:space="preserve"> while preserving the registry link</w:t>
            </w:r>
          </w:p>
        </w:tc>
      </w:tr>
      <w:tr w:rsidR="00E73D4B" w14:paraId="344FB791"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6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6A40BE2" w14:textId="77777777" w:rsidR="00E73D4B" w:rsidRPr="00ED3F33" w:rsidRDefault="03AE59B6" w:rsidP="45CFC72E">
            <w:pPr>
              <w:spacing w:line="250" w:lineRule="auto"/>
              <w:rPr>
                <w:b/>
                <w:bCs/>
                <w:color w:val="0E1330"/>
                <w:sz w:val="16"/>
                <w:szCs w:val="16"/>
              </w:rPr>
            </w:pPr>
            <w:r>
              <w:rPr>
                <w:b/>
                <w:bCs/>
                <w:color w:val="0E1330"/>
                <w:sz w:val="16"/>
                <w:szCs w:val="16"/>
              </w:rPr>
              <w:t>Data residency</w:t>
            </w:r>
          </w:p>
        </w:tc>
        <w:tc>
          <w:tcPr>
            <w:tcW w:w="67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D4AC049" w14:textId="77777777" w:rsidR="00E73D4B" w:rsidRPr="006F05D7" w:rsidRDefault="03AE59B6" w:rsidP="45CFC72E">
            <w:pPr>
              <w:spacing w:line="250" w:lineRule="auto"/>
              <w:rPr>
                <w:sz w:val="16"/>
                <w:szCs w:val="16"/>
              </w:rPr>
            </w:pPr>
            <w:r>
              <w:rPr>
                <w:sz w:val="16"/>
                <w:szCs w:val="16"/>
              </w:rPr>
              <w:t>All data pinned to UAE Azure regions to satisfy PDPL and IA requirements</w:t>
            </w:r>
          </w:p>
        </w:tc>
      </w:tr>
    </w:tbl>
    <w:p w14:paraId="2EAB33C9" w14:textId="25EBB919" w:rsidR="00E73D4B" w:rsidRPr="006F05D7" w:rsidRDefault="03AE59B6" w:rsidP="006F05D7">
      <w:pPr>
        <w:pStyle w:val="Heading1"/>
      </w:pPr>
      <w:bookmarkStart w:id="106" w:name="_Toc635635775"/>
      <w:bookmarkStart w:id="107" w:name="_Toc240108397"/>
      <w:bookmarkStart w:id="108" w:name="_Toc240127406"/>
      <w:r>
        <w:t>15. Module M10 Search &amp; Discovery</w:t>
      </w:r>
      <w:bookmarkEnd w:id="106"/>
      <w:bookmarkEnd w:id="107"/>
      <w:r w:rsidR="004866FD">
        <w:t xml:space="preserve"> – Ask </w:t>
      </w:r>
      <w:proofErr w:type="spellStart"/>
      <w:r w:rsidR="004866FD">
        <w:t>Docaya</w:t>
      </w:r>
      <w:bookmarkEnd w:id="108"/>
      <w:proofErr w:type="spellEnd"/>
      <w:r w:rsidR="004866FD">
        <w:t xml:space="preserve"> </w:t>
      </w:r>
    </w:p>
    <w:p w14:paraId="30C2F110" w14:textId="2BFAA235" w:rsidR="00E73D4B" w:rsidRPr="00ED3F33" w:rsidRDefault="00106196" w:rsidP="00ED3F33">
      <w:pPr>
        <w:pStyle w:val="ListParagraph"/>
        <w:numPr>
          <w:ilvl w:val="0"/>
          <w:numId w:val="12"/>
        </w:numPr>
        <w:spacing w:after="60" w:line="260" w:lineRule="auto"/>
      </w:pPr>
      <w:r>
        <w:rPr>
          <w:b/>
          <w:bCs/>
        </w:rPr>
        <w:t>Search combines permission-trimmed metadata, full-text/source-text matching and faceted filters.</w:t>
      </w:r>
    </w:p>
    <w:p w14:paraId="542DD4C4" w14:textId="77777777" w:rsidR="00E73D4B" w:rsidRPr="00ED3F33" w:rsidRDefault="03AE59B6" w:rsidP="00ED3F33">
      <w:pPr>
        <w:pStyle w:val="ListParagraph"/>
        <w:numPr>
          <w:ilvl w:val="0"/>
          <w:numId w:val="12"/>
        </w:numPr>
        <w:spacing w:after="60" w:line="260" w:lineRule="auto"/>
      </w:pPr>
      <w:r>
        <w:rPr>
          <w:b/>
          <w:bCs/>
        </w:rPr>
        <w:t xml:space="preserve">Faceted filters: </w:t>
      </w:r>
      <w:r>
        <w:t>class, department, sensitivity, owner, date, status, tracking number.</w:t>
      </w:r>
    </w:p>
    <w:p w14:paraId="7F0C6BB4" w14:textId="77777777" w:rsidR="00E73D4B" w:rsidRPr="00ED3F33" w:rsidRDefault="50542D5A" w:rsidP="00ED3F33">
      <w:pPr>
        <w:pStyle w:val="ListParagraph"/>
        <w:numPr>
          <w:ilvl w:val="0"/>
          <w:numId w:val="12"/>
        </w:numPr>
        <w:spacing w:after="60" w:line="260" w:lineRule="auto"/>
      </w:pPr>
      <w:r>
        <w:rPr>
          <w:b/>
          <w:bCs/>
        </w:rPr>
        <w:t xml:space="preserve">Permission-trimmed: </w:t>
      </w:r>
      <w:r>
        <w:t xml:space="preserve">results always </w:t>
      </w:r>
      <w:proofErr w:type="spellStart"/>
      <w:r>
        <w:t>honour</w:t>
      </w:r>
      <w:proofErr w:type="spellEnd"/>
      <w:r>
        <w:t xml:space="preserve"> the user's effective rights (no </w:t>
      </w:r>
      <w:proofErr w:type="spellStart"/>
      <w:r>
        <w:t>unauthorised</w:t>
      </w:r>
      <w:proofErr w:type="spellEnd"/>
      <w:r>
        <w:t xml:space="preserve"> results).</w:t>
      </w:r>
    </w:p>
    <w:p w14:paraId="273FA1FC" w14:textId="75A50C97" w:rsidR="00E73D4B" w:rsidRPr="00ED3F33" w:rsidRDefault="00106196" w:rsidP="00ED3F33">
      <w:pPr>
        <w:pStyle w:val="ListParagraph"/>
        <w:numPr>
          <w:ilvl w:val="0"/>
          <w:numId w:val="12"/>
        </w:numPr>
        <w:spacing w:after="60" w:line="260" w:lineRule="auto"/>
      </w:pPr>
      <w:r>
        <w:rPr>
          <w:b/>
          <w:bCs/>
        </w:rPr>
        <w:t>Permission-trimmed metadata and full-text/source-text search across approved documents (Module M6).</w:t>
      </w:r>
    </w:p>
    <w:p w14:paraId="0F22373D" w14:textId="77777777" w:rsidR="00E73D4B" w:rsidRPr="00ED3F33" w:rsidRDefault="03AE59B6" w:rsidP="00ED3F33">
      <w:pPr>
        <w:pStyle w:val="ListParagraph"/>
        <w:numPr>
          <w:ilvl w:val="0"/>
          <w:numId w:val="12"/>
        </w:numPr>
        <w:spacing w:after="60" w:line="260" w:lineRule="auto"/>
      </w:pPr>
      <w:r>
        <w:rPr>
          <w:b/>
          <w:bCs/>
        </w:rPr>
        <w:t xml:space="preserve">Saved searches &amp; smart views </w:t>
      </w:r>
      <w:r>
        <w:t>for recurring departmental queries.</w:t>
      </w:r>
    </w:p>
    <w:p w14:paraId="3914740B" w14:textId="7EEDD083" w:rsidR="5EE7C890" w:rsidRPr="006F05D7" w:rsidRDefault="5EE7C890" w:rsidP="006F05D7">
      <w:pPr>
        <w:pStyle w:val="Heading2"/>
      </w:pPr>
      <w:bookmarkStart w:id="109" w:name="_Toc1025774839"/>
      <w:bookmarkStart w:id="110" w:name="_Toc240108398"/>
      <w:bookmarkStart w:id="111" w:name="_Toc240127407"/>
      <w:r>
        <w:t>15.1 Department / standard navigation</w:t>
      </w:r>
      <w:bookmarkEnd w:id="109"/>
      <w:bookmarkEnd w:id="110"/>
      <w:bookmarkEnd w:id="111"/>
    </w:p>
    <w:p w14:paraId="6DE7614F" w14:textId="40799812" w:rsidR="5EE7C890" w:rsidRPr="006F05D7" w:rsidRDefault="5EE7C890" w:rsidP="45CFC72E">
      <w:r>
        <w:t xml:space="preserve">The document library view is </w:t>
      </w:r>
      <w:proofErr w:type="spellStart"/>
      <w:r>
        <w:t>organised</w:t>
      </w:r>
      <w:proofErr w:type="spellEnd"/>
      <w:r>
        <w:t xml:space="preserve"> as tabs or categories by Department and/or Standard (e.g. Health &amp; Safety, AI, IMS, Information Security, Finance, HR). The grouping taxonomy is Admin-configurable in M13 so new departments or standards can be added without a release.</w:t>
      </w:r>
    </w:p>
    <w:p w14:paraId="08CB2343" w14:textId="590F2F5F" w:rsidR="5EE7C890" w:rsidRPr="006F05D7" w:rsidRDefault="5EE7C890" w:rsidP="006F05D7">
      <w:pPr>
        <w:pStyle w:val="Heading2"/>
      </w:pPr>
      <w:bookmarkStart w:id="112" w:name="_Toc1244421243"/>
      <w:bookmarkStart w:id="113" w:name="_Toc240108399"/>
      <w:bookmarkStart w:id="114" w:name="_Toc240127408"/>
      <w:r>
        <w:t>15.2 One-click access</w:t>
      </w:r>
      <w:bookmarkEnd w:id="112"/>
      <w:bookmarkEnd w:id="113"/>
      <w:bookmarkEnd w:id="114"/>
    </w:p>
    <w:p w14:paraId="76F9CA7B" w14:textId="0A7686C9" w:rsidR="5EE7C890" w:rsidRPr="006F05D7" w:rsidRDefault="5EE7C890" w:rsidP="45CFC72E">
      <w:r>
        <w:t>From any listing row the user can view the document (in-browser preview), download the original file, or open its SharePoint folder - each in a single click, subject to the user’s effective permission (Module M12).</w:t>
      </w:r>
    </w:p>
    <w:p w14:paraId="1B020569" w14:textId="735767E2" w:rsidR="5EE7C890" w:rsidRPr="006F05D7" w:rsidRDefault="5EE7C890" w:rsidP="006F05D7">
      <w:pPr>
        <w:pStyle w:val="Heading2"/>
      </w:pPr>
      <w:bookmarkStart w:id="115" w:name="_Toc52162440"/>
      <w:bookmarkStart w:id="116" w:name="_Toc240108400"/>
      <w:bookmarkStart w:id="117" w:name="_Toc240127409"/>
      <w:r>
        <w:lastRenderedPageBreak/>
        <w:t>15.3 Extended filters</w:t>
      </w:r>
      <w:bookmarkEnd w:id="115"/>
      <w:bookmarkEnd w:id="116"/>
      <w:bookmarkEnd w:id="117"/>
    </w:p>
    <w:p w14:paraId="71FA4659" w14:textId="130524E3" w:rsidR="5EE7C890" w:rsidRPr="006F05D7" w:rsidRDefault="5EE7C890" w:rsidP="45CFC72E">
      <w:r>
        <w:t xml:space="preserve">The faceted filters above are extended </w:t>
      </w:r>
      <w:proofErr w:type="gramStart"/>
      <w:r>
        <w:t>with:</w:t>
      </w:r>
      <w:proofErr w:type="gramEnd"/>
      <w:r>
        <w:t xml:space="preserve"> document name (free text), standard, owner, and status, so results can be narrowed the same way whether the user is browsing by department tab or running a search.</w:t>
      </w:r>
    </w:p>
    <w:p w14:paraId="06430C33" w14:textId="48465DE5" w:rsidR="45CFC72E" w:rsidRDefault="45CFC72E" w:rsidP="45CFC72E">
      <w:pPr>
        <w:spacing w:after="70" w:line="268" w:lineRule="auto"/>
      </w:pPr>
    </w:p>
    <w:p w14:paraId="3656B9AB" w14:textId="77777777" w:rsidR="00E73D4B" w:rsidRPr="006F05D7" w:rsidRDefault="00067B0D">
      <w:r>
        <w:br w:type="page"/>
      </w:r>
    </w:p>
    <w:p w14:paraId="6B87BE4A" w14:textId="59F7EDEB" w:rsidR="00E73D4B" w:rsidRPr="006F05D7" w:rsidRDefault="03AE59B6" w:rsidP="006F05D7">
      <w:pPr>
        <w:pStyle w:val="Heading1"/>
      </w:pPr>
      <w:bookmarkStart w:id="118" w:name="_Toc382246469"/>
      <w:bookmarkStart w:id="119" w:name="_Toc240108401"/>
      <w:bookmarkStart w:id="120" w:name="_Toc240127410"/>
      <w:r>
        <w:lastRenderedPageBreak/>
        <w:t>16. Module M11 Identity, SSO &amp; SharePoint Integration</w:t>
      </w:r>
      <w:bookmarkEnd w:id="118"/>
      <w:bookmarkEnd w:id="119"/>
      <w:bookmarkEnd w:id="120"/>
    </w:p>
    <w:p w14:paraId="17C79721" w14:textId="77777777" w:rsidR="00E73D4B" w:rsidRPr="006F05D7" w:rsidRDefault="03AE59B6" w:rsidP="006F05D7">
      <w:pPr>
        <w:pStyle w:val="Heading2"/>
      </w:pPr>
      <w:bookmarkStart w:id="121" w:name="_Toc554582267"/>
      <w:bookmarkStart w:id="122" w:name="_Toc240108402"/>
      <w:bookmarkStart w:id="123" w:name="_Toc240127411"/>
      <w:r>
        <w:t>16.1 Single Sign-On with UAE PASS</w:t>
      </w:r>
      <w:bookmarkEnd w:id="121"/>
      <w:bookmarkEnd w:id="122"/>
      <w:bookmarkEnd w:id="123"/>
    </w:p>
    <w:p w14:paraId="6D169610" w14:textId="77777777" w:rsidR="00E73D4B" w:rsidRPr="00ED3F33" w:rsidRDefault="50542D5A" w:rsidP="00ED3F33">
      <w:pPr>
        <w:pStyle w:val="ListParagraph"/>
        <w:numPr>
          <w:ilvl w:val="0"/>
          <w:numId w:val="12"/>
        </w:numPr>
        <w:spacing w:after="60" w:line="260" w:lineRule="auto"/>
      </w:pPr>
      <w:r>
        <w:rPr>
          <w:b/>
          <w:bCs/>
        </w:rPr>
        <w:t xml:space="preserve">UAE PASS as primary identity: </w:t>
      </w:r>
      <w:r>
        <w:t xml:space="preserve">users sign in with the UAE national digital identity, federated to Microsoft Entra ID for the </w:t>
      </w:r>
      <w:proofErr w:type="spellStart"/>
      <w:r>
        <w:t>Docaya</w:t>
      </w:r>
      <w:proofErr w:type="spellEnd"/>
      <w:r>
        <w:t xml:space="preserve"> application.</w:t>
      </w:r>
    </w:p>
    <w:p w14:paraId="12222764" w14:textId="77777777" w:rsidR="00E73D4B" w:rsidRPr="00ED3F33" w:rsidRDefault="03AE59B6" w:rsidP="00ED3F33">
      <w:pPr>
        <w:pStyle w:val="ListParagraph"/>
        <w:numPr>
          <w:ilvl w:val="0"/>
          <w:numId w:val="12"/>
        </w:numPr>
        <w:spacing w:after="60" w:line="260" w:lineRule="auto"/>
      </w:pPr>
      <w:r>
        <w:rPr>
          <w:b/>
          <w:bCs/>
        </w:rPr>
        <w:t xml:space="preserve">Standards-based: </w:t>
      </w:r>
      <w:r>
        <w:t>OIDC + PKCE for the single-page app; MFA and Conditional Access enforced by Entra.</w:t>
      </w:r>
    </w:p>
    <w:p w14:paraId="758D83B5" w14:textId="77777777" w:rsidR="00271570" w:rsidRPr="00ED3F33" w:rsidRDefault="5CE959E6" w:rsidP="00ED3F33">
      <w:pPr>
        <w:pStyle w:val="ListParagraph"/>
        <w:numPr>
          <w:ilvl w:val="0"/>
          <w:numId w:val="12"/>
        </w:numPr>
        <w:spacing w:after="60" w:line="260" w:lineRule="auto"/>
      </w:pPr>
      <w:r>
        <w:rPr>
          <w:b/>
          <w:bCs/>
        </w:rPr>
        <w:t xml:space="preserve">Step-up authentication </w:t>
      </w:r>
      <w:r>
        <w:t>for sensitive actions such as approving Secret documents or changing permissions.</w:t>
      </w:r>
    </w:p>
    <w:p w14:paraId="4BD2D27B" w14:textId="77777777" w:rsidR="00E73D4B" w:rsidRPr="006F05D7" w:rsidRDefault="03AE59B6" w:rsidP="006F05D7">
      <w:pPr>
        <w:pStyle w:val="Heading2"/>
      </w:pPr>
      <w:bookmarkStart w:id="124" w:name="_Toc1861987753"/>
      <w:bookmarkStart w:id="125" w:name="_Toc240108403"/>
      <w:bookmarkStart w:id="126" w:name="_Toc240127412"/>
      <w:r>
        <w:t>16.2 Governed SharePoint Service Identity</w:t>
      </w:r>
      <w:bookmarkEnd w:id="124"/>
      <w:bookmarkEnd w:id="125"/>
      <w:bookmarkEnd w:id="126"/>
    </w:p>
    <w:p w14:paraId="061628B5" w14:textId="77777777" w:rsidR="00E73D4B" w:rsidRPr="006F05D7" w:rsidRDefault="50542D5A">
      <w:pPr>
        <w:spacing w:line="276" w:lineRule="auto"/>
      </w:pPr>
      <w:proofErr w:type="spellStart"/>
      <w:r>
        <w:t>Docaya</w:t>
      </w:r>
      <w:proofErr w:type="spellEnd"/>
      <w:r>
        <w:t xml:space="preserve"> integrates with SharePoint through a single </w:t>
      </w:r>
      <w:r>
        <w:rPr>
          <w:b/>
          <w:bCs/>
        </w:rPr>
        <w:t>governed service identity (system/service principal)</w:t>
      </w:r>
      <w:r>
        <w:t xml:space="preserve"> that holds read and write access across the </w:t>
      </w:r>
      <w:proofErr w:type="spellStart"/>
      <w:r>
        <w:t>Docaya</w:t>
      </w:r>
      <w:proofErr w:type="spellEnd"/>
      <w:r>
        <w:t xml:space="preserve"> document estate. Once a user signs in to </w:t>
      </w:r>
      <w:proofErr w:type="spellStart"/>
      <w:r>
        <w:t>Docaya</w:t>
      </w:r>
      <w:proofErr w:type="spellEnd"/>
      <w:r>
        <w:t xml:space="preserve">, their access is </w:t>
      </w:r>
      <w:r>
        <w:rPr>
          <w:b/>
          <w:bCs/>
        </w:rPr>
        <w:t xml:space="preserve">managed within </w:t>
      </w:r>
      <w:proofErr w:type="spellStart"/>
      <w:r>
        <w:rPr>
          <w:b/>
          <w:bCs/>
        </w:rPr>
        <w:t>Docaya</w:t>
      </w:r>
      <w:proofErr w:type="spellEnd"/>
      <w:r>
        <w:t xml:space="preserve"> (RBAC + ABAC), while all content operations against SharePoint are performed under this one auditable service identity.</w:t>
      </w:r>
    </w:p>
    <w:tbl>
      <w:tblPr>
        <w:tblW w:w="9360" w:type="dxa"/>
        <w:tblCellMar>
          <w:left w:w="10" w:type="dxa"/>
          <w:right w:w="10" w:type="dxa"/>
        </w:tblCellMar>
        <w:tblLook w:val="0020" w:firstRow="1" w:lastRow="0" w:firstColumn="0" w:lastColumn="0" w:noHBand="0" w:noVBand="0"/>
      </w:tblPr>
      <w:tblGrid>
        <w:gridCol w:w="23"/>
        <w:gridCol w:w="1633"/>
        <w:gridCol w:w="4297"/>
        <w:gridCol w:w="2820"/>
        <w:gridCol w:w="20"/>
        <w:gridCol w:w="567"/>
      </w:tblGrid>
      <w:tr w:rsidR="00894A95" w14:paraId="3514BE3C" w14:textId="77777777" w:rsidTr="00ED3F33">
        <w:trPr>
          <w:trHeight w:val="300"/>
          <w:tblHeader/>
        </w:trPr>
        <w:tc>
          <w:tcPr>
            <w:tcW w:w="1700" w:type="dxa"/>
            <w:gridSpan w:val="2"/>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EAD871A"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Aspect</w:t>
            </w:r>
          </w:p>
        </w:tc>
        <w:tc>
          <w:tcPr>
            <w:tcW w:w="4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224AF62" w14:textId="77777777" w:rsidR="00894A95" w:rsidRPr="006F05D7" w:rsidRDefault="08A3C276" w:rsidP="45CFC72E">
            <w:pPr>
              <w:spacing w:line="249" w:lineRule="auto"/>
              <w:rPr>
                <w:b/>
                <w:bCs/>
                <w:color w:val="FFFFFF"/>
                <w:sz w:val="17"/>
                <w:szCs w:val="17"/>
              </w:rPr>
            </w:pPr>
            <w:r>
              <w:rPr>
                <w:b/>
                <w:bCs/>
                <w:color w:val="FFFFFF"/>
                <w:sz w:val="17"/>
                <w:szCs w:val="17"/>
              </w:rPr>
              <w:t>Design decision</w:t>
            </w:r>
          </w:p>
        </w:tc>
        <w:tc>
          <w:tcPr>
            <w:tcW w:w="3000" w:type="dxa"/>
            <w:gridSpan w:val="2"/>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469329E" w14:textId="77777777" w:rsidR="00894A95" w:rsidRPr="006F05D7" w:rsidRDefault="08A3C276" w:rsidP="45CFC72E">
            <w:pPr>
              <w:spacing w:line="249" w:lineRule="auto"/>
              <w:rPr>
                <w:b/>
                <w:bCs/>
                <w:color w:val="FFFFFF"/>
                <w:sz w:val="17"/>
                <w:szCs w:val="17"/>
              </w:rPr>
            </w:pPr>
            <w:r>
              <w:rPr>
                <w:b/>
                <w:bCs/>
                <w:color w:val="FFFFFF"/>
                <w:sz w:val="17"/>
                <w:szCs w:val="17"/>
              </w:rPr>
              <w:t>Benefit</w:t>
            </w:r>
          </w:p>
        </w:tc>
        <w:tc>
          <w:tcPr>
            <w:tcW w:w="15" w:type="dxa"/>
            <w:tcBorders>
              <w:top w:val="nil"/>
              <w:left w:val="nil"/>
              <w:bottom w:val="nil"/>
              <w:right w:val="nil"/>
            </w:tcBorders>
            <w:shd w:val="clear" w:color="FFFFFF" w:fill="FFFFFF"/>
            <w:tcMar>
              <w:top w:w="0" w:type="dxa"/>
              <w:left w:w="0" w:type="dxa"/>
              <w:bottom w:w="0" w:type="dxa"/>
              <w:right w:w="0" w:type="dxa"/>
            </w:tcMar>
            <w:vAlign w:val="center"/>
            <w:hideMark/>
          </w:tcPr>
          <w:p w14:paraId="32C7C671" w14:textId="77777777" w:rsidR="00894A95" w:rsidRPr="006F05D7" w:rsidRDefault="08A3C276">
            <w:pPr>
              <w:rPr>
                <w:b/>
                <w:color w:val="FFFFFF"/>
              </w:rPr>
            </w:pPr>
            <w:r>
              <w:rPr>
                <w:b/>
                <w:color w:val="FFFFFF"/>
              </w:rPr>
              <w:t> </w:t>
            </w:r>
          </w:p>
        </w:tc>
      </w:tr>
      <w:tr w:rsidR="00E73D4B" w14:paraId="3AE04D0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00BA633" w14:textId="77777777" w:rsidR="00E73D4B" w:rsidRPr="00ED3F33" w:rsidRDefault="03AE59B6" w:rsidP="45CFC72E">
            <w:pPr>
              <w:spacing w:line="250" w:lineRule="auto"/>
              <w:rPr>
                <w:b/>
                <w:bCs/>
                <w:color w:val="0E1330"/>
                <w:sz w:val="16"/>
                <w:szCs w:val="16"/>
              </w:rPr>
            </w:pPr>
            <w:r>
              <w:rPr>
                <w:b/>
                <w:bCs/>
                <w:color w:val="0E1330"/>
                <w:sz w:val="16"/>
                <w:szCs w:val="16"/>
              </w:rPr>
              <w:t>User access</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4802635" w14:textId="77777777" w:rsidR="00E73D4B" w:rsidRPr="006F05D7" w:rsidRDefault="50542D5A" w:rsidP="45CFC72E">
            <w:pPr>
              <w:spacing w:line="250" w:lineRule="auto"/>
              <w:rPr>
                <w:sz w:val="16"/>
                <w:szCs w:val="16"/>
              </w:rPr>
            </w:pPr>
            <w:r>
              <w:rPr>
                <w:sz w:val="16"/>
                <w:szCs w:val="16"/>
              </w:rPr>
              <w:t xml:space="preserve">Centrally managed inside </w:t>
            </w:r>
            <w:proofErr w:type="spellStart"/>
            <w:r>
              <w:rPr>
                <w:sz w:val="16"/>
                <w:szCs w:val="16"/>
              </w:rPr>
              <w:t>Docaya</w:t>
            </w:r>
            <w:proofErr w:type="spellEnd"/>
            <w:r>
              <w:rPr>
                <w:sz w:val="16"/>
                <w:szCs w:val="16"/>
              </w:rPr>
              <w:t xml:space="preserve"> (roles + attributes)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91F182D" w14:textId="77777777" w:rsidR="00E73D4B" w:rsidRPr="006F05D7" w:rsidRDefault="03AE59B6" w:rsidP="45CFC72E">
            <w:pPr>
              <w:spacing w:line="250" w:lineRule="auto"/>
              <w:rPr>
                <w:sz w:val="16"/>
                <w:szCs w:val="16"/>
              </w:rPr>
            </w:pPr>
            <w:r>
              <w:rPr>
                <w:sz w:val="16"/>
                <w:szCs w:val="16"/>
              </w:rPr>
              <w:t>Single, consistent control point</w:t>
            </w:r>
          </w:p>
        </w:tc>
      </w:tr>
      <w:tr w:rsidR="00E73D4B" w14:paraId="4B959AE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D5B6809" w14:textId="77777777" w:rsidR="00E73D4B" w:rsidRPr="00ED3F33" w:rsidRDefault="03AE59B6" w:rsidP="45CFC72E">
            <w:pPr>
              <w:spacing w:line="250" w:lineRule="auto"/>
              <w:rPr>
                <w:b/>
                <w:bCs/>
                <w:color w:val="0E1330"/>
                <w:sz w:val="16"/>
                <w:szCs w:val="16"/>
              </w:rPr>
            </w:pPr>
            <w:r>
              <w:rPr>
                <w:b/>
                <w:bCs/>
                <w:color w:val="0E1330"/>
                <w:sz w:val="16"/>
                <w:szCs w:val="16"/>
              </w:rPr>
              <w:t>SharePoint access</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03DD531" w14:textId="77777777" w:rsidR="00E73D4B" w:rsidRPr="006F05D7" w:rsidRDefault="50542D5A" w:rsidP="45CFC72E">
            <w:pPr>
              <w:spacing w:line="250" w:lineRule="auto"/>
              <w:rPr>
                <w:sz w:val="16"/>
                <w:szCs w:val="16"/>
              </w:rPr>
            </w:pPr>
            <w:r>
              <w:rPr>
                <w:sz w:val="16"/>
                <w:szCs w:val="16"/>
              </w:rPr>
              <w:t xml:space="preserve">Performed by the </w:t>
            </w:r>
            <w:proofErr w:type="spellStart"/>
            <w:r>
              <w:rPr>
                <w:sz w:val="16"/>
                <w:szCs w:val="16"/>
              </w:rPr>
              <w:t>Docaya</w:t>
            </w:r>
            <w:proofErr w:type="spellEnd"/>
            <w:r>
              <w:rPr>
                <w:sz w:val="16"/>
                <w:szCs w:val="16"/>
              </w:rPr>
              <w:t xml:space="preserve"> service identity (read/write on the estate)</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4B6B6EA" w14:textId="77777777" w:rsidR="00E73D4B" w:rsidRPr="006F05D7" w:rsidRDefault="03AE59B6" w:rsidP="45CFC72E">
            <w:pPr>
              <w:spacing w:line="250" w:lineRule="auto"/>
              <w:rPr>
                <w:sz w:val="16"/>
                <w:szCs w:val="16"/>
              </w:rPr>
            </w:pPr>
            <w:r>
              <w:rPr>
                <w:sz w:val="16"/>
                <w:szCs w:val="16"/>
              </w:rPr>
              <w:t>Uniform, auditable content operations</w:t>
            </w:r>
          </w:p>
        </w:tc>
      </w:tr>
      <w:tr w:rsidR="00E73D4B" w14:paraId="76A263AE"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C907287" w14:textId="77777777" w:rsidR="00E73D4B" w:rsidRPr="00ED3F33" w:rsidRDefault="03AE59B6" w:rsidP="45CFC72E">
            <w:pPr>
              <w:spacing w:line="250" w:lineRule="auto"/>
              <w:rPr>
                <w:b/>
                <w:bCs/>
                <w:color w:val="0E1330"/>
                <w:sz w:val="16"/>
                <w:szCs w:val="16"/>
              </w:rPr>
            </w:pPr>
            <w:r>
              <w:rPr>
                <w:b/>
                <w:bCs/>
                <w:color w:val="0E1330"/>
                <w:sz w:val="16"/>
                <w:szCs w:val="16"/>
              </w:rPr>
              <w:t>Credential</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6E980D3" w14:textId="08AF73AC" w:rsidR="00E73D4B" w:rsidRPr="006F05D7" w:rsidRDefault="03AE59B6" w:rsidP="45CFC72E">
            <w:pPr>
              <w:spacing w:line="250" w:lineRule="auto"/>
              <w:rPr>
                <w:sz w:val="16"/>
                <w:szCs w:val="16"/>
              </w:rPr>
            </w:pPr>
            <w:r>
              <w:rPr>
                <w:sz w:val="16"/>
                <w:szCs w:val="16"/>
              </w:rPr>
              <w:t>Managed identity / workload identity - no stored user passwords</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BDCAB36" w14:textId="77777777" w:rsidR="00E73D4B" w:rsidRPr="006F05D7" w:rsidRDefault="03AE59B6" w:rsidP="45CFC72E">
            <w:pPr>
              <w:spacing w:line="250" w:lineRule="auto"/>
              <w:rPr>
                <w:sz w:val="16"/>
                <w:szCs w:val="16"/>
              </w:rPr>
            </w:pPr>
            <w:proofErr w:type="gramStart"/>
            <w:r>
              <w:rPr>
                <w:sz w:val="16"/>
                <w:szCs w:val="16"/>
              </w:rPr>
              <w:t>Least-privilege</w:t>
            </w:r>
            <w:proofErr w:type="gramEnd"/>
            <w:r>
              <w:rPr>
                <w:sz w:val="16"/>
                <w:szCs w:val="16"/>
              </w:rPr>
              <w:t>, no secret sprawl</w:t>
            </w:r>
          </w:p>
        </w:tc>
      </w:tr>
      <w:tr w:rsidR="00E73D4B" w14:paraId="61FEFA9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F2931DD" w14:textId="77777777" w:rsidR="00E73D4B" w:rsidRPr="00ED3F33" w:rsidRDefault="03AE59B6" w:rsidP="45CFC72E">
            <w:pPr>
              <w:spacing w:line="250" w:lineRule="auto"/>
              <w:rPr>
                <w:b/>
                <w:bCs/>
                <w:color w:val="0E1330"/>
                <w:sz w:val="16"/>
                <w:szCs w:val="16"/>
              </w:rPr>
            </w:pPr>
            <w:r>
              <w:rPr>
                <w:b/>
                <w:bCs/>
                <w:color w:val="0E1330"/>
                <w:sz w:val="16"/>
                <w:szCs w:val="16"/>
              </w:rPr>
              <w:t>Authorization</w:t>
            </w:r>
          </w:p>
        </w:tc>
        <w:tc>
          <w:tcPr>
            <w:tcW w:w="4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46E634B" w14:textId="77777777" w:rsidR="00E73D4B" w:rsidRPr="006F05D7" w:rsidRDefault="50542D5A" w:rsidP="45CFC72E">
            <w:pPr>
              <w:spacing w:line="250" w:lineRule="auto"/>
              <w:rPr>
                <w:sz w:val="16"/>
                <w:szCs w:val="16"/>
              </w:rPr>
            </w:pPr>
            <w:proofErr w:type="spellStart"/>
            <w:r>
              <w:rPr>
                <w:sz w:val="16"/>
                <w:szCs w:val="16"/>
              </w:rPr>
              <w:t>Docaya</w:t>
            </w:r>
            <w:proofErr w:type="spellEnd"/>
            <w:r>
              <w:rPr>
                <w:sz w:val="16"/>
                <w:szCs w:val="16"/>
              </w:rPr>
              <w:t xml:space="preserve"> enforces who can see/do what before any SharePoint call</w:t>
            </w:r>
          </w:p>
        </w:tc>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3C933B8" w14:textId="77777777" w:rsidR="00E73D4B" w:rsidRPr="006F05D7" w:rsidRDefault="03AE59B6" w:rsidP="45CFC72E">
            <w:pPr>
              <w:spacing w:line="250" w:lineRule="auto"/>
              <w:rPr>
                <w:sz w:val="16"/>
                <w:szCs w:val="16"/>
              </w:rPr>
            </w:pPr>
            <w:proofErr w:type="spellStart"/>
            <w:r>
              <w:rPr>
                <w:sz w:val="16"/>
                <w:szCs w:val="16"/>
              </w:rPr>
              <w:t>Defence</w:t>
            </w:r>
            <w:proofErr w:type="spellEnd"/>
            <w:r>
              <w:rPr>
                <w:sz w:val="16"/>
                <w:szCs w:val="16"/>
              </w:rPr>
              <w:t xml:space="preserve"> in depth</w:t>
            </w:r>
          </w:p>
        </w:tc>
      </w:tr>
      <w:tr w:rsidR="00E73D4B" w14:paraId="4974261F"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gridAfter w:val="2"/>
          <w:wAfter w:w="22" w:type="dxa"/>
        </w:trPr>
        <w:tc>
          <w:tcPr>
            <w:tcW w:w="1700" w:type="dxa"/>
            <w:gridSpan w:val="2"/>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D52AB0A" w14:textId="77777777" w:rsidR="00E73D4B" w:rsidRPr="00ED3F33" w:rsidRDefault="03AE59B6" w:rsidP="45CFC72E">
            <w:pPr>
              <w:spacing w:line="250" w:lineRule="auto"/>
              <w:rPr>
                <w:b/>
                <w:bCs/>
                <w:color w:val="0E1330"/>
                <w:sz w:val="16"/>
                <w:szCs w:val="16"/>
              </w:rPr>
            </w:pPr>
            <w:r>
              <w:rPr>
                <w:b/>
                <w:bCs/>
                <w:color w:val="0E1330"/>
                <w:sz w:val="16"/>
                <w:szCs w:val="16"/>
              </w:rPr>
              <w:t>Audit</w:t>
            </w:r>
          </w:p>
        </w:tc>
        <w:tc>
          <w:tcPr>
            <w:tcW w:w="4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25EEE0A8" w14:textId="77777777" w:rsidR="00E73D4B" w:rsidRPr="006F05D7" w:rsidRDefault="03AE59B6" w:rsidP="45CFC72E">
            <w:pPr>
              <w:spacing w:line="250" w:lineRule="auto"/>
              <w:rPr>
                <w:sz w:val="16"/>
                <w:szCs w:val="16"/>
              </w:rPr>
            </w:pPr>
            <w:r>
              <w:rPr>
                <w:sz w:val="16"/>
                <w:szCs w:val="16"/>
              </w:rPr>
              <w:t>Every action attributed to the real user in Azure SQL, executed by the service identity</w:t>
            </w:r>
          </w:p>
        </w:tc>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F5D1EF9" w14:textId="77777777" w:rsidR="00E73D4B" w:rsidRPr="006F05D7" w:rsidRDefault="03AE59B6" w:rsidP="45CFC72E">
            <w:pPr>
              <w:spacing w:line="250" w:lineRule="auto"/>
              <w:rPr>
                <w:sz w:val="16"/>
                <w:szCs w:val="16"/>
              </w:rPr>
            </w:pPr>
            <w:r>
              <w:rPr>
                <w:sz w:val="16"/>
                <w:szCs w:val="16"/>
              </w:rPr>
              <w:t>Full accountability</w:t>
            </w:r>
          </w:p>
        </w:tc>
      </w:tr>
      <w:tr w:rsidR="00E73D4B" w14:paraId="184D3DD2" w14:textId="77777777" w:rsidTr="00ED3F33">
        <w:tblPrEx>
          <w:tblBorders>
            <w:top w:val="single" w:sz="1" w:space="0" w:color="FFF3E8"/>
            <w:left w:val="single" w:sz="18" w:space="0" w:color="D9660F"/>
            <w:bottom w:val="single" w:sz="1" w:space="0" w:color="FFF3E8"/>
            <w:right w:val="single" w:sz="1" w:space="0" w:color="FFF3E8"/>
            <w:insideH w:val="single" w:sz="4" w:space="0" w:color="auto"/>
            <w:insideV w:val="single" w:sz="4" w:space="0" w:color="auto"/>
          </w:tblBorders>
        </w:tblPrEx>
        <w:trPr>
          <w:gridBefore w:val="1"/>
          <w:gridAfter w:val="1"/>
          <w:wBefore w:w="22" w:type="dxa"/>
          <w:wAfter w:w="623" w:type="dxa"/>
        </w:trPr>
        <w:tc>
          <w:tcPr>
            <w:tcW w:w="9360" w:type="dxa"/>
            <w:gridSpan w:val="4"/>
            <w:tcBorders>
              <w:top w:val="nil"/>
              <w:left w:val="single" w:sz="18" w:space="0" w:color="14705C"/>
              <w:bottom w:val="single" w:sz="8" w:space="0" w:color="E8F5EF"/>
              <w:right w:val="single" w:sz="8" w:space="0" w:color="E8F5EF"/>
            </w:tcBorders>
            <w:shd w:val="clear" w:color="F3F0FC" w:fill="F3F0FC"/>
            <w:tcMar>
              <w:top w:w="110" w:type="dxa"/>
              <w:left w:w="160" w:type="dxa"/>
              <w:bottom w:w="110" w:type="dxa"/>
              <w:right w:w="140" w:type="dxa"/>
            </w:tcMar>
            <w:hideMark/>
          </w:tcPr>
          <w:p w14:paraId="6D3218C8" w14:textId="3974DB37" w:rsidR="00E73D4B" w:rsidRPr="006F05D7" w:rsidRDefault="00106196" w:rsidP="45CFC72E">
            <w:pPr>
              <w:spacing w:line="264" w:lineRule="auto"/>
              <w:rPr>
                <w:sz w:val="18"/>
                <w:szCs w:val="18"/>
              </w:rPr>
            </w:pPr>
            <w:r>
              <w:rPr>
                <w:b/>
                <w:bCs/>
                <w:color w:val="14705C"/>
              </w:rPr>
              <w:t xml:space="preserve">Integration model Users never touch SharePoint permissions directly. </w:t>
            </w:r>
            <w:proofErr w:type="spellStart"/>
            <w:r>
              <w:rPr>
                <w:b/>
                <w:bCs/>
                <w:color w:val="14705C"/>
              </w:rPr>
              <w:t>Docaya</w:t>
            </w:r>
            <w:proofErr w:type="spellEnd"/>
            <w:r>
              <w:rPr>
                <w:b/>
                <w:bCs/>
                <w:color w:val="14705C"/>
              </w:rPr>
              <w:t xml:space="preserve"> is the governance layer: it decides access, then acts on SharePoint Online through one controlled Entra ID service identity - keeping permission management simple, </w:t>
            </w:r>
            <w:proofErr w:type="spellStart"/>
            <w:r>
              <w:rPr>
                <w:b/>
                <w:bCs/>
                <w:color w:val="14705C"/>
              </w:rPr>
              <w:t>centralised</w:t>
            </w:r>
            <w:proofErr w:type="spellEnd"/>
            <w:r>
              <w:rPr>
                <w:b/>
                <w:bCs/>
                <w:color w:val="14705C"/>
              </w:rPr>
              <w:t xml:space="preserve"> and fully audited.</w:t>
            </w:r>
          </w:p>
        </w:tc>
      </w:tr>
    </w:tbl>
    <w:p w14:paraId="278C05E5" w14:textId="2C2F5470" w:rsidR="00E73D4B" w:rsidRPr="006F05D7" w:rsidRDefault="03AE59B6" w:rsidP="006F05D7">
      <w:pPr>
        <w:pStyle w:val="Heading1"/>
      </w:pPr>
      <w:bookmarkStart w:id="127" w:name="_Toc1160864027"/>
      <w:bookmarkStart w:id="128" w:name="_Toc240108404"/>
      <w:bookmarkStart w:id="129" w:name="_Toc240127413"/>
      <w:r>
        <w:t>17. Module M12 Access Control (RBAC + ABAC)</w:t>
      </w:r>
      <w:bookmarkEnd w:id="127"/>
      <w:bookmarkEnd w:id="128"/>
      <w:bookmarkEnd w:id="129"/>
    </w:p>
    <w:p w14:paraId="642FA4F3" w14:textId="77777777" w:rsidR="00E73D4B" w:rsidRPr="00ED3F33" w:rsidRDefault="03AE59B6" w:rsidP="00ED3F33">
      <w:pPr>
        <w:pStyle w:val="ListParagraph"/>
        <w:numPr>
          <w:ilvl w:val="0"/>
          <w:numId w:val="12"/>
        </w:numPr>
        <w:spacing w:after="60" w:line="260" w:lineRule="auto"/>
      </w:pPr>
      <w:r>
        <w:rPr>
          <w:b/>
          <w:bCs/>
        </w:rPr>
        <w:t xml:space="preserve">RBAC: </w:t>
      </w:r>
      <w:r>
        <w:t>roles/app-roles (Section 3) grant baseline capabilities.</w:t>
      </w:r>
    </w:p>
    <w:p w14:paraId="59D838C2" w14:textId="77777777" w:rsidR="00E73D4B" w:rsidRPr="00ED3F33" w:rsidRDefault="03AE59B6" w:rsidP="00ED3F33">
      <w:pPr>
        <w:pStyle w:val="ListParagraph"/>
        <w:numPr>
          <w:ilvl w:val="0"/>
          <w:numId w:val="12"/>
        </w:numPr>
        <w:spacing w:after="60" w:line="260" w:lineRule="auto"/>
      </w:pPr>
      <w:r>
        <w:rPr>
          <w:b/>
          <w:bCs/>
        </w:rPr>
        <w:t xml:space="preserve">ABAC overlays: </w:t>
      </w:r>
      <w:r>
        <w:t>attributes such as department, sensitivity and clearance refine access (e.g., 'Confidential HR records visible to HR only').</w:t>
      </w:r>
    </w:p>
    <w:p w14:paraId="6E947273" w14:textId="77777777" w:rsidR="00E73D4B" w:rsidRPr="00ED3F33" w:rsidRDefault="03AE59B6" w:rsidP="00ED3F33">
      <w:pPr>
        <w:pStyle w:val="ListParagraph"/>
        <w:numPr>
          <w:ilvl w:val="0"/>
          <w:numId w:val="12"/>
        </w:numPr>
        <w:spacing w:after="60" w:line="260" w:lineRule="auto"/>
      </w:pPr>
      <w:r>
        <w:rPr>
          <w:b/>
          <w:bCs/>
        </w:rPr>
        <w:t xml:space="preserve">Deny-by-default: </w:t>
      </w:r>
      <w:r>
        <w:t>no access unless explicitly granted; every decision is logged.</w:t>
      </w:r>
    </w:p>
    <w:p w14:paraId="51499CEB" w14:textId="77777777" w:rsidR="00E73D4B" w:rsidRPr="00ED3F33" w:rsidRDefault="50542D5A" w:rsidP="00ED3F33">
      <w:pPr>
        <w:pStyle w:val="ListParagraph"/>
        <w:numPr>
          <w:ilvl w:val="0"/>
          <w:numId w:val="12"/>
        </w:numPr>
        <w:spacing w:after="60" w:line="260" w:lineRule="auto"/>
      </w:pPr>
      <w:r>
        <w:rPr>
          <w:b/>
          <w:bCs/>
        </w:rPr>
        <w:t xml:space="preserve">Effective-permission evaluation </w:t>
      </w:r>
      <w:r>
        <w:t>combines role + attribute + document scope before any read, download or action.</w:t>
      </w:r>
    </w:p>
    <w:p w14:paraId="63E4CB48" w14:textId="562188AF" w:rsidR="00E73D4B" w:rsidRPr="006F05D7" w:rsidRDefault="03AE59B6" w:rsidP="006F05D7">
      <w:pPr>
        <w:pStyle w:val="Heading1"/>
      </w:pPr>
      <w:bookmarkStart w:id="130" w:name="_Toc1895147698"/>
      <w:bookmarkStart w:id="131" w:name="_Toc240108405"/>
      <w:bookmarkStart w:id="132" w:name="_Toc240127414"/>
      <w:r>
        <w:t>18. Module M13 Admin Center</w:t>
      </w:r>
      <w:bookmarkEnd w:id="130"/>
      <w:bookmarkEnd w:id="131"/>
      <w:bookmarkEnd w:id="132"/>
    </w:p>
    <w:p w14:paraId="5B17D240" w14:textId="77777777" w:rsidR="00825D2E" w:rsidRPr="006F05D7" w:rsidRDefault="2D4A4973">
      <w:pPr>
        <w:spacing w:line="276" w:lineRule="auto"/>
        <w:rPr>
          <w:kern w:val="2"/>
          <w14:ligatures w14:val="standardContextual"/>
        </w:rPr>
      </w:pPr>
      <w:r>
        <w:t>A no-code control plane so Client administrators configure the system without engineering tickets.</w:t>
      </w:r>
    </w:p>
    <w:tbl>
      <w:tblPr>
        <w:tblW w:w="9360" w:type="dxa"/>
        <w:tblCellMar>
          <w:left w:w="10" w:type="dxa"/>
          <w:right w:w="10" w:type="dxa"/>
        </w:tblCellMar>
        <w:tblLook w:val="0020" w:firstRow="1" w:lastRow="0" w:firstColumn="0" w:lastColumn="0" w:noHBand="0" w:noVBand="0"/>
      </w:tblPr>
      <w:tblGrid>
        <w:gridCol w:w="2700"/>
        <w:gridCol w:w="6660"/>
      </w:tblGrid>
      <w:tr w:rsidR="00894A95" w14:paraId="1EF41686" w14:textId="77777777" w:rsidTr="006F05D7">
        <w:trPr>
          <w:trHeight w:val="300"/>
          <w:tblHeader/>
        </w:trPr>
        <w:tc>
          <w:tcPr>
            <w:tcW w:w="27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98C82B6"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lastRenderedPageBreak/>
              <w:t>Area</w:t>
            </w:r>
          </w:p>
        </w:tc>
        <w:tc>
          <w:tcPr>
            <w:tcW w:w="66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6E7F267A" w14:textId="77777777" w:rsidR="00894A95" w:rsidRPr="006F05D7" w:rsidRDefault="08A3C276" w:rsidP="45CFC72E">
            <w:pPr>
              <w:spacing w:line="249" w:lineRule="auto"/>
              <w:rPr>
                <w:b/>
                <w:bCs/>
                <w:color w:val="FFFFFF"/>
                <w:sz w:val="17"/>
                <w:szCs w:val="17"/>
              </w:rPr>
            </w:pPr>
            <w:r>
              <w:rPr>
                <w:b/>
                <w:bCs/>
                <w:color w:val="FFFFFF"/>
                <w:sz w:val="17"/>
                <w:szCs w:val="17"/>
              </w:rPr>
              <w:t>Configurable items</w:t>
            </w:r>
          </w:p>
        </w:tc>
      </w:tr>
      <w:tr w:rsidR="00E73D4B" w14:paraId="78523F3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9C655F" w14:textId="77777777" w:rsidR="00E73D4B" w:rsidRPr="00ED3F33" w:rsidRDefault="03AE59B6" w:rsidP="45CFC72E">
            <w:pPr>
              <w:spacing w:line="250" w:lineRule="auto"/>
              <w:rPr>
                <w:b/>
                <w:bCs/>
                <w:color w:val="0E1330"/>
                <w:sz w:val="16"/>
                <w:szCs w:val="16"/>
              </w:rPr>
            </w:pPr>
            <w:r>
              <w:rPr>
                <w:b/>
                <w:bCs/>
                <w:color w:val="0E1330"/>
                <w:sz w:val="16"/>
                <w:szCs w:val="16"/>
              </w:rPr>
              <w:t>Document types &amp; schemas</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38FF6D3" w14:textId="77777777" w:rsidR="00E73D4B" w:rsidRPr="006F05D7" w:rsidRDefault="03AE59B6" w:rsidP="45CFC72E">
            <w:pPr>
              <w:spacing w:line="250" w:lineRule="auto"/>
              <w:rPr>
                <w:sz w:val="16"/>
                <w:szCs w:val="16"/>
              </w:rPr>
            </w:pPr>
            <w:r>
              <w:rPr>
                <w:sz w:val="16"/>
                <w:szCs w:val="16"/>
              </w:rPr>
              <w:t>Create/edit classes, metadata fields, validation, controlled vocabularies</w:t>
            </w:r>
          </w:p>
        </w:tc>
      </w:tr>
      <w:tr w:rsidR="00E73D4B" w14:paraId="237A9DB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7FF4219" w14:textId="77777777" w:rsidR="00E73D4B" w:rsidRPr="00ED3F33" w:rsidRDefault="03AE59B6" w:rsidP="45CFC72E">
            <w:pPr>
              <w:spacing w:line="250" w:lineRule="auto"/>
              <w:rPr>
                <w:b/>
                <w:bCs/>
                <w:color w:val="0E1330"/>
                <w:sz w:val="16"/>
                <w:szCs w:val="16"/>
              </w:rPr>
            </w:pPr>
            <w:r>
              <w:rPr>
                <w:b/>
                <w:bCs/>
                <w:color w:val="0E1330"/>
                <w:sz w:val="16"/>
                <w:szCs w:val="16"/>
              </w:rPr>
              <w:t>Routing rules</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3ED261" w14:textId="77777777" w:rsidR="00E73D4B" w:rsidRPr="006F05D7" w:rsidRDefault="03AE59B6" w:rsidP="45CFC72E">
            <w:pPr>
              <w:spacing w:line="250" w:lineRule="auto"/>
              <w:rPr>
                <w:sz w:val="16"/>
                <w:szCs w:val="16"/>
              </w:rPr>
            </w:pPr>
            <w:r>
              <w:rPr>
                <w:sz w:val="16"/>
                <w:szCs w:val="16"/>
              </w:rPr>
              <w:t>Map class + sensitivity + department to target library and approvers</w:t>
            </w:r>
          </w:p>
        </w:tc>
      </w:tr>
      <w:tr w:rsidR="00E73D4B" w14:paraId="218D682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72F8F40E" w14:textId="77777777" w:rsidR="00E73D4B" w:rsidRPr="00ED3F33" w:rsidRDefault="03AE59B6" w:rsidP="45CFC72E">
            <w:pPr>
              <w:spacing w:line="250" w:lineRule="auto"/>
              <w:rPr>
                <w:b/>
                <w:bCs/>
                <w:color w:val="0E1330"/>
                <w:sz w:val="16"/>
                <w:szCs w:val="16"/>
              </w:rPr>
            </w:pPr>
            <w:r>
              <w:rPr>
                <w:b/>
                <w:bCs/>
                <w:color w:val="0E1330"/>
                <w:sz w:val="16"/>
                <w:szCs w:val="16"/>
              </w:rPr>
              <w:t>Workflows</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8D677E6" w14:textId="77777777" w:rsidR="00E73D4B" w:rsidRPr="006F05D7" w:rsidRDefault="03AE59B6" w:rsidP="45CFC72E">
            <w:pPr>
              <w:spacing w:line="250" w:lineRule="auto"/>
              <w:rPr>
                <w:sz w:val="16"/>
                <w:szCs w:val="16"/>
              </w:rPr>
            </w:pPr>
            <w:r>
              <w:rPr>
                <w:sz w:val="16"/>
                <w:szCs w:val="16"/>
              </w:rPr>
              <w:t>Design single/sequential/parallel/conditional flows; SLA &amp; escalation</w:t>
            </w:r>
          </w:p>
        </w:tc>
      </w:tr>
      <w:tr w:rsidR="00E73D4B" w14:paraId="32E578DA"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4298E29" w14:textId="77777777" w:rsidR="00E73D4B" w:rsidRPr="00ED3F33" w:rsidRDefault="03AE59B6" w:rsidP="45CFC72E">
            <w:pPr>
              <w:spacing w:line="250" w:lineRule="auto"/>
              <w:rPr>
                <w:b/>
                <w:bCs/>
                <w:color w:val="0E1330"/>
                <w:sz w:val="16"/>
                <w:szCs w:val="16"/>
              </w:rPr>
            </w:pPr>
            <w:r>
              <w:rPr>
                <w:b/>
                <w:bCs/>
                <w:color w:val="0E1330"/>
                <w:sz w:val="16"/>
                <w:szCs w:val="16"/>
              </w:rPr>
              <w:t>Notifications</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95B41A6" w14:textId="77777777" w:rsidR="00E73D4B" w:rsidRPr="006F05D7" w:rsidRDefault="03AE59B6" w:rsidP="45CFC72E">
            <w:pPr>
              <w:spacing w:line="250" w:lineRule="auto"/>
              <w:rPr>
                <w:sz w:val="16"/>
                <w:szCs w:val="16"/>
              </w:rPr>
            </w:pPr>
            <w:r>
              <w:rPr>
                <w:sz w:val="16"/>
                <w:szCs w:val="16"/>
              </w:rPr>
              <w:t>Templates (Arabic/English), default channels, quiet hours</w:t>
            </w:r>
          </w:p>
        </w:tc>
      </w:tr>
      <w:tr w:rsidR="00E73D4B" w14:paraId="0A1E114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08740B3" w14:textId="77777777" w:rsidR="00E73D4B" w:rsidRPr="00ED3F33" w:rsidRDefault="03AE59B6" w:rsidP="45CFC72E">
            <w:pPr>
              <w:spacing w:line="250" w:lineRule="auto"/>
              <w:rPr>
                <w:b/>
                <w:bCs/>
                <w:color w:val="0E1330"/>
                <w:sz w:val="16"/>
                <w:szCs w:val="16"/>
              </w:rPr>
            </w:pPr>
            <w:r>
              <w:rPr>
                <w:b/>
                <w:bCs/>
                <w:color w:val="0E1330"/>
                <w:sz w:val="16"/>
                <w:szCs w:val="16"/>
              </w:rPr>
              <w:t>Retention &amp; legal hold</w:t>
            </w:r>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5FEBCCB9" w14:textId="77777777" w:rsidR="00E73D4B" w:rsidRPr="006F05D7" w:rsidRDefault="03AE59B6" w:rsidP="45CFC72E">
            <w:pPr>
              <w:spacing w:line="250" w:lineRule="auto"/>
              <w:rPr>
                <w:sz w:val="16"/>
                <w:szCs w:val="16"/>
              </w:rPr>
            </w:pPr>
            <w:r>
              <w:rPr>
                <w:sz w:val="16"/>
                <w:szCs w:val="16"/>
              </w:rPr>
              <w:t>Schedules, dispositions, holds</w:t>
            </w:r>
          </w:p>
        </w:tc>
      </w:tr>
      <w:tr w:rsidR="00E73D4B" w14:paraId="075FDAB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298631BE" w14:textId="77777777" w:rsidR="00E73D4B" w:rsidRPr="00ED3F33" w:rsidRDefault="03AE59B6" w:rsidP="45CFC72E">
            <w:pPr>
              <w:spacing w:line="250" w:lineRule="auto"/>
              <w:rPr>
                <w:b/>
                <w:bCs/>
                <w:color w:val="0E1330"/>
                <w:sz w:val="16"/>
                <w:szCs w:val="16"/>
              </w:rPr>
            </w:pPr>
            <w:r>
              <w:rPr>
                <w:b/>
                <w:bCs/>
                <w:color w:val="0E1330"/>
                <w:sz w:val="16"/>
                <w:szCs w:val="16"/>
              </w:rPr>
              <w:t>Security</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49FD41D" w14:textId="77777777" w:rsidR="00E73D4B" w:rsidRPr="006F05D7" w:rsidRDefault="03AE59B6" w:rsidP="45CFC72E">
            <w:pPr>
              <w:spacing w:line="250" w:lineRule="auto"/>
              <w:rPr>
                <w:sz w:val="16"/>
                <w:szCs w:val="16"/>
              </w:rPr>
            </w:pPr>
            <w:r>
              <w:rPr>
                <w:sz w:val="16"/>
                <w:szCs w:val="16"/>
              </w:rPr>
              <w:t>MFA enforcement, session policy, step-up rules, IP allowlists</w:t>
            </w:r>
          </w:p>
        </w:tc>
      </w:tr>
      <w:tr w:rsidR="00E73D4B" w14:paraId="4B2687F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C0DF6AB" w14:textId="77777777" w:rsidR="00E73D4B" w:rsidRPr="00ED3F33" w:rsidRDefault="50542D5A" w:rsidP="45CFC72E">
            <w:pPr>
              <w:spacing w:line="250" w:lineRule="auto"/>
              <w:rPr>
                <w:b/>
                <w:bCs/>
                <w:color w:val="0E1330"/>
                <w:sz w:val="16"/>
                <w:szCs w:val="16"/>
              </w:rPr>
            </w:pPr>
            <w:r>
              <w:rPr>
                <w:b/>
                <w:bCs/>
                <w:color w:val="0E1330"/>
                <w:sz w:val="16"/>
                <w:szCs w:val="16"/>
              </w:rPr>
              <w:t xml:space="preserve">Branding &amp; </w:t>
            </w:r>
            <w:proofErr w:type="spellStart"/>
            <w:r>
              <w:rPr>
                <w:b/>
                <w:bCs/>
                <w:color w:val="0E1330"/>
                <w:sz w:val="16"/>
                <w:szCs w:val="16"/>
              </w:rPr>
              <w:t>localisation</w:t>
            </w:r>
            <w:proofErr w:type="spellEnd"/>
          </w:p>
        </w:tc>
        <w:tc>
          <w:tcPr>
            <w:tcW w:w="66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DCCED30" w14:textId="06C1ED8E" w:rsidR="00E73D4B" w:rsidRPr="006F05D7" w:rsidRDefault="2D4A4973" w:rsidP="45CFC72E">
            <w:pPr>
              <w:spacing w:line="249" w:lineRule="auto"/>
              <w:rPr>
                <w:kern w:val="2"/>
                <w:sz w:val="16"/>
                <w:szCs w:val="16"/>
                <w14:ligatures w14:val="standardContextual"/>
              </w:rPr>
            </w:pPr>
            <w:r>
              <w:rPr>
                <w:sz w:val="16"/>
                <w:szCs w:val="16"/>
              </w:rPr>
              <w:t>Client branding, bilingual labels, RTL defaults</w:t>
            </w:r>
          </w:p>
        </w:tc>
      </w:tr>
      <w:tr w:rsidR="00E73D4B" w14:paraId="2D14D8D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1393ACCB" w14:textId="77777777" w:rsidR="00E73D4B" w:rsidRPr="00ED3F33" w:rsidRDefault="03AE59B6" w:rsidP="45CFC72E">
            <w:pPr>
              <w:spacing w:line="250" w:lineRule="auto"/>
              <w:rPr>
                <w:b/>
                <w:bCs/>
                <w:color w:val="0E1330"/>
                <w:sz w:val="16"/>
                <w:szCs w:val="16"/>
              </w:rPr>
            </w:pPr>
            <w:r>
              <w:rPr>
                <w:b/>
                <w:bCs/>
                <w:color w:val="0E1330"/>
                <w:sz w:val="16"/>
                <w:szCs w:val="16"/>
              </w:rPr>
              <w:t>Integrations</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ACF5E0D" w14:textId="77777777" w:rsidR="00E73D4B" w:rsidRPr="006F05D7" w:rsidRDefault="03AE59B6" w:rsidP="45CFC72E">
            <w:pPr>
              <w:spacing w:line="250" w:lineRule="auto"/>
              <w:rPr>
                <w:sz w:val="16"/>
                <w:szCs w:val="16"/>
              </w:rPr>
            </w:pPr>
            <w:r>
              <w:rPr>
                <w:sz w:val="16"/>
                <w:szCs w:val="16"/>
              </w:rPr>
              <w:t>Service identity, connectors, webhooks, API keys</w:t>
            </w:r>
          </w:p>
        </w:tc>
      </w:tr>
      <w:tr w:rsidR="45CFC72E" w14:paraId="486669CD"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133" w:author="Harsh Bindal" w:date="2026-09-11T10:54:00Z"/>
        </w:trPr>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3285C79" w14:textId="13D3E64D" w:rsidR="1355221E" w:rsidRPr="00ED3F33" w:rsidRDefault="1355221E" w:rsidP="45CFC72E">
            <w:pPr>
              <w:spacing w:line="250" w:lineRule="auto"/>
              <w:rPr>
                <w:b/>
                <w:bCs/>
                <w:color w:val="0E1330"/>
                <w:sz w:val="16"/>
                <w:szCs w:val="16"/>
              </w:rPr>
            </w:pPr>
            <w:r>
              <w:rPr>
                <w:b/>
                <w:bCs/>
                <w:color w:val="0E1330"/>
                <w:sz w:val="16"/>
                <w:szCs w:val="16"/>
              </w:rPr>
              <w:t>Approval-level designer</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A7F16DD" w14:textId="5DE3D0B0" w:rsidR="1355221E" w:rsidRPr="006F05D7" w:rsidRDefault="1355221E" w:rsidP="45CFC72E">
            <w:pPr>
              <w:spacing w:line="250" w:lineRule="auto"/>
              <w:rPr>
                <w:b/>
                <w:bCs/>
                <w:sz w:val="16"/>
                <w:szCs w:val="16"/>
              </w:rPr>
            </w:pPr>
            <w:r>
              <w:rPr>
                <w:b/>
                <w:bCs/>
                <w:sz w:val="16"/>
                <w:szCs w:val="16"/>
              </w:rPr>
              <w:t>Number of review stages (3–4), role per stage, mandatory/optional flag, SLA targets (urgent/normal working days), at-risk warning window, who may grant extensions - scoped globally, by document type, or by department</w:t>
            </w:r>
          </w:p>
        </w:tc>
      </w:tr>
      <w:tr w:rsidR="45CFC72E" w14:paraId="585B4166"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ins w:id="134" w:author="Harsh Bindal" w:date="2026-09-11T10:54:00Z"/>
        </w:trPr>
        <w:tc>
          <w:tcPr>
            <w:tcW w:w="27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2F25147" w14:textId="12B056E1" w:rsidR="1355221E" w:rsidRPr="00ED3F33" w:rsidRDefault="1355221E" w:rsidP="45CFC72E">
            <w:pPr>
              <w:spacing w:line="250" w:lineRule="auto"/>
              <w:rPr>
                <w:b/>
                <w:bCs/>
                <w:color w:val="0E1330"/>
                <w:sz w:val="16"/>
                <w:szCs w:val="16"/>
              </w:rPr>
            </w:pPr>
            <w:r>
              <w:rPr>
                <w:b/>
                <w:bCs/>
                <w:color w:val="0E1330"/>
                <w:sz w:val="16"/>
                <w:szCs w:val="16"/>
              </w:rPr>
              <w:t>Navigation taxonomy</w:t>
            </w:r>
          </w:p>
        </w:tc>
        <w:tc>
          <w:tcPr>
            <w:tcW w:w="66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9459F95" w14:textId="11B82036" w:rsidR="1355221E" w:rsidRPr="006F05D7" w:rsidRDefault="1355221E" w:rsidP="45CFC72E">
            <w:pPr>
              <w:spacing w:line="250" w:lineRule="auto"/>
              <w:rPr>
                <w:b/>
                <w:bCs/>
                <w:sz w:val="16"/>
                <w:szCs w:val="16"/>
              </w:rPr>
            </w:pPr>
            <w:r>
              <w:rPr>
                <w:b/>
                <w:bCs/>
                <w:sz w:val="16"/>
                <w:szCs w:val="16"/>
              </w:rPr>
              <w:t>Department and Standard categories shown as tabs in the document library (Section 15.1)</w:t>
            </w:r>
          </w:p>
        </w:tc>
      </w:tr>
    </w:tbl>
    <w:p w14:paraId="45FB0818" w14:textId="77777777" w:rsidR="00E73D4B" w:rsidRPr="006F05D7" w:rsidRDefault="00067B0D">
      <w:r>
        <w:br w:type="page"/>
      </w:r>
    </w:p>
    <w:p w14:paraId="7732A9A5" w14:textId="77777777" w:rsidR="00106196" w:rsidRDefault="00106196" w:rsidP="00106196">
      <w:pPr>
        <w:pStyle w:val="Heading1"/>
      </w:pPr>
      <w:bookmarkStart w:id="135" w:name="_Toc240127415"/>
      <w:r>
        <w:lastRenderedPageBreak/>
        <w:t>19. Module M14 - Existing Document Modification</w:t>
      </w:r>
      <w:bookmarkEnd w:id="135"/>
    </w:p>
    <w:p w14:paraId="681BB266" w14:textId="77777777" w:rsidR="00054850" w:rsidRDefault="00054850">
      <w:pPr>
        <w:rPr>
          <w:kern w:val="2"/>
          <w:lang w:val="en-GB" w:eastAsia="en-GB"/>
          <w14:ligatures w14:val="standardContextual"/>
        </w:rPr>
      </w:pPr>
      <w:r>
        <w:t>Existing Document Modification is a dedicated change-control module for amendments to documents that have already been approved and published in SharePoint Online. It prevents uncontrolled overwrites by requiring every change to begin as a formal change request against the current approved version. The requester selects the published document, reviews the current metadata and version, records the business rationale, selects the change priority, uploads or prepares the proposed amended file, and submits the request into the governed approval workflow.</w:t>
      </w:r>
    </w:p>
    <w:p w14:paraId="2D5E49FF" w14:textId="77777777" w:rsidR="00054850" w:rsidRDefault="00054850">
      <w:pPr>
        <w:rPr>
          <w:kern w:val="2"/>
          <w:lang w:val="en-GB" w:eastAsia="en-GB"/>
          <w14:ligatures w14:val="standardContextual"/>
        </w:rPr>
      </w:pPr>
      <w:r>
        <w:t xml:space="preserve">The proposed revision follows the same configurable three- or four-level review workflow used by Module M3, including threaded comments, mandatory return reasons, resubmission, working-day SLA controls, extension approvals, stage timings and complete audit history. Final approval does not replace the record silently: </w:t>
      </w:r>
      <w:proofErr w:type="spellStart"/>
      <w:r>
        <w:t>Docaya</w:t>
      </w:r>
      <w:proofErr w:type="spellEnd"/>
      <w:r>
        <w:t xml:space="preserve"> promotes the approved amended file as the next SharePoint version, links the change request to the new version label, and preserves the prior approved version for audit, rollback comparison and historical reference.</w:t>
      </w:r>
    </w:p>
    <w:p w14:paraId="0A9EDF00" w14:textId="77777777" w:rsidR="00054850" w:rsidRDefault="00054850">
      <w:pPr>
        <w:pStyle w:val="Heading2"/>
        <w:rPr>
          <w:kern w:val="2"/>
          <w:szCs w:val="24"/>
          <w:lang w:val="en-GB" w:eastAsia="en-GB"/>
          <w14:ligatures w14:val="standardContextual"/>
        </w:rPr>
      </w:pPr>
      <w:bookmarkStart w:id="136" w:name="_Toc240127416"/>
      <w:r>
        <w:t>19.1 Functional Scope</w:t>
      </w:r>
      <w:bookmarkEnd w:id="136"/>
    </w:p>
    <w:p w14:paraId="0D677EE0" w14:textId="77777777" w:rsidR="00054850" w:rsidRPr="003256E4" w:rsidRDefault="00054850" w:rsidP="003256E4">
      <w:pPr>
        <w:pStyle w:val="ListBullet"/>
        <w:spacing w:after="80"/>
        <w:rPr>
          <w:color w:val="000000"/>
          <w:kern w:val="2"/>
          <w:lang w:val="en-GB" w:eastAsia="en-GB"/>
          <w14:ligatures w14:val="standardContextual"/>
        </w:rPr>
      </w:pPr>
      <w:r w:rsidRPr="003256E4">
        <w:rPr>
          <w:b/>
          <w:bCs/>
          <w:color w:val="000000"/>
        </w:rPr>
        <w:t>Change request initiation:</w:t>
      </w:r>
      <w:r w:rsidRPr="003256E4">
        <w:rPr>
          <w:color w:val="000000"/>
        </w:rPr>
        <w:t xml:space="preserve"> the requester opens the approved document record and selects Request Modification. </w:t>
      </w:r>
      <w:proofErr w:type="spellStart"/>
      <w:r w:rsidRPr="003256E4">
        <w:rPr>
          <w:color w:val="000000"/>
        </w:rPr>
        <w:t>Docaya</w:t>
      </w:r>
      <w:proofErr w:type="spellEnd"/>
      <w:r w:rsidRPr="003256E4">
        <w:rPr>
          <w:color w:val="000000"/>
        </w:rPr>
        <w:t xml:space="preserve"> validates that the user has permission to request a change and that the document is not already locked by another active request.</w:t>
      </w:r>
    </w:p>
    <w:p w14:paraId="567B12B8" w14:textId="77777777" w:rsidR="00054850" w:rsidRPr="003256E4" w:rsidRDefault="00054850" w:rsidP="003256E4">
      <w:pPr>
        <w:pStyle w:val="ListBullet"/>
        <w:spacing w:after="80"/>
        <w:rPr>
          <w:color w:val="000000"/>
        </w:rPr>
      </w:pPr>
      <w:r w:rsidRPr="003256E4">
        <w:rPr>
          <w:b/>
          <w:bCs/>
          <w:color w:val="000000"/>
        </w:rPr>
        <w:t>Current-version protection:</w:t>
      </w:r>
      <w:r w:rsidRPr="003256E4">
        <w:rPr>
          <w:color w:val="000000"/>
        </w:rPr>
        <w:t xml:space="preserve"> the approved SharePoint version remains read-only while the proposed amendment is prepared and reviewed. No live document is overwritten before final approval.</w:t>
      </w:r>
    </w:p>
    <w:p w14:paraId="4A89F14A" w14:textId="77777777" w:rsidR="00054850" w:rsidRPr="003256E4" w:rsidRDefault="00054850" w:rsidP="003256E4">
      <w:pPr>
        <w:pStyle w:val="ListBullet"/>
        <w:spacing w:after="80"/>
        <w:rPr>
          <w:color w:val="000000"/>
        </w:rPr>
      </w:pPr>
      <w:r w:rsidRPr="003256E4">
        <w:rPr>
          <w:b/>
          <w:bCs/>
          <w:color w:val="000000"/>
        </w:rPr>
        <w:t>Business justification:</w:t>
      </w:r>
      <w:r w:rsidRPr="003256E4">
        <w:rPr>
          <w:color w:val="000000"/>
        </w:rPr>
        <w:t xml:space="preserve"> rationale, change type, affected section, priority, target date and supporting attachments are captured as mandatory request metadata.</w:t>
      </w:r>
    </w:p>
    <w:p w14:paraId="28FA728F" w14:textId="77777777" w:rsidR="00054850" w:rsidRPr="003256E4" w:rsidRDefault="00054850" w:rsidP="003256E4">
      <w:pPr>
        <w:pStyle w:val="ListBullet"/>
        <w:spacing w:after="80"/>
        <w:rPr>
          <w:color w:val="000000"/>
        </w:rPr>
      </w:pPr>
      <w:r w:rsidRPr="003256E4">
        <w:rPr>
          <w:b/>
          <w:bCs/>
          <w:color w:val="000000"/>
        </w:rPr>
        <w:t>Amendment preparation:</w:t>
      </w:r>
      <w:r w:rsidRPr="003256E4">
        <w:rPr>
          <w:color w:val="000000"/>
        </w:rPr>
        <w:t xml:space="preserve"> the requester uploads the revised file or attaches amendment notes. </w:t>
      </w:r>
      <w:proofErr w:type="spellStart"/>
      <w:r w:rsidRPr="003256E4">
        <w:rPr>
          <w:color w:val="000000"/>
        </w:rPr>
        <w:t>Docaya</w:t>
      </w:r>
      <w:proofErr w:type="spellEnd"/>
      <w:r w:rsidRPr="003256E4">
        <w:rPr>
          <w:color w:val="000000"/>
        </w:rPr>
        <w:t xml:space="preserve"> links the proposed file to the original tracking number and creates a change-request number for end-to-end traceability.</w:t>
      </w:r>
    </w:p>
    <w:p w14:paraId="2B09A726" w14:textId="77777777" w:rsidR="00054850" w:rsidRPr="003256E4" w:rsidRDefault="00054850" w:rsidP="003256E4">
      <w:pPr>
        <w:pStyle w:val="ListBullet"/>
        <w:spacing w:after="80"/>
        <w:rPr>
          <w:color w:val="000000"/>
        </w:rPr>
      </w:pPr>
      <w:r w:rsidRPr="003256E4">
        <w:rPr>
          <w:b/>
          <w:bCs/>
          <w:color w:val="000000"/>
        </w:rPr>
        <w:t>Comparison support:</w:t>
      </w:r>
      <w:r w:rsidRPr="003256E4">
        <w:rPr>
          <w:color w:val="000000"/>
        </w:rPr>
        <w:t xml:space="preserve"> reviewers can compare the current approved version with the proposed amendment, view requester comments, and inspect prior decision history before approving or returning.</w:t>
      </w:r>
    </w:p>
    <w:p w14:paraId="35008911" w14:textId="77777777" w:rsidR="00054850" w:rsidRPr="003256E4" w:rsidRDefault="00054850" w:rsidP="003256E4">
      <w:pPr>
        <w:pStyle w:val="ListBullet"/>
        <w:spacing w:after="80"/>
        <w:rPr>
          <w:color w:val="000000"/>
        </w:rPr>
      </w:pPr>
      <w:r w:rsidRPr="003256E4">
        <w:rPr>
          <w:b/>
          <w:bCs/>
          <w:color w:val="000000"/>
        </w:rPr>
        <w:t>Version preservation:</w:t>
      </w:r>
      <w:r w:rsidRPr="003256E4">
        <w:rPr>
          <w:color w:val="000000"/>
        </w:rPr>
        <w:t xml:space="preserve"> when approved, the proposed amendment is promoted as the next SharePoint version. The previous version remains available through SharePoint version history and </w:t>
      </w:r>
      <w:proofErr w:type="spellStart"/>
      <w:r w:rsidRPr="003256E4">
        <w:rPr>
          <w:color w:val="000000"/>
        </w:rPr>
        <w:t>Docaya</w:t>
      </w:r>
      <w:proofErr w:type="spellEnd"/>
      <w:r w:rsidRPr="003256E4">
        <w:rPr>
          <w:color w:val="000000"/>
        </w:rPr>
        <w:t xml:space="preserve"> audit history.</w:t>
      </w:r>
    </w:p>
    <w:p w14:paraId="3CD96328" w14:textId="77777777" w:rsidR="00054850" w:rsidRPr="003256E4" w:rsidRDefault="00054850" w:rsidP="003256E4">
      <w:pPr>
        <w:pStyle w:val="ListBullet"/>
        <w:spacing w:after="80"/>
        <w:rPr>
          <w:color w:val="000000"/>
        </w:rPr>
      </w:pPr>
      <w:r w:rsidRPr="003256E4">
        <w:rPr>
          <w:b/>
          <w:color w:val="000000"/>
        </w:rPr>
        <w:t>Concurrency and locking:</w:t>
      </w:r>
      <w:r w:rsidRPr="003256E4">
        <w:rPr>
          <w:color w:val="000000"/>
        </w:rPr>
        <w:t xml:space="preserve"> only one active change request can exist against a document at any time. </w:t>
      </w:r>
      <w:proofErr w:type="spellStart"/>
      <w:r w:rsidRPr="003256E4">
        <w:rPr>
          <w:color w:val="000000"/>
        </w:rPr>
        <w:t>Docaya</w:t>
      </w:r>
      <w:proofErr w:type="spellEnd"/>
      <w:r w:rsidRPr="003256E4">
        <w:rPr>
          <w:color w:val="000000"/>
        </w:rPr>
        <w:t xml:space="preserve"> locks the record on initiation and blocks or queues any further modification request until the active one is approved, rejected or withdrawn, preventing conflicting parallel amendments.</w:t>
      </w:r>
    </w:p>
    <w:p w14:paraId="6C39DA1A" w14:textId="77777777" w:rsidR="00054850" w:rsidRPr="003256E4" w:rsidRDefault="00054850" w:rsidP="003256E4">
      <w:pPr>
        <w:pStyle w:val="ListBullet"/>
        <w:spacing w:after="80"/>
        <w:rPr>
          <w:color w:val="000000"/>
        </w:rPr>
      </w:pPr>
      <w:r w:rsidRPr="003256E4">
        <w:rPr>
          <w:b/>
          <w:color w:val="000000"/>
        </w:rPr>
        <w:t>Impact classification:</w:t>
      </w:r>
      <w:r w:rsidRPr="003256E4">
        <w:rPr>
          <w:color w:val="000000"/>
        </w:rPr>
        <w:t xml:space="preserve"> each request is classified as a minor or major amendment. The classification drives the required number of review stages, the applicable SLA target (urgent or normal) and the set of mandatory reviewers for that change.</w:t>
      </w:r>
    </w:p>
    <w:p w14:paraId="22148910" w14:textId="77777777" w:rsidR="00054850" w:rsidRPr="003256E4" w:rsidRDefault="00054850" w:rsidP="003256E4">
      <w:pPr>
        <w:pStyle w:val="ListBullet"/>
        <w:spacing w:after="80"/>
        <w:rPr>
          <w:color w:val="000000"/>
        </w:rPr>
      </w:pPr>
      <w:r w:rsidRPr="003256E4">
        <w:rPr>
          <w:b/>
          <w:color w:val="000000"/>
        </w:rPr>
        <w:t>Withdrawal and cancellation:</w:t>
      </w:r>
      <w:r w:rsidRPr="003256E4">
        <w:rPr>
          <w:color w:val="000000"/>
        </w:rPr>
        <w:t xml:space="preserve"> the requester may withdraw a change request at any point before final approval. Current-version protection is released, the change-request number is closed with a mandatory cancellation reason, and no new version is created.</w:t>
      </w:r>
    </w:p>
    <w:p w14:paraId="4FFC6FF0" w14:textId="77777777" w:rsidR="00054850" w:rsidRPr="003256E4" w:rsidRDefault="00054850" w:rsidP="003256E4">
      <w:pPr>
        <w:pStyle w:val="ListBullet"/>
        <w:spacing w:after="80"/>
        <w:rPr>
          <w:color w:val="000000"/>
        </w:rPr>
      </w:pPr>
      <w:r w:rsidRPr="003256E4">
        <w:rPr>
          <w:b/>
          <w:color w:val="000000"/>
        </w:rPr>
        <w:t>Stakeholder notification:</w:t>
      </w:r>
      <w:r w:rsidRPr="003256E4">
        <w:rPr>
          <w:color w:val="000000"/>
        </w:rPr>
        <w:t xml:space="preserve"> every transition — submission, stage approval, return, SLA at-risk, overdue, extension decision and publication — raises in-app, email and Teams notifications to the responsible role via the Notification Center (M7).</w:t>
      </w:r>
    </w:p>
    <w:p w14:paraId="2C5E366C" w14:textId="5220D0F0" w:rsidR="00054850" w:rsidRPr="003256E4" w:rsidRDefault="00054850" w:rsidP="003256E4">
      <w:pPr>
        <w:pStyle w:val="ListBullet"/>
        <w:spacing w:after="80"/>
        <w:rPr>
          <w:color w:val="000000"/>
        </w:rPr>
      </w:pPr>
      <w:r w:rsidRPr="003256E4">
        <w:rPr>
          <w:b/>
          <w:color w:val="000000"/>
        </w:rPr>
        <w:t>End-to-end traceability:</w:t>
      </w:r>
      <w:r w:rsidRPr="003256E4">
        <w:rPr>
          <w:color w:val="000000"/>
        </w:rPr>
        <w:t xml:space="preserve"> the change-request number, the original document tracking number, all SLA and extension events, reviewer decisions and SharePoint version labels are linked so the complete history of any amendment can be reconstructed for audit.</w:t>
      </w:r>
    </w:p>
    <w:p w14:paraId="728C7241" w14:textId="77777777" w:rsidR="00054850" w:rsidRDefault="00054850">
      <w:pPr>
        <w:pStyle w:val="Heading2"/>
        <w:rPr>
          <w:kern w:val="2"/>
          <w:szCs w:val="24"/>
          <w:lang w:val="en-GB" w:eastAsia="en-GB"/>
          <w14:ligatures w14:val="standardContextual"/>
        </w:rPr>
      </w:pPr>
      <w:bookmarkStart w:id="137" w:name="_Toc240127417"/>
      <w:r>
        <w:t>19.2 SLA and Extension Request Handling</w:t>
      </w:r>
      <w:bookmarkEnd w:id="137"/>
    </w:p>
    <w:p w14:paraId="0546ECDD" w14:textId="77777777" w:rsidR="00054850" w:rsidRDefault="00054850">
      <w:r>
        <w:t xml:space="preserve">Each M14 change request is governed by an end-to-end working-day SLA. Urgent requests target completion within 12 working days and Normal requests target completion within 30 working days, excluding weekends and configured public </w:t>
      </w:r>
      <w:r>
        <w:lastRenderedPageBreak/>
        <w:t>holidays. The SLA starts when the request is submitted and remains visible on the request header, reviewer queue, notification messages and analytics dashboards.</w:t>
      </w:r>
    </w:p>
    <w:p w14:paraId="2425BC79" w14:textId="77777777" w:rsidR="00054850" w:rsidRDefault="00054850" w:rsidP="00054850">
      <w:r w:rsidRPr="00054850">
        <w:t xml:space="preserve">The end-to-end SLA parameters that govern every M14 change request are </w:t>
      </w:r>
      <w:proofErr w:type="spellStart"/>
      <w:r w:rsidRPr="00054850">
        <w:t>summarised</w:t>
      </w:r>
      <w:proofErr w:type="spellEnd"/>
      <w:r w:rsidRPr="00054850">
        <w:t xml:space="preserve"> below. Working days exclude weekends and any public holidays configured in the Admin Center (M13).</w:t>
      </w:r>
    </w:p>
    <w:tbl>
      <w:tblPr>
        <w:tblStyle w:val="TableGrid"/>
        <w:tblW w:w="0" w:type="auto"/>
        <w:tblLook w:val="04A0" w:firstRow="1" w:lastRow="0" w:firstColumn="1" w:lastColumn="0" w:noHBand="0" w:noVBand="1"/>
      </w:tblPr>
      <w:tblGrid>
        <w:gridCol w:w="3356"/>
        <w:gridCol w:w="3357"/>
        <w:gridCol w:w="3357"/>
      </w:tblGrid>
      <w:tr w:rsidR="00054850" w:rsidRPr="00054850" w14:paraId="04822ABC" w14:textId="77777777" w:rsidTr="00054850">
        <w:trPr>
          <w:tblHeader/>
        </w:trPr>
        <w:tc>
          <w:tcPr>
            <w:tcW w:w="3356" w:type="dxa"/>
            <w:shd w:val="clear" w:color="6B3FD4" w:fill="6B3FD4"/>
            <w:vAlign w:val="center"/>
          </w:tcPr>
          <w:p w14:paraId="287C3801" w14:textId="61D082DD" w:rsidR="00054850" w:rsidRPr="003256E4" w:rsidRDefault="00054850" w:rsidP="003256E4">
            <w:pPr>
              <w:spacing w:after="40"/>
              <w:rPr>
                <w:b/>
                <w:color w:val="FFFFFF"/>
              </w:rPr>
            </w:pPr>
            <w:r w:rsidRPr="003256E4">
              <w:rPr>
                <w:b/>
                <w:color w:val="FFFFFF"/>
              </w:rPr>
              <w:t>SLA parameter</w:t>
            </w:r>
          </w:p>
        </w:tc>
        <w:tc>
          <w:tcPr>
            <w:tcW w:w="3357" w:type="dxa"/>
            <w:shd w:val="clear" w:color="6B3FD4" w:fill="6B3FD4"/>
            <w:vAlign w:val="center"/>
          </w:tcPr>
          <w:p w14:paraId="407D54C2" w14:textId="17394336" w:rsidR="00054850" w:rsidRPr="003256E4" w:rsidRDefault="00054850" w:rsidP="003256E4">
            <w:pPr>
              <w:spacing w:after="40"/>
              <w:rPr>
                <w:b/>
                <w:color w:val="FFFFFF"/>
              </w:rPr>
            </w:pPr>
            <w:r w:rsidRPr="003256E4">
              <w:rPr>
                <w:b/>
                <w:color w:val="FFFFFF"/>
              </w:rPr>
              <w:t>Urgent request</w:t>
            </w:r>
          </w:p>
        </w:tc>
        <w:tc>
          <w:tcPr>
            <w:tcW w:w="3357" w:type="dxa"/>
            <w:shd w:val="clear" w:color="6B3FD4" w:fill="6B3FD4"/>
            <w:vAlign w:val="center"/>
          </w:tcPr>
          <w:p w14:paraId="23295A83" w14:textId="0AD429D0" w:rsidR="00054850" w:rsidRPr="003256E4" w:rsidRDefault="00054850" w:rsidP="003256E4">
            <w:pPr>
              <w:spacing w:after="40"/>
              <w:rPr>
                <w:b/>
                <w:color w:val="FFFFFF"/>
              </w:rPr>
            </w:pPr>
            <w:r w:rsidRPr="003256E4">
              <w:rPr>
                <w:b/>
                <w:color w:val="FFFFFF"/>
              </w:rPr>
              <w:t>Normal request</w:t>
            </w:r>
          </w:p>
        </w:tc>
      </w:tr>
      <w:tr w:rsidR="00054850" w:rsidRPr="00054850" w14:paraId="75045E37" w14:textId="77777777" w:rsidTr="00054850">
        <w:tc>
          <w:tcPr>
            <w:tcW w:w="3356" w:type="dxa"/>
            <w:shd w:val="clear" w:color="F2EEFC" w:fill="F2EEFC"/>
            <w:vAlign w:val="center"/>
          </w:tcPr>
          <w:p w14:paraId="10AE2B4B" w14:textId="0854D713" w:rsidR="00054850" w:rsidRPr="003256E4" w:rsidRDefault="00054850" w:rsidP="003256E4">
            <w:pPr>
              <w:spacing w:after="40"/>
              <w:rPr>
                <w:b/>
              </w:rPr>
            </w:pPr>
            <w:r w:rsidRPr="003256E4">
              <w:rPr>
                <w:b/>
              </w:rPr>
              <w:t>End-to-end target</w:t>
            </w:r>
          </w:p>
        </w:tc>
        <w:tc>
          <w:tcPr>
            <w:tcW w:w="3357" w:type="dxa"/>
            <w:vAlign w:val="center"/>
          </w:tcPr>
          <w:p w14:paraId="04BF8A2E" w14:textId="39CBA475" w:rsidR="00054850" w:rsidRPr="003256E4" w:rsidRDefault="00054850" w:rsidP="003256E4">
            <w:pPr>
              <w:spacing w:after="40"/>
            </w:pPr>
            <w:r w:rsidRPr="003256E4">
              <w:t>12 working days</w:t>
            </w:r>
          </w:p>
        </w:tc>
        <w:tc>
          <w:tcPr>
            <w:tcW w:w="3357" w:type="dxa"/>
            <w:vAlign w:val="center"/>
          </w:tcPr>
          <w:p w14:paraId="4324C773" w14:textId="5470EAF4" w:rsidR="00054850" w:rsidRPr="003256E4" w:rsidRDefault="00054850" w:rsidP="003256E4">
            <w:pPr>
              <w:spacing w:after="40"/>
            </w:pPr>
            <w:r w:rsidRPr="003256E4">
              <w:t>30 working days</w:t>
            </w:r>
          </w:p>
        </w:tc>
      </w:tr>
      <w:tr w:rsidR="00054850" w:rsidRPr="00054850" w14:paraId="26F8A9AA" w14:textId="77777777" w:rsidTr="00054850">
        <w:tc>
          <w:tcPr>
            <w:tcW w:w="3356" w:type="dxa"/>
            <w:shd w:val="clear" w:color="F2EEFC" w:fill="F2EEFC"/>
            <w:vAlign w:val="center"/>
          </w:tcPr>
          <w:p w14:paraId="439F6335" w14:textId="0AF2734D" w:rsidR="00054850" w:rsidRPr="003256E4" w:rsidRDefault="00054850" w:rsidP="003256E4">
            <w:pPr>
              <w:spacing w:after="40"/>
              <w:rPr>
                <w:b/>
              </w:rPr>
            </w:pPr>
            <w:r w:rsidRPr="003256E4">
              <w:rPr>
                <w:b/>
              </w:rPr>
              <w:t>SLA start</w:t>
            </w:r>
          </w:p>
        </w:tc>
        <w:tc>
          <w:tcPr>
            <w:tcW w:w="3357" w:type="dxa"/>
            <w:vAlign w:val="center"/>
          </w:tcPr>
          <w:p w14:paraId="54ADD294" w14:textId="123E1097" w:rsidR="00054850" w:rsidRPr="003256E4" w:rsidRDefault="00054850" w:rsidP="003256E4">
            <w:pPr>
              <w:spacing w:after="40"/>
            </w:pPr>
            <w:r w:rsidRPr="003256E4">
              <w:t>On submission of the change request</w:t>
            </w:r>
          </w:p>
        </w:tc>
        <w:tc>
          <w:tcPr>
            <w:tcW w:w="3357" w:type="dxa"/>
            <w:vAlign w:val="center"/>
          </w:tcPr>
          <w:p w14:paraId="2B7447F1" w14:textId="720F2C7F" w:rsidR="00054850" w:rsidRPr="003256E4" w:rsidRDefault="00054850" w:rsidP="003256E4">
            <w:pPr>
              <w:spacing w:after="40"/>
            </w:pPr>
            <w:r w:rsidRPr="003256E4">
              <w:t>On submission of the change request</w:t>
            </w:r>
          </w:p>
        </w:tc>
      </w:tr>
      <w:tr w:rsidR="00054850" w:rsidRPr="00054850" w14:paraId="5ACB9EB8" w14:textId="77777777" w:rsidTr="00054850">
        <w:tc>
          <w:tcPr>
            <w:tcW w:w="3356" w:type="dxa"/>
            <w:shd w:val="clear" w:color="F2EEFC" w:fill="F2EEFC"/>
            <w:vAlign w:val="center"/>
          </w:tcPr>
          <w:p w14:paraId="2C91B2AE" w14:textId="4B2AF474" w:rsidR="00054850" w:rsidRPr="003256E4" w:rsidRDefault="00054850" w:rsidP="003256E4">
            <w:pPr>
              <w:spacing w:after="40"/>
              <w:rPr>
                <w:b/>
              </w:rPr>
            </w:pPr>
            <w:r w:rsidRPr="003256E4">
              <w:rPr>
                <w:b/>
              </w:rPr>
              <w:t>Calendar basis</w:t>
            </w:r>
          </w:p>
        </w:tc>
        <w:tc>
          <w:tcPr>
            <w:tcW w:w="3357" w:type="dxa"/>
            <w:vAlign w:val="center"/>
          </w:tcPr>
          <w:p w14:paraId="6C808178" w14:textId="49F0EAC5" w:rsidR="00054850" w:rsidRPr="003256E4" w:rsidRDefault="00054850" w:rsidP="003256E4">
            <w:pPr>
              <w:spacing w:after="40"/>
            </w:pPr>
            <w:r w:rsidRPr="003256E4">
              <w:t>Working days (weekends &amp; configured public holidays excluded)</w:t>
            </w:r>
          </w:p>
        </w:tc>
        <w:tc>
          <w:tcPr>
            <w:tcW w:w="3357" w:type="dxa"/>
            <w:vAlign w:val="center"/>
          </w:tcPr>
          <w:p w14:paraId="18F3C4A5" w14:textId="3A6B5F3C" w:rsidR="00054850" w:rsidRPr="003256E4" w:rsidRDefault="00054850" w:rsidP="003256E4">
            <w:pPr>
              <w:spacing w:after="40"/>
            </w:pPr>
            <w:r w:rsidRPr="003256E4">
              <w:t>Working days (weekends &amp; configured public holidays excluded)</w:t>
            </w:r>
          </w:p>
        </w:tc>
      </w:tr>
      <w:tr w:rsidR="00054850" w:rsidRPr="00054850" w14:paraId="2AC6DAC5" w14:textId="77777777" w:rsidTr="00054850">
        <w:tc>
          <w:tcPr>
            <w:tcW w:w="3356" w:type="dxa"/>
            <w:shd w:val="clear" w:color="F2EEFC" w:fill="F2EEFC"/>
            <w:vAlign w:val="center"/>
          </w:tcPr>
          <w:p w14:paraId="5094DC33" w14:textId="44314834" w:rsidR="00054850" w:rsidRPr="003256E4" w:rsidRDefault="00054850" w:rsidP="003256E4">
            <w:pPr>
              <w:spacing w:after="40"/>
              <w:rPr>
                <w:b/>
              </w:rPr>
            </w:pPr>
            <w:r w:rsidRPr="003256E4">
              <w:rPr>
                <w:b/>
              </w:rPr>
              <w:t>At-risk warning</w:t>
            </w:r>
          </w:p>
        </w:tc>
        <w:tc>
          <w:tcPr>
            <w:tcW w:w="3357" w:type="dxa"/>
            <w:vAlign w:val="center"/>
          </w:tcPr>
          <w:p w14:paraId="79D064D2" w14:textId="31ABD0B4" w:rsidR="00054850" w:rsidRPr="003256E4" w:rsidRDefault="00054850" w:rsidP="003256E4">
            <w:pPr>
              <w:spacing w:after="40"/>
            </w:pPr>
            <w:r w:rsidRPr="003256E4">
              <w:t>Configurable window raised before the target date to the responsible stage</w:t>
            </w:r>
          </w:p>
        </w:tc>
        <w:tc>
          <w:tcPr>
            <w:tcW w:w="3357" w:type="dxa"/>
            <w:vAlign w:val="center"/>
          </w:tcPr>
          <w:p w14:paraId="4AB8B364" w14:textId="27724CC1" w:rsidR="00054850" w:rsidRPr="003256E4" w:rsidRDefault="00054850" w:rsidP="003256E4">
            <w:pPr>
              <w:spacing w:after="40"/>
            </w:pPr>
            <w:r w:rsidRPr="003256E4">
              <w:t>Configurable window raised before the target date to the responsible stage</w:t>
            </w:r>
          </w:p>
        </w:tc>
      </w:tr>
      <w:tr w:rsidR="00054850" w:rsidRPr="00054850" w14:paraId="7E703FFE" w14:textId="77777777" w:rsidTr="00054850">
        <w:tc>
          <w:tcPr>
            <w:tcW w:w="3356" w:type="dxa"/>
            <w:shd w:val="clear" w:color="F2EEFC" w:fill="F2EEFC"/>
            <w:vAlign w:val="center"/>
          </w:tcPr>
          <w:p w14:paraId="29C3906F" w14:textId="66F746E7" w:rsidR="00054850" w:rsidRPr="003256E4" w:rsidRDefault="00054850" w:rsidP="003256E4">
            <w:pPr>
              <w:spacing w:after="40"/>
              <w:rPr>
                <w:b/>
              </w:rPr>
            </w:pPr>
            <w:r w:rsidRPr="003256E4">
              <w:rPr>
                <w:b/>
              </w:rPr>
              <w:t>Overdue action</w:t>
            </w:r>
          </w:p>
        </w:tc>
        <w:tc>
          <w:tcPr>
            <w:tcW w:w="3357" w:type="dxa"/>
            <w:vAlign w:val="center"/>
          </w:tcPr>
          <w:p w14:paraId="4E88B622" w14:textId="3767EE00" w:rsidR="00054850" w:rsidRPr="003256E4" w:rsidRDefault="00054850" w:rsidP="003256E4">
            <w:pPr>
              <w:spacing w:after="40"/>
            </w:pPr>
            <w:r w:rsidRPr="003256E4">
              <w:t>Marked Overdue, escalated per configured route, included in breach reporting</w:t>
            </w:r>
          </w:p>
        </w:tc>
        <w:tc>
          <w:tcPr>
            <w:tcW w:w="3357" w:type="dxa"/>
            <w:vAlign w:val="center"/>
          </w:tcPr>
          <w:p w14:paraId="6DC01EF3" w14:textId="292246ED" w:rsidR="00054850" w:rsidRPr="003256E4" w:rsidRDefault="00054850" w:rsidP="003256E4">
            <w:pPr>
              <w:spacing w:after="40"/>
            </w:pPr>
            <w:r w:rsidRPr="003256E4">
              <w:t>Marked Overdue, escalated per configured route, included in breach reporting</w:t>
            </w:r>
          </w:p>
        </w:tc>
      </w:tr>
      <w:tr w:rsidR="00054850" w:rsidRPr="00054850" w14:paraId="1EA12508" w14:textId="77777777" w:rsidTr="00054850">
        <w:tc>
          <w:tcPr>
            <w:tcW w:w="3356" w:type="dxa"/>
            <w:shd w:val="clear" w:color="F2EEFC" w:fill="F2EEFC"/>
            <w:vAlign w:val="center"/>
          </w:tcPr>
          <w:p w14:paraId="3353ECE2" w14:textId="2307AC2B" w:rsidR="00054850" w:rsidRPr="003256E4" w:rsidRDefault="00054850" w:rsidP="003256E4">
            <w:pPr>
              <w:spacing w:after="40"/>
              <w:rPr>
                <w:b/>
              </w:rPr>
            </w:pPr>
            <w:r w:rsidRPr="003256E4">
              <w:rPr>
                <w:b/>
              </w:rPr>
              <w:t>Extension approver</w:t>
            </w:r>
          </w:p>
        </w:tc>
        <w:tc>
          <w:tcPr>
            <w:tcW w:w="3357" w:type="dxa"/>
            <w:vAlign w:val="center"/>
          </w:tcPr>
          <w:p w14:paraId="35B36C73" w14:textId="7864BEB1" w:rsidR="00054850" w:rsidRPr="003256E4" w:rsidRDefault="00054850" w:rsidP="003256E4">
            <w:pPr>
              <w:spacing w:after="40"/>
            </w:pPr>
            <w:r w:rsidRPr="003256E4">
              <w:t>Assurance — justification mandatory</w:t>
            </w:r>
          </w:p>
        </w:tc>
        <w:tc>
          <w:tcPr>
            <w:tcW w:w="3357" w:type="dxa"/>
            <w:vAlign w:val="center"/>
          </w:tcPr>
          <w:p w14:paraId="3F544328" w14:textId="4BF47AAB" w:rsidR="00054850" w:rsidRPr="003256E4" w:rsidRDefault="00054850" w:rsidP="003256E4">
            <w:pPr>
              <w:spacing w:after="40"/>
            </w:pPr>
            <w:r w:rsidRPr="003256E4">
              <w:t>Assurance — justification mandatory</w:t>
            </w:r>
          </w:p>
        </w:tc>
      </w:tr>
      <w:tr w:rsidR="00054850" w:rsidRPr="00054850" w14:paraId="6CA71B55" w14:textId="77777777" w:rsidTr="00054850">
        <w:tc>
          <w:tcPr>
            <w:tcW w:w="3356" w:type="dxa"/>
            <w:shd w:val="clear" w:color="F2EEFC" w:fill="F2EEFC"/>
            <w:vAlign w:val="center"/>
          </w:tcPr>
          <w:p w14:paraId="27167308" w14:textId="7D12E163" w:rsidR="00054850" w:rsidRPr="003256E4" w:rsidRDefault="00054850" w:rsidP="003256E4">
            <w:pPr>
              <w:spacing w:after="40"/>
              <w:rPr>
                <w:b/>
              </w:rPr>
            </w:pPr>
            <w:r w:rsidRPr="003256E4">
              <w:rPr>
                <w:b/>
              </w:rPr>
              <w:t>Baseline on extension</w:t>
            </w:r>
          </w:p>
        </w:tc>
        <w:tc>
          <w:tcPr>
            <w:tcW w:w="3357" w:type="dxa"/>
            <w:vAlign w:val="center"/>
          </w:tcPr>
          <w:p w14:paraId="2347CC8E" w14:textId="585D890D" w:rsidR="00054850" w:rsidRPr="003256E4" w:rsidRDefault="00054850" w:rsidP="003256E4">
            <w:pPr>
              <w:spacing w:after="40"/>
            </w:pPr>
            <w:r w:rsidRPr="003256E4">
              <w:t>Original target retained for reporting; revised date stored as a separate extension event</w:t>
            </w:r>
          </w:p>
        </w:tc>
        <w:tc>
          <w:tcPr>
            <w:tcW w:w="3357" w:type="dxa"/>
            <w:vAlign w:val="center"/>
          </w:tcPr>
          <w:p w14:paraId="147F247A" w14:textId="175F9BC1" w:rsidR="00054850" w:rsidRPr="003256E4" w:rsidRDefault="00054850" w:rsidP="003256E4">
            <w:pPr>
              <w:spacing w:after="40"/>
            </w:pPr>
            <w:r w:rsidRPr="003256E4">
              <w:t>Original target retained for reporting; revised date stored as a separate extension event</w:t>
            </w:r>
          </w:p>
        </w:tc>
      </w:tr>
    </w:tbl>
    <w:p w14:paraId="09C0AADF" w14:textId="77777777" w:rsidR="003256E4" w:rsidRPr="003256E4" w:rsidRDefault="003256E4" w:rsidP="003256E4">
      <w:pPr>
        <w:spacing w:before="120"/>
      </w:pPr>
      <w:r w:rsidRPr="003256E4">
        <w:t xml:space="preserve">Throughout the SLA lifecycle </w:t>
      </w:r>
      <w:proofErr w:type="spellStart"/>
      <w:r w:rsidRPr="003256E4">
        <w:t>Docaya</w:t>
      </w:r>
      <w:proofErr w:type="spellEnd"/>
      <w:r w:rsidRPr="003256E4">
        <w:t xml:space="preserve"> manages the following events:</w:t>
      </w:r>
    </w:p>
    <w:p w14:paraId="3296843D" w14:textId="390ED9A7" w:rsidR="00054850" w:rsidRPr="00054850" w:rsidRDefault="00054850" w:rsidP="00054850">
      <w:pPr>
        <w:pStyle w:val="ListParagraph"/>
        <w:numPr>
          <w:ilvl w:val="0"/>
          <w:numId w:val="42"/>
        </w:numPr>
        <w:rPr>
          <w:color w:val="auto"/>
          <w:kern w:val="2"/>
          <w:lang w:val="en-GB" w:eastAsia="en-GB"/>
          <w14:ligatures w14:val="standardContextual"/>
        </w:rPr>
      </w:pPr>
      <w:r w:rsidRPr="00054850">
        <w:rPr>
          <w:b/>
          <w:bCs/>
          <w:color w:val="auto"/>
        </w:rPr>
        <w:t>At-risk warning:</w:t>
      </w:r>
      <w:r w:rsidRPr="00054850">
        <w:rPr>
          <w:color w:val="auto"/>
        </w:rPr>
        <w:t xml:space="preserve"> </w:t>
      </w:r>
      <w:proofErr w:type="spellStart"/>
      <w:r w:rsidRPr="00054850">
        <w:rPr>
          <w:color w:val="auto"/>
        </w:rPr>
        <w:t>Docaya</w:t>
      </w:r>
      <w:proofErr w:type="spellEnd"/>
      <w:r w:rsidRPr="00054850">
        <w:rPr>
          <w:color w:val="auto"/>
        </w:rPr>
        <w:t xml:space="preserve"> flags the request before the SLA breach using a configurable warning window and notifies the current responsible stage.</w:t>
      </w:r>
    </w:p>
    <w:p w14:paraId="535BE1E4" w14:textId="77777777" w:rsidR="00054850" w:rsidRDefault="00054850" w:rsidP="00054850">
      <w:pPr>
        <w:pStyle w:val="ListParagraph"/>
        <w:numPr>
          <w:ilvl w:val="0"/>
          <w:numId w:val="42"/>
        </w:numPr>
        <w:rPr>
          <w:color w:val="auto"/>
        </w:rPr>
      </w:pPr>
      <w:r>
        <w:rPr>
          <w:b/>
          <w:bCs/>
          <w:color w:val="auto"/>
        </w:rPr>
        <w:t>Overdue handling:</w:t>
      </w:r>
      <w:r>
        <w:rPr>
          <w:color w:val="auto"/>
        </w:rPr>
        <w:t xml:space="preserve"> if the target date is missed, the request is marked Overdue, escalated according to the configured route, and included in SLA breach reporting.</w:t>
      </w:r>
    </w:p>
    <w:p w14:paraId="06F5B77B" w14:textId="77777777" w:rsidR="00054850" w:rsidRDefault="00054850" w:rsidP="00054850">
      <w:pPr>
        <w:pStyle w:val="ListParagraph"/>
        <w:numPr>
          <w:ilvl w:val="0"/>
          <w:numId w:val="42"/>
        </w:numPr>
        <w:rPr>
          <w:color w:val="auto"/>
        </w:rPr>
      </w:pPr>
      <w:r>
        <w:rPr>
          <w:b/>
          <w:bCs/>
          <w:color w:val="auto"/>
        </w:rPr>
        <w:t>Extension request:</w:t>
      </w:r>
      <w:r>
        <w:rPr>
          <w:color w:val="auto"/>
        </w:rPr>
        <w:t xml:space="preserve"> the requester or current reviewer can request more time by entering the requested new date, justification, impact and supporting comment.</w:t>
      </w:r>
    </w:p>
    <w:p w14:paraId="1B8CA062" w14:textId="77777777" w:rsidR="00054850" w:rsidRDefault="00054850" w:rsidP="00054850">
      <w:pPr>
        <w:pStyle w:val="ListParagraph"/>
        <w:numPr>
          <w:ilvl w:val="0"/>
          <w:numId w:val="42"/>
        </w:numPr>
        <w:rPr>
          <w:color w:val="auto"/>
        </w:rPr>
      </w:pPr>
      <w:r>
        <w:rPr>
          <w:b/>
          <w:bCs/>
          <w:color w:val="auto"/>
        </w:rPr>
        <w:t>Extension approval:</w:t>
      </w:r>
      <w:r>
        <w:rPr>
          <w:color w:val="auto"/>
        </w:rPr>
        <w:t xml:space="preserve"> Assurance reviews the extension request and either approves a revised target date or rejects it with a mandatory comment. The original SLA date is retained for reporting; the revised SLA date is stored as a separate extension event.</w:t>
      </w:r>
    </w:p>
    <w:p w14:paraId="6C58F409" w14:textId="77777777" w:rsidR="00054850" w:rsidRDefault="00054850" w:rsidP="00054850">
      <w:pPr>
        <w:pStyle w:val="ListParagraph"/>
        <w:numPr>
          <w:ilvl w:val="0"/>
          <w:numId w:val="42"/>
        </w:numPr>
        <w:rPr>
          <w:color w:val="auto"/>
        </w:rPr>
      </w:pPr>
      <w:r>
        <w:rPr>
          <w:b/>
          <w:bCs/>
          <w:color w:val="auto"/>
        </w:rPr>
        <w:t>Audit visibility:</w:t>
      </w:r>
      <w:r>
        <w:rPr>
          <w:color w:val="auto"/>
        </w:rPr>
        <w:t xml:space="preserve"> all SLA events, at-risk alerts, overdue flags, extension requests, approvals and rejection reasons are retained in the document-level thread and surfaced in Module M15 analytics.</w:t>
      </w:r>
    </w:p>
    <w:p w14:paraId="7CF19A01" w14:textId="37AFBFAC" w:rsidR="00054850" w:rsidRPr="00054850" w:rsidRDefault="00054850" w:rsidP="00054850">
      <w:r w:rsidRPr="00054850">
        <w:t>An approved extension revises only the working target date; the original SLA baseline is always preserved for breach reporting, and the complete extension trail is shown in the SLA Extension Request process flow (19.4).</w:t>
      </w:r>
    </w:p>
    <w:p w14:paraId="7F21FA98" w14:textId="77777777" w:rsidR="00054850" w:rsidRDefault="00054850">
      <w:pPr>
        <w:pStyle w:val="Heading2"/>
      </w:pPr>
      <w:bookmarkStart w:id="138" w:name="_Toc240127418"/>
      <w:r>
        <w:t>19.3 Process Flow</w:t>
      </w:r>
      <w:bookmarkEnd w:id="138"/>
    </w:p>
    <w:p w14:paraId="21EDE15A" w14:textId="77777777" w:rsidR="00054850" w:rsidRDefault="00054850" w:rsidP="00054850">
      <w:r w:rsidRPr="00054850">
        <w:t>The diagram below shows the end-to-end change-request flow. The numbered step detail follows in the table beneath it.</w:t>
      </w:r>
    </w:p>
    <w:tbl>
      <w:tblPr>
        <w:tblW w:w="0" w:type="auto"/>
        <w:jc w:val="center"/>
        <w:tblLook w:val="04A0" w:firstRow="1" w:lastRow="0" w:firstColumn="1" w:lastColumn="0" w:noHBand="0" w:noVBand="1"/>
      </w:tblPr>
      <w:tblGrid>
        <w:gridCol w:w="10070"/>
      </w:tblGrid>
      <w:tr w:rsidR="00054850" w:rsidRPr="00054850" w14:paraId="6B36C8F6" w14:textId="77777777" w:rsidTr="00054850">
        <w:trPr>
          <w:jc w:val="center"/>
        </w:trPr>
        <w:tc>
          <w:tcPr>
            <w:tcW w:w="10070" w:type="dxa"/>
            <w:shd w:val="clear" w:color="6B3FD4" w:fill="6B3FD4"/>
            <w:vAlign w:val="center"/>
          </w:tcPr>
          <w:p w14:paraId="72881FBF" w14:textId="53330270" w:rsidR="00054850" w:rsidRPr="003256E4" w:rsidRDefault="00054850" w:rsidP="003256E4">
            <w:pPr>
              <w:spacing w:after="0"/>
              <w:rPr>
                <w:b/>
                <w:color w:val="FFFFFF"/>
              </w:rPr>
            </w:pPr>
            <w:r w:rsidRPr="003256E4">
              <w:rPr>
                <w:b/>
                <w:color w:val="FFFFFF"/>
              </w:rPr>
              <w:t>Requester opens the approved document and selects “Request Modification”</w:t>
            </w:r>
          </w:p>
        </w:tc>
      </w:tr>
      <w:tr w:rsidR="00054850" w:rsidRPr="00054850" w14:paraId="38D059C6" w14:textId="77777777" w:rsidTr="00054850">
        <w:trPr>
          <w:jc w:val="center"/>
        </w:trPr>
        <w:tc>
          <w:tcPr>
            <w:tcW w:w="10070" w:type="dxa"/>
            <w:shd w:val="clear" w:color="FFFFFF" w:fill="FFFFFF"/>
            <w:vAlign w:val="center"/>
          </w:tcPr>
          <w:p w14:paraId="2FC878D5" w14:textId="66F15EC6" w:rsidR="00054850" w:rsidRPr="003256E4" w:rsidRDefault="00054850" w:rsidP="003256E4">
            <w:pPr>
              <w:spacing w:after="0"/>
              <w:rPr>
                <w:b/>
                <w:color w:val="6B3FD4"/>
                <w:sz w:val="24"/>
              </w:rPr>
            </w:pPr>
            <w:r w:rsidRPr="003256E4">
              <w:rPr>
                <w:b/>
                <w:color w:val="6B3FD4"/>
                <w:sz w:val="24"/>
              </w:rPr>
              <w:t>▼</w:t>
            </w:r>
          </w:p>
        </w:tc>
      </w:tr>
      <w:tr w:rsidR="00054850" w:rsidRPr="00054850" w14:paraId="1A610EE0" w14:textId="77777777" w:rsidTr="00054850">
        <w:trPr>
          <w:jc w:val="center"/>
        </w:trPr>
        <w:tc>
          <w:tcPr>
            <w:tcW w:w="10070" w:type="dxa"/>
            <w:shd w:val="clear" w:color="EEE9FB" w:fill="EEE9FB"/>
            <w:vAlign w:val="center"/>
          </w:tcPr>
          <w:p w14:paraId="2C10C4F7" w14:textId="54CDB4D6" w:rsidR="00054850" w:rsidRPr="003256E4" w:rsidRDefault="00054850" w:rsidP="003256E4">
            <w:pPr>
              <w:spacing w:after="0"/>
            </w:pPr>
            <w:r w:rsidRPr="003256E4">
              <w:t>System validates the requester’s permission and confirms the record is not already locked by another active change request</w:t>
            </w:r>
          </w:p>
        </w:tc>
      </w:tr>
      <w:tr w:rsidR="00054850" w:rsidRPr="00054850" w14:paraId="2A0B3E72" w14:textId="77777777" w:rsidTr="00054850">
        <w:trPr>
          <w:jc w:val="center"/>
        </w:trPr>
        <w:tc>
          <w:tcPr>
            <w:tcW w:w="10070" w:type="dxa"/>
            <w:shd w:val="clear" w:color="FFFFFF" w:fill="FFFFFF"/>
            <w:vAlign w:val="center"/>
          </w:tcPr>
          <w:p w14:paraId="1884645F" w14:textId="729F4696" w:rsidR="00054850" w:rsidRPr="003256E4" w:rsidRDefault="00054850" w:rsidP="003256E4">
            <w:pPr>
              <w:spacing w:after="0"/>
              <w:rPr>
                <w:b/>
                <w:color w:val="6B3FD4"/>
                <w:sz w:val="24"/>
              </w:rPr>
            </w:pPr>
            <w:r w:rsidRPr="003256E4">
              <w:rPr>
                <w:b/>
                <w:color w:val="6B3FD4"/>
                <w:sz w:val="24"/>
              </w:rPr>
              <w:t>▼</w:t>
            </w:r>
          </w:p>
        </w:tc>
      </w:tr>
      <w:tr w:rsidR="00054850" w:rsidRPr="00054850" w14:paraId="74471B9B" w14:textId="77777777" w:rsidTr="00054850">
        <w:trPr>
          <w:jc w:val="center"/>
        </w:trPr>
        <w:tc>
          <w:tcPr>
            <w:tcW w:w="10070" w:type="dxa"/>
            <w:shd w:val="clear" w:color="FFF2CC" w:fill="FFF2CC"/>
            <w:vAlign w:val="center"/>
          </w:tcPr>
          <w:p w14:paraId="0C675C28" w14:textId="6363E851" w:rsidR="00054850" w:rsidRPr="003256E4" w:rsidRDefault="00054850" w:rsidP="003256E4">
            <w:pPr>
              <w:spacing w:after="0"/>
              <w:rPr>
                <w:b/>
              </w:rPr>
            </w:pPr>
            <w:r w:rsidRPr="003256E4">
              <w:rPr>
                <w:b/>
              </w:rPr>
              <w:t>Permitted and available?    — No → request blocked, requester notified</w:t>
            </w:r>
          </w:p>
        </w:tc>
      </w:tr>
      <w:tr w:rsidR="00054850" w:rsidRPr="00054850" w14:paraId="47835A18" w14:textId="77777777" w:rsidTr="00054850">
        <w:trPr>
          <w:jc w:val="center"/>
        </w:trPr>
        <w:tc>
          <w:tcPr>
            <w:tcW w:w="10070" w:type="dxa"/>
            <w:shd w:val="clear" w:color="FFFFFF" w:fill="FFFFFF"/>
            <w:vAlign w:val="center"/>
          </w:tcPr>
          <w:p w14:paraId="66FB0889" w14:textId="0AD46723" w:rsidR="00054850" w:rsidRPr="003256E4" w:rsidRDefault="00054850" w:rsidP="003256E4">
            <w:pPr>
              <w:spacing w:after="0"/>
              <w:rPr>
                <w:b/>
                <w:color w:val="6B3FD4"/>
                <w:sz w:val="24"/>
              </w:rPr>
            </w:pPr>
            <w:r w:rsidRPr="003256E4">
              <w:rPr>
                <w:b/>
                <w:color w:val="6B3FD4"/>
                <w:sz w:val="24"/>
              </w:rPr>
              <w:t>▼</w:t>
            </w:r>
          </w:p>
        </w:tc>
      </w:tr>
      <w:tr w:rsidR="00054850" w:rsidRPr="00054850" w14:paraId="2528844E" w14:textId="77777777" w:rsidTr="00054850">
        <w:trPr>
          <w:jc w:val="center"/>
        </w:trPr>
        <w:tc>
          <w:tcPr>
            <w:tcW w:w="10070" w:type="dxa"/>
            <w:shd w:val="clear" w:color="EEE9FB" w:fill="EEE9FB"/>
            <w:vAlign w:val="center"/>
          </w:tcPr>
          <w:p w14:paraId="15241AE5" w14:textId="118558EC" w:rsidR="00054850" w:rsidRPr="003256E4" w:rsidRDefault="00054850" w:rsidP="003256E4">
            <w:pPr>
              <w:spacing w:after="0"/>
            </w:pPr>
            <w:r w:rsidRPr="003256E4">
              <w:lastRenderedPageBreak/>
              <w:t>Requester captures business justification (rationale, change type, affected section, priority, target date, attachments) and uploads the proposed amended file</w:t>
            </w:r>
          </w:p>
        </w:tc>
      </w:tr>
      <w:tr w:rsidR="00054850" w:rsidRPr="00054850" w14:paraId="28DA403D" w14:textId="77777777" w:rsidTr="00054850">
        <w:trPr>
          <w:jc w:val="center"/>
        </w:trPr>
        <w:tc>
          <w:tcPr>
            <w:tcW w:w="10070" w:type="dxa"/>
            <w:shd w:val="clear" w:color="FFFFFF" w:fill="FFFFFF"/>
            <w:vAlign w:val="center"/>
          </w:tcPr>
          <w:p w14:paraId="1E687842" w14:textId="43B119D8" w:rsidR="00054850" w:rsidRPr="003256E4" w:rsidRDefault="00054850" w:rsidP="003256E4">
            <w:pPr>
              <w:spacing w:after="0"/>
              <w:rPr>
                <w:b/>
                <w:color w:val="6B3FD4"/>
                <w:sz w:val="24"/>
              </w:rPr>
            </w:pPr>
            <w:r w:rsidRPr="003256E4">
              <w:rPr>
                <w:b/>
                <w:color w:val="6B3FD4"/>
                <w:sz w:val="24"/>
              </w:rPr>
              <w:t>▼</w:t>
            </w:r>
          </w:p>
        </w:tc>
      </w:tr>
      <w:tr w:rsidR="00054850" w:rsidRPr="00054850" w14:paraId="27551A76" w14:textId="77777777" w:rsidTr="00054850">
        <w:trPr>
          <w:jc w:val="center"/>
        </w:trPr>
        <w:tc>
          <w:tcPr>
            <w:tcW w:w="10070" w:type="dxa"/>
            <w:shd w:val="clear" w:color="EEE9FB" w:fill="EEE9FB"/>
            <w:vAlign w:val="center"/>
          </w:tcPr>
          <w:p w14:paraId="57DF29D8" w14:textId="7C395193" w:rsidR="00054850" w:rsidRPr="003256E4" w:rsidRDefault="00054850" w:rsidP="003256E4">
            <w:pPr>
              <w:spacing w:after="0"/>
            </w:pPr>
            <w:r w:rsidRPr="003256E4">
              <w:t>System locks the current approved version (read-only), generates the change-request number, and starts the SLA timer — Urgent 12 / Normal 30 working days</w:t>
            </w:r>
          </w:p>
        </w:tc>
      </w:tr>
      <w:tr w:rsidR="00054850" w:rsidRPr="00054850" w14:paraId="18C92B0F" w14:textId="77777777" w:rsidTr="00054850">
        <w:trPr>
          <w:jc w:val="center"/>
        </w:trPr>
        <w:tc>
          <w:tcPr>
            <w:tcW w:w="10070" w:type="dxa"/>
            <w:shd w:val="clear" w:color="FFFFFF" w:fill="FFFFFF"/>
            <w:vAlign w:val="center"/>
          </w:tcPr>
          <w:p w14:paraId="06E4F64A" w14:textId="3DFB7A00" w:rsidR="00054850" w:rsidRPr="003256E4" w:rsidRDefault="00054850" w:rsidP="003256E4">
            <w:pPr>
              <w:spacing w:after="0"/>
              <w:rPr>
                <w:b/>
                <w:color w:val="6B3FD4"/>
                <w:sz w:val="24"/>
              </w:rPr>
            </w:pPr>
            <w:r w:rsidRPr="003256E4">
              <w:rPr>
                <w:b/>
                <w:color w:val="6B3FD4"/>
                <w:sz w:val="24"/>
              </w:rPr>
              <w:t>▼</w:t>
            </w:r>
          </w:p>
        </w:tc>
      </w:tr>
      <w:tr w:rsidR="00054850" w:rsidRPr="00054850" w14:paraId="391C0D2C" w14:textId="77777777" w:rsidTr="00054850">
        <w:trPr>
          <w:jc w:val="center"/>
        </w:trPr>
        <w:tc>
          <w:tcPr>
            <w:tcW w:w="10070" w:type="dxa"/>
            <w:shd w:val="clear" w:color="EEE9FB" w:fill="EEE9FB"/>
            <w:vAlign w:val="center"/>
          </w:tcPr>
          <w:p w14:paraId="78859E6F" w14:textId="738426BE" w:rsidR="00054850" w:rsidRPr="003256E4" w:rsidRDefault="00054850" w:rsidP="003256E4">
            <w:pPr>
              <w:spacing w:after="0"/>
            </w:pPr>
            <w:r w:rsidRPr="003256E4">
              <w:t xml:space="preserve">Configurable 3–4 stage review chain: Owner/Approver → Assurance → </w:t>
            </w:r>
            <w:proofErr w:type="spellStart"/>
            <w:r w:rsidRPr="003256E4">
              <w:t>Authoriser</w:t>
            </w:r>
            <w:proofErr w:type="spellEnd"/>
            <w:r w:rsidRPr="003256E4">
              <w:t xml:space="preserve"> — reviewers compare versions, add threaded comments, and approve or return</w:t>
            </w:r>
          </w:p>
        </w:tc>
      </w:tr>
      <w:tr w:rsidR="00054850" w:rsidRPr="00054850" w14:paraId="13EC6EF7" w14:textId="77777777" w:rsidTr="00054850">
        <w:trPr>
          <w:jc w:val="center"/>
        </w:trPr>
        <w:tc>
          <w:tcPr>
            <w:tcW w:w="10070" w:type="dxa"/>
            <w:shd w:val="clear" w:color="FFFFFF" w:fill="FFFFFF"/>
            <w:vAlign w:val="center"/>
          </w:tcPr>
          <w:p w14:paraId="04322CC7" w14:textId="2FCF3193" w:rsidR="00054850" w:rsidRPr="003256E4" w:rsidRDefault="00054850" w:rsidP="003256E4">
            <w:pPr>
              <w:spacing w:after="0"/>
              <w:rPr>
                <w:b/>
                <w:color w:val="6B3FD4"/>
                <w:sz w:val="24"/>
              </w:rPr>
            </w:pPr>
            <w:r w:rsidRPr="003256E4">
              <w:rPr>
                <w:b/>
                <w:color w:val="6B3FD4"/>
                <w:sz w:val="24"/>
              </w:rPr>
              <w:t>▼</w:t>
            </w:r>
          </w:p>
        </w:tc>
      </w:tr>
      <w:tr w:rsidR="00054850" w:rsidRPr="00054850" w14:paraId="22460EFF" w14:textId="77777777" w:rsidTr="00054850">
        <w:trPr>
          <w:jc w:val="center"/>
        </w:trPr>
        <w:tc>
          <w:tcPr>
            <w:tcW w:w="10070" w:type="dxa"/>
            <w:shd w:val="clear" w:color="FFF2CC" w:fill="FFF2CC"/>
            <w:vAlign w:val="center"/>
          </w:tcPr>
          <w:p w14:paraId="7069B4B2" w14:textId="3AAD9345" w:rsidR="00054850" w:rsidRPr="003256E4" w:rsidRDefault="00054850" w:rsidP="003256E4">
            <w:pPr>
              <w:spacing w:after="0"/>
              <w:rPr>
                <w:b/>
              </w:rPr>
            </w:pPr>
            <w:r w:rsidRPr="003256E4">
              <w:rPr>
                <w:b/>
              </w:rPr>
              <w:t>Approved at each stage?    — Returned → back to requester for rework and resubmission</w:t>
            </w:r>
          </w:p>
        </w:tc>
      </w:tr>
      <w:tr w:rsidR="00054850" w:rsidRPr="00054850" w14:paraId="201319A8" w14:textId="77777777" w:rsidTr="00054850">
        <w:trPr>
          <w:jc w:val="center"/>
        </w:trPr>
        <w:tc>
          <w:tcPr>
            <w:tcW w:w="10070" w:type="dxa"/>
            <w:shd w:val="clear" w:color="FFFFFF" w:fill="FFFFFF"/>
            <w:vAlign w:val="center"/>
          </w:tcPr>
          <w:p w14:paraId="74BA09B3" w14:textId="2FF780C1" w:rsidR="00054850" w:rsidRPr="003256E4" w:rsidRDefault="00054850" w:rsidP="003256E4">
            <w:pPr>
              <w:spacing w:after="0"/>
              <w:rPr>
                <w:b/>
                <w:color w:val="6B3FD4"/>
                <w:sz w:val="24"/>
              </w:rPr>
            </w:pPr>
            <w:r w:rsidRPr="003256E4">
              <w:rPr>
                <w:b/>
                <w:color w:val="6B3FD4"/>
                <w:sz w:val="24"/>
              </w:rPr>
              <w:t>▼</w:t>
            </w:r>
          </w:p>
        </w:tc>
      </w:tr>
      <w:tr w:rsidR="00054850" w:rsidRPr="00054850" w14:paraId="07FABDDE" w14:textId="77777777" w:rsidTr="00054850">
        <w:trPr>
          <w:jc w:val="center"/>
        </w:trPr>
        <w:tc>
          <w:tcPr>
            <w:tcW w:w="10070" w:type="dxa"/>
            <w:shd w:val="clear" w:color="EEE9FB" w:fill="EEE9FB"/>
            <w:vAlign w:val="center"/>
          </w:tcPr>
          <w:p w14:paraId="17CBFECD" w14:textId="451338EA" w:rsidR="00054850" w:rsidRPr="003256E4" w:rsidRDefault="00054850" w:rsidP="003256E4">
            <w:pPr>
              <w:spacing w:after="0"/>
            </w:pPr>
            <w:r w:rsidRPr="003256E4">
              <w:t>SLA engine monitors throughout — at-risk warning, overdue flag, escalation and extension requests (see 19.4)</w:t>
            </w:r>
          </w:p>
        </w:tc>
      </w:tr>
      <w:tr w:rsidR="00054850" w:rsidRPr="00054850" w14:paraId="30137049" w14:textId="77777777" w:rsidTr="00054850">
        <w:trPr>
          <w:jc w:val="center"/>
        </w:trPr>
        <w:tc>
          <w:tcPr>
            <w:tcW w:w="10070" w:type="dxa"/>
            <w:shd w:val="clear" w:color="FFFFFF" w:fill="FFFFFF"/>
            <w:vAlign w:val="center"/>
          </w:tcPr>
          <w:p w14:paraId="39529463" w14:textId="0D7B49D2" w:rsidR="00054850" w:rsidRPr="003256E4" w:rsidRDefault="00054850" w:rsidP="003256E4">
            <w:pPr>
              <w:spacing w:after="0"/>
              <w:rPr>
                <w:b/>
                <w:color w:val="6B3FD4"/>
                <w:sz w:val="24"/>
              </w:rPr>
            </w:pPr>
            <w:r w:rsidRPr="003256E4">
              <w:rPr>
                <w:b/>
                <w:color w:val="6B3FD4"/>
                <w:sz w:val="24"/>
              </w:rPr>
              <w:t>▼</w:t>
            </w:r>
          </w:p>
        </w:tc>
      </w:tr>
      <w:tr w:rsidR="00054850" w:rsidRPr="00054850" w14:paraId="1F5E1EC2" w14:textId="77777777" w:rsidTr="00054850">
        <w:trPr>
          <w:jc w:val="center"/>
        </w:trPr>
        <w:tc>
          <w:tcPr>
            <w:tcW w:w="10070" w:type="dxa"/>
            <w:shd w:val="clear" w:color="EEE9FB" w:fill="EEE9FB"/>
            <w:vAlign w:val="center"/>
          </w:tcPr>
          <w:p w14:paraId="74C75D95" w14:textId="4DCBA47A" w:rsidR="00054850" w:rsidRPr="003256E4" w:rsidRDefault="00054850" w:rsidP="003256E4">
            <w:pPr>
              <w:spacing w:after="0"/>
            </w:pPr>
            <w:proofErr w:type="spellStart"/>
            <w:r w:rsidRPr="003256E4">
              <w:t>Authoriser</w:t>
            </w:r>
            <w:proofErr w:type="spellEnd"/>
            <w:r w:rsidRPr="003256E4">
              <w:t xml:space="preserve"> grants final approval for publication</w:t>
            </w:r>
          </w:p>
        </w:tc>
      </w:tr>
      <w:tr w:rsidR="00054850" w:rsidRPr="00054850" w14:paraId="2D0BF147" w14:textId="77777777" w:rsidTr="00054850">
        <w:trPr>
          <w:jc w:val="center"/>
        </w:trPr>
        <w:tc>
          <w:tcPr>
            <w:tcW w:w="10070" w:type="dxa"/>
            <w:shd w:val="clear" w:color="FFFFFF" w:fill="FFFFFF"/>
            <w:vAlign w:val="center"/>
          </w:tcPr>
          <w:p w14:paraId="78CEB53E" w14:textId="1871B616" w:rsidR="00054850" w:rsidRPr="003256E4" w:rsidRDefault="00054850" w:rsidP="003256E4">
            <w:pPr>
              <w:spacing w:after="0"/>
              <w:rPr>
                <w:b/>
                <w:color w:val="6B3FD4"/>
                <w:sz w:val="24"/>
              </w:rPr>
            </w:pPr>
            <w:r w:rsidRPr="003256E4">
              <w:rPr>
                <w:b/>
                <w:color w:val="6B3FD4"/>
                <w:sz w:val="24"/>
              </w:rPr>
              <w:t>▼</w:t>
            </w:r>
          </w:p>
        </w:tc>
      </w:tr>
      <w:tr w:rsidR="00054850" w:rsidRPr="00054850" w14:paraId="6BA5D03F" w14:textId="77777777" w:rsidTr="00054850">
        <w:trPr>
          <w:jc w:val="center"/>
        </w:trPr>
        <w:tc>
          <w:tcPr>
            <w:tcW w:w="10070" w:type="dxa"/>
            <w:shd w:val="clear" w:color="6B3FD4" w:fill="6B3FD4"/>
            <w:vAlign w:val="center"/>
          </w:tcPr>
          <w:p w14:paraId="3E33FE0B" w14:textId="5D6334B2" w:rsidR="00054850" w:rsidRPr="003256E4" w:rsidRDefault="00054850" w:rsidP="003256E4">
            <w:pPr>
              <w:spacing w:after="0"/>
              <w:rPr>
                <w:b/>
                <w:color w:val="FFFFFF"/>
              </w:rPr>
            </w:pPr>
            <w:r w:rsidRPr="003256E4">
              <w:rPr>
                <w:b/>
                <w:color w:val="FFFFFF"/>
              </w:rPr>
              <w:t>System promotes the amendment as the next SharePoint version, preserves the prior version, updates the registry, and notifies stakeholders</w:t>
            </w:r>
          </w:p>
        </w:tc>
      </w:tr>
    </w:tbl>
    <w:p w14:paraId="3DEB090B" w14:textId="77777777" w:rsidR="00054850" w:rsidRDefault="00054850">
      <w:pPr>
        <w:cnfStyle w:val="101000000000" w:firstRow="1" w:lastRow="0" w:firstColumn="1" w:lastColumn="0" w:oddVBand="0" w:evenVBand="0" w:oddHBand="0" w:evenHBand="0" w:firstRowFirstColumn="0" w:firstRowLastColumn="0" w:lastRowFirstColumn="0" w:lastRowLastColumn="0"/>
        <w:rPr>
          <w:b/>
          <w:bCs/>
          <w:color w:val="FFFFFF" w:themeColor="background1"/>
        </w:rPr>
      </w:pPr>
    </w:p>
    <w:tbl>
      <w:tblPr>
        <w:tblStyle w:val="GridTable4-Accent1"/>
        <w:tblW w:w="5000" w:type="pct"/>
        <w:tblLook w:val="04A0" w:firstRow="1" w:lastRow="0" w:firstColumn="1" w:lastColumn="0" w:noHBand="0" w:noVBand="1"/>
      </w:tblPr>
      <w:tblGrid>
        <w:gridCol w:w="628"/>
        <w:gridCol w:w="1580"/>
        <w:gridCol w:w="5835"/>
        <w:gridCol w:w="2027"/>
      </w:tblGrid>
      <w:tr w:rsidR="00054850" w14:paraId="4B6FFCB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C5C87EB" w14:textId="77777777" w:rsidR="00054850" w:rsidRPr="003256E4" w:rsidRDefault="00054850" w:rsidP="003256E4">
            <w:pPr>
              <w:spacing w:after="40"/>
              <w:rPr>
                <w:color w:val="FFFFFF"/>
              </w:rPr>
            </w:pPr>
            <w:r w:rsidRPr="003256E4">
              <w:rPr>
                <w:color w:val="FFFFFF"/>
              </w:rPr>
              <w:t>Step</w:t>
            </w:r>
          </w:p>
        </w:tc>
        <w:tc>
          <w:tcPr>
            <w:tcW w:w="0" w:type="auto"/>
            <w:hideMark/>
          </w:tcPr>
          <w:p w14:paraId="44D723A1" w14:textId="77777777" w:rsidR="00054850" w:rsidRPr="003256E4" w:rsidRDefault="00054850" w:rsidP="003256E4">
            <w:pPr>
              <w:spacing w:after="40"/>
              <w:cnfStyle w:val="100000000000" w:firstRow="1" w:lastRow="0" w:firstColumn="0" w:lastColumn="0" w:oddVBand="0" w:evenVBand="0" w:oddHBand="0" w:evenHBand="0" w:firstRowFirstColumn="0" w:firstRowLastColumn="0" w:lastRowFirstColumn="0" w:lastRowLastColumn="0"/>
              <w:rPr>
                <w:color w:val="FFFFFF"/>
              </w:rPr>
            </w:pPr>
            <w:r w:rsidRPr="003256E4">
              <w:rPr>
                <w:color w:val="FFFFFF"/>
              </w:rPr>
              <w:t>Actor</w:t>
            </w:r>
          </w:p>
        </w:tc>
        <w:tc>
          <w:tcPr>
            <w:tcW w:w="0" w:type="auto"/>
            <w:hideMark/>
          </w:tcPr>
          <w:p w14:paraId="0C7EA87D" w14:textId="77777777" w:rsidR="00054850" w:rsidRPr="003256E4" w:rsidRDefault="00054850" w:rsidP="003256E4">
            <w:pPr>
              <w:spacing w:after="40"/>
              <w:cnfStyle w:val="100000000000" w:firstRow="1" w:lastRow="0" w:firstColumn="0" w:lastColumn="0" w:oddVBand="0" w:evenVBand="0" w:oddHBand="0" w:evenHBand="0" w:firstRowFirstColumn="0" w:firstRowLastColumn="0" w:lastRowFirstColumn="0" w:lastRowLastColumn="0"/>
              <w:rPr>
                <w:color w:val="FFFFFF"/>
              </w:rPr>
            </w:pPr>
            <w:r w:rsidRPr="003256E4">
              <w:rPr>
                <w:color w:val="FFFFFF"/>
              </w:rPr>
              <w:t>Action / Decision</w:t>
            </w:r>
          </w:p>
        </w:tc>
        <w:tc>
          <w:tcPr>
            <w:tcW w:w="0" w:type="auto"/>
            <w:hideMark/>
          </w:tcPr>
          <w:p w14:paraId="72128472" w14:textId="77777777" w:rsidR="00054850" w:rsidRPr="003256E4" w:rsidRDefault="00054850" w:rsidP="003256E4">
            <w:pPr>
              <w:spacing w:after="40"/>
              <w:cnfStyle w:val="100000000000" w:firstRow="1" w:lastRow="0" w:firstColumn="0" w:lastColumn="0" w:oddVBand="0" w:evenVBand="0" w:oddHBand="0" w:evenHBand="0" w:firstRowFirstColumn="0" w:firstRowLastColumn="0" w:lastRowFirstColumn="0" w:lastRowLastColumn="0"/>
              <w:rPr>
                <w:color w:val="FFFFFF"/>
              </w:rPr>
            </w:pPr>
            <w:r w:rsidRPr="003256E4">
              <w:rPr>
                <w:color w:val="FFFFFF"/>
              </w:rPr>
              <w:t>Status / Output</w:t>
            </w:r>
          </w:p>
        </w:tc>
      </w:tr>
      <w:tr w:rsidR="00054850" w14:paraId="0477A7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F5A64" w14:textId="77777777" w:rsidR="00054850" w:rsidRPr="003256E4" w:rsidRDefault="00054850" w:rsidP="003256E4">
            <w:pPr>
              <w:spacing w:after="40"/>
            </w:pPr>
            <w:r w:rsidRPr="003256E4">
              <w:t>1</w:t>
            </w:r>
          </w:p>
        </w:tc>
        <w:tc>
          <w:tcPr>
            <w:tcW w:w="0" w:type="auto"/>
            <w:hideMark/>
          </w:tcPr>
          <w:p w14:paraId="737B7A9A" w14:textId="77777777" w:rsidR="00054850" w:rsidRPr="003256E4" w:rsidRDefault="00054850" w:rsidP="003256E4">
            <w:pPr>
              <w:spacing w:after="40"/>
              <w:cnfStyle w:val="000000100000" w:firstRow="0" w:lastRow="0" w:firstColumn="0" w:lastColumn="0" w:oddVBand="0" w:evenVBand="0" w:oddHBand="1" w:evenHBand="0" w:firstRowFirstColumn="0" w:firstRowLastColumn="0" w:lastRowFirstColumn="0" w:lastRowLastColumn="0"/>
            </w:pPr>
            <w:r w:rsidRPr="003256E4">
              <w:t>Requester</w:t>
            </w:r>
          </w:p>
        </w:tc>
        <w:tc>
          <w:tcPr>
            <w:tcW w:w="0" w:type="auto"/>
            <w:hideMark/>
          </w:tcPr>
          <w:p w14:paraId="631B62B3" w14:textId="77777777" w:rsidR="00054850" w:rsidRPr="003256E4" w:rsidRDefault="00054850" w:rsidP="003256E4">
            <w:pPr>
              <w:spacing w:after="40"/>
              <w:cnfStyle w:val="000000100000" w:firstRow="0" w:lastRow="0" w:firstColumn="0" w:lastColumn="0" w:oddVBand="0" w:evenVBand="0" w:oddHBand="1" w:evenHBand="0" w:firstRowFirstColumn="0" w:firstRowLastColumn="0" w:lastRowFirstColumn="0" w:lastRowLastColumn="0"/>
            </w:pPr>
            <w:r w:rsidRPr="003256E4">
              <w:t>Selects approved document and chooses Request Modification.</w:t>
            </w:r>
          </w:p>
        </w:tc>
        <w:tc>
          <w:tcPr>
            <w:tcW w:w="0" w:type="auto"/>
            <w:hideMark/>
          </w:tcPr>
          <w:p w14:paraId="2CA65780" w14:textId="77777777" w:rsidR="00054850" w:rsidRPr="003256E4" w:rsidRDefault="00054850" w:rsidP="003256E4">
            <w:pPr>
              <w:spacing w:after="40"/>
              <w:cnfStyle w:val="000000100000" w:firstRow="0" w:lastRow="0" w:firstColumn="0" w:lastColumn="0" w:oddVBand="0" w:evenVBand="0" w:oddHBand="1" w:evenHBand="0" w:firstRowFirstColumn="0" w:firstRowLastColumn="0" w:lastRowFirstColumn="0" w:lastRowLastColumn="0"/>
            </w:pPr>
            <w:r w:rsidRPr="003256E4">
              <w:t>Change request draft created</w:t>
            </w:r>
          </w:p>
        </w:tc>
      </w:tr>
      <w:tr w:rsidR="00054850" w14:paraId="7385C9F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D65EAE7" w14:textId="77777777" w:rsidR="00054850" w:rsidRPr="003256E4" w:rsidRDefault="00054850" w:rsidP="003256E4">
            <w:pPr>
              <w:spacing w:after="40"/>
            </w:pPr>
            <w:r w:rsidRPr="003256E4">
              <w:t>2</w:t>
            </w:r>
          </w:p>
        </w:tc>
        <w:tc>
          <w:tcPr>
            <w:tcW w:w="0" w:type="auto"/>
            <w:hideMark/>
          </w:tcPr>
          <w:p w14:paraId="49F19AF3" w14:textId="77777777" w:rsidR="00054850" w:rsidRPr="003256E4" w:rsidRDefault="00054850" w:rsidP="003256E4">
            <w:pPr>
              <w:spacing w:after="40"/>
              <w:cnfStyle w:val="000000000000" w:firstRow="0" w:lastRow="0" w:firstColumn="0" w:lastColumn="0" w:oddVBand="0" w:evenVBand="0" w:oddHBand="0" w:evenHBand="0" w:firstRowFirstColumn="0" w:firstRowLastColumn="0" w:lastRowFirstColumn="0" w:lastRowLastColumn="0"/>
            </w:pPr>
            <w:r w:rsidRPr="003256E4">
              <w:t>System</w:t>
            </w:r>
          </w:p>
        </w:tc>
        <w:tc>
          <w:tcPr>
            <w:tcW w:w="0" w:type="auto"/>
            <w:hideMark/>
          </w:tcPr>
          <w:p w14:paraId="54D24002" w14:textId="77777777" w:rsidR="00054850" w:rsidRPr="003256E4" w:rsidRDefault="00054850" w:rsidP="003256E4">
            <w:pPr>
              <w:spacing w:after="40"/>
              <w:cnfStyle w:val="000000000000" w:firstRow="0" w:lastRow="0" w:firstColumn="0" w:lastColumn="0" w:oddVBand="0" w:evenVBand="0" w:oddHBand="0" w:evenHBand="0" w:firstRowFirstColumn="0" w:firstRowLastColumn="0" w:lastRowFirstColumn="0" w:lastRowLastColumn="0"/>
            </w:pPr>
            <w:r w:rsidRPr="003256E4">
              <w:t>Locks the live approved version from overwrite and creates a linked change-request number.</w:t>
            </w:r>
          </w:p>
        </w:tc>
        <w:tc>
          <w:tcPr>
            <w:tcW w:w="0" w:type="auto"/>
            <w:hideMark/>
          </w:tcPr>
          <w:p w14:paraId="20EE5D80" w14:textId="77777777" w:rsidR="00054850" w:rsidRPr="003256E4" w:rsidRDefault="00054850" w:rsidP="003256E4">
            <w:pPr>
              <w:spacing w:after="40"/>
              <w:cnfStyle w:val="000000000000" w:firstRow="0" w:lastRow="0" w:firstColumn="0" w:lastColumn="0" w:oddVBand="0" w:evenVBand="0" w:oddHBand="0" w:evenHBand="0" w:firstRowFirstColumn="0" w:firstRowLastColumn="0" w:lastRowFirstColumn="0" w:lastRowLastColumn="0"/>
            </w:pPr>
            <w:r w:rsidRPr="003256E4">
              <w:t>Current version protected</w:t>
            </w:r>
          </w:p>
        </w:tc>
      </w:tr>
      <w:tr w:rsidR="00054850" w14:paraId="2D3D7F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314F3" w14:textId="77777777" w:rsidR="00054850" w:rsidRPr="003256E4" w:rsidRDefault="00054850" w:rsidP="003256E4">
            <w:pPr>
              <w:spacing w:after="40"/>
            </w:pPr>
            <w:r w:rsidRPr="003256E4">
              <w:t>3</w:t>
            </w:r>
          </w:p>
        </w:tc>
        <w:tc>
          <w:tcPr>
            <w:tcW w:w="0" w:type="auto"/>
            <w:hideMark/>
          </w:tcPr>
          <w:p w14:paraId="01679BE7" w14:textId="77777777" w:rsidR="00054850" w:rsidRPr="003256E4" w:rsidRDefault="00054850" w:rsidP="003256E4">
            <w:pPr>
              <w:spacing w:after="40"/>
              <w:cnfStyle w:val="000000100000" w:firstRow="0" w:lastRow="0" w:firstColumn="0" w:lastColumn="0" w:oddVBand="0" w:evenVBand="0" w:oddHBand="1" w:evenHBand="0" w:firstRowFirstColumn="0" w:firstRowLastColumn="0" w:lastRowFirstColumn="0" w:lastRowLastColumn="0"/>
            </w:pPr>
            <w:r w:rsidRPr="003256E4">
              <w:t>Requester</w:t>
            </w:r>
          </w:p>
        </w:tc>
        <w:tc>
          <w:tcPr>
            <w:tcW w:w="0" w:type="auto"/>
            <w:hideMark/>
          </w:tcPr>
          <w:p w14:paraId="7ED49680" w14:textId="77777777" w:rsidR="00054850" w:rsidRPr="003256E4" w:rsidRDefault="00054850" w:rsidP="003256E4">
            <w:pPr>
              <w:spacing w:after="40"/>
              <w:cnfStyle w:val="000000100000" w:firstRow="0" w:lastRow="0" w:firstColumn="0" w:lastColumn="0" w:oddVBand="0" w:evenVBand="0" w:oddHBand="1" w:evenHBand="0" w:firstRowFirstColumn="0" w:firstRowLastColumn="0" w:lastRowFirstColumn="0" w:lastRowLastColumn="0"/>
            </w:pPr>
            <w:r w:rsidRPr="003256E4">
              <w:t>Adds rationale, priority, target date and proposed amendment.</w:t>
            </w:r>
          </w:p>
        </w:tc>
        <w:tc>
          <w:tcPr>
            <w:tcW w:w="0" w:type="auto"/>
            <w:hideMark/>
          </w:tcPr>
          <w:p w14:paraId="3C9EA570" w14:textId="77777777" w:rsidR="00054850" w:rsidRPr="003256E4" w:rsidRDefault="00054850" w:rsidP="003256E4">
            <w:pPr>
              <w:spacing w:after="40"/>
              <w:cnfStyle w:val="000000100000" w:firstRow="0" w:lastRow="0" w:firstColumn="0" w:lastColumn="0" w:oddVBand="0" w:evenVBand="0" w:oddHBand="1" w:evenHBand="0" w:firstRowFirstColumn="0" w:firstRowLastColumn="0" w:lastRowFirstColumn="0" w:lastRowLastColumn="0"/>
            </w:pPr>
            <w:r w:rsidRPr="003256E4">
              <w:t>Ready for submission</w:t>
            </w:r>
          </w:p>
        </w:tc>
      </w:tr>
      <w:tr w:rsidR="00054850" w14:paraId="17CF967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B4396E5" w14:textId="77777777" w:rsidR="00054850" w:rsidRPr="003256E4" w:rsidRDefault="00054850" w:rsidP="003256E4">
            <w:pPr>
              <w:spacing w:after="40"/>
            </w:pPr>
            <w:r w:rsidRPr="003256E4">
              <w:t>4</w:t>
            </w:r>
          </w:p>
        </w:tc>
        <w:tc>
          <w:tcPr>
            <w:tcW w:w="0" w:type="auto"/>
            <w:hideMark/>
          </w:tcPr>
          <w:p w14:paraId="5B008A9C" w14:textId="77777777" w:rsidR="00054850" w:rsidRPr="003256E4" w:rsidRDefault="00054850" w:rsidP="003256E4">
            <w:pPr>
              <w:spacing w:after="40"/>
              <w:cnfStyle w:val="000000000000" w:firstRow="0" w:lastRow="0" w:firstColumn="0" w:lastColumn="0" w:oddVBand="0" w:evenVBand="0" w:oddHBand="0" w:evenHBand="0" w:firstRowFirstColumn="0" w:firstRowLastColumn="0" w:lastRowFirstColumn="0" w:lastRowLastColumn="0"/>
            </w:pPr>
            <w:r w:rsidRPr="003256E4">
              <w:t>System</w:t>
            </w:r>
          </w:p>
        </w:tc>
        <w:tc>
          <w:tcPr>
            <w:tcW w:w="0" w:type="auto"/>
            <w:hideMark/>
          </w:tcPr>
          <w:p w14:paraId="3ED25E16" w14:textId="77777777" w:rsidR="00054850" w:rsidRPr="003256E4" w:rsidRDefault="00054850" w:rsidP="003256E4">
            <w:pPr>
              <w:spacing w:after="40"/>
              <w:cnfStyle w:val="000000000000" w:firstRow="0" w:lastRow="0" w:firstColumn="0" w:lastColumn="0" w:oddVBand="0" w:evenVBand="0" w:oddHBand="0" w:evenHBand="0" w:firstRowFirstColumn="0" w:firstRowLastColumn="0" w:lastRowFirstColumn="0" w:lastRowLastColumn="0"/>
            </w:pPr>
            <w:r w:rsidRPr="003256E4">
              <w:t>Starts urgent or normal SLA timer and routes to the configured review chain.</w:t>
            </w:r>
          </w:p>
        </w:tc>
        <w:tc>
          <w:tcPr>
            <w:tcW w:w="0" w:type="auto"/>
            <w:hideMark/>
          </w:tcPr>
          <w:p w14:paraId="27703C8C" w14:textId="77777777" w:rsidR="00054850" w:rsidRPr="003256E4" w:rsidRDefault="00054850" w:rsidP="003256E4">
            <w:pPr>
              <w:spacing w:after="40"/>
              <w:cnfStyle w:val="000000000000" w:firstRow="0" w:lastRow="0" w:firstColumn="0" w:lastColumn="0" w:oddVBand="0" w:evenVBand="0" w:oddHBand="0" w:evenHBand="0" w:firstRowFirstColumn="0" w:firstRowLastColumn="0" w:lastRowFirstColumn="0" w:lastRowLastColumn="0"/>
            </w:pPr>
            <w:r w:rsidRPr="003256E4">
              <w:t>Pending approval</w:t>
            </w:r>
          </w:p>
        </w:tc>
      </w:tr>
      <w:tr w:rsidR="00054850" w14:paraId="508760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AF66C" w14:textId="77777777" w:rsidR="00054850" w:rsidRPr="003256E4" w:rsidRDefault="00054850" w:rsidP="003256E4">
            <w:pPr>
              <w:spacing w:after="40"/>
            </w:pPr>
            <w:r w:rsidRPr="003256E4">
              <w:t>5</w:t>
            </w:r>
          </w:p>
        </w:tc>
        <w:tc>
          <w:tcPr>
            <w:tcW w:w="0" w:type="auto"/>
            <w:hideMark/>
          </w:tcPr>
          <w:p w14:paraId="325C3566" w14:textId="77777777" w:rsidR="00054850" w:rsidRPr="003256E4" w:rsidRDefault="00054850" w:rsidP="003256E4">
            <w:pPr>
              <w:spacing w:after="40"/>
              <w:cnfStyle w:val="000000100000" w:firstRow="0" w:lastRow="0" w:firstColumn="0" w:lastColumn="0" w:oddVBand="0" w:evenVBand="0" w:oddHBand="1" w:evenHBand="0" w:firstRowFirstColumn="0" w:firstRowLastColumn="0" w:lastRowFirstColumn="0" w:lastRowLastColumn="0"/>
            </w:pPr>
            <w:r w:rsidRPr="003256E4">
              <w:t>Reviewer / Approver</w:t>
            </w:r>
          </w:p>
        </w:tc>
        <w:tc>
          <w:tcPr>
            <w:tcW w:w="0" w:type="auto"/>
            <w:hideMark/>
          </w:tcPr>
          <w:p w14:paraId="16794B52" w14:textId="77777777" w:rsidR="00054850" w:rsidRPr="003256E4" w:rsidRDefault="00054850" w:rsidP="003256E4">
            <w:pPr>
              <w:spacing w:after="40"/>
              <w:cnfStyle w:val="000000100000" w:firstRow="0" w:lastRow="0" w:firstColumn="0" w:lastColumn="0" w:oddVBand="0" w:evenVBand="0" w:oddHBand="1" w:evenHBand="0" w:firstRowFirstColumn="0" w:firstRowLastColumn="0" w:lastRowFirstColumn="0" w:lastRowLastColumn="0"/>
            </w:pPr>
            <w:proofErr w:type="gramStart"/>
            <w:r w:rsidRPr="003256E4">
              <w:t>Reviews</w:t>
            </w:r>
            <w:proofErr w:type="gramEnd"/>
            <w:r w:rsidRPr="003256E4">
              <w:t xml:space="preserve"> </w:t>
            </w:r>
            <w:proofErr w:type="gramStart"/>
            <w:r w:rsidRPr="003256E4">
              <w:t>comparison</w:t>
            </w:r>
            <w:proofErr w:type="gramEnd"/>
            <w:r w:rsidRPr="003256E4">
              <w:t>, comments and supporting information; approves or returns with mandatory comments.</w:t>
            </w:r>
          </w:p>
        </w:tc>
        <w:tc>
          <w:tcPr>
            <w:tcW w:w="0" w:type="auto"/>
            <w:hideMark/>
          </w:tcPr>
          <w:p w14:paraId="464B4448" w14:textId="77777777" w:rsidR="00054850" w:rsidRPr="003256E4" w:rsidRDefault="00054850" w:rsidP="003256E4">
            <w:pPr>
              <w:spacing w:after="40"/>
              <w:cnfStyle w:val="000000100000" w:firstRow="0" w:lastRow="0" w:firstColumn="0" w:lastColumn="0" w:oddVBand="0" w:evenVBand="0" w:oddHBand="1" w:evenHBand="0" w:firstRowFirstColumn="0" w:firstRowLastColumn="0" w:lastRowFirstColumn="0" w:lastRowLastColumn="0"/>
            </w:pPr>
            <w:r w:rsidRPr="003256E4">
              <w:t>Advanced / Returned</w:t>
            </w:r>
          </w:p>
        </w:tc>
      </w:tr>
      <w:tr w:rsidR="00054850" w14:paraId="0969E54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48F5490" w14:textId="77777777" w:rsidR="00054850" w:rsidRPr="003256E4" w:rsidRDefault="00054850" w:rsidP="003256E4">
            <w:pPr>
              <w:spacing w:after="40"/>
            </w:pPr>
            <w:r w:rsidRPr="003256E4">
              <w:t>6</w:t>
            </w:r>
          </w:p>
        </w:tc>
        <w:tc>
          <w:tcPr>
            <w:tcW w:w="0" w:type="auto"/>
            <w:hideMark/>
          </w:tcPr>
          <w:p w14:paraId="39AC0EA0" w14:textId="77777777" w:rsidR="00054850" w:rsidRPr="003256E4" w:rsidRDefault="00054850" w:rsidP="003256E4">
            <w:pPr>
              <w:spacing w:after="40"/>
              <w:cnfStyle w:val="000000000000" w:firstRow="0" w:lastRow="0" w:firstColumn="0" w:lastColumn="0" w:oddVBand="0" w:evenVBand="0" w:oddHBand="0" w:evenHBand="0" w:firstRowFirstColumn="0" w:firstRowLastColumn="0" w:lastRowFirstColumn="0" w:lastRowLastColumn="0"/>
            </w:pPr>
            <w:r w:rsidRPr="003256E4">
              <w:t>Assurance</w:t>
            </w:r>
          </w:p>
        </w:tc>
        <w:tc>
          <w:tcPr>
            <w:tcW w:w="0" w:type="auto"/>
            <w:hideMark/>
          </w:tcPr>
          <w:p w14:paraId="18B9E2C6" w14:textId="77777777" w:rsidR="00054850" w:rsidRPr="003256E4" w:rsidRDefault="00054850" w:rsidP="003256E4">
            <w:pPr>
              <w:spacing w:after="40"/>
              <w:cnfStyle w:val="000000000000" w:firstRow="0" w:lastRow="0" w:firstColumn="0" w:lastColumn="0" w:oddVBand="0" w:evenVBand="0" w:oddHBand="0" w:evenHBand="0" w:firstRowFirstColumn="0" w:firstRowLastColumn="0" w:lastRowFirstColumn="0" w:lastRowLastColumn="0"/>
            </w:pPr>
            <w:r w:rsidRPr="003256E4">
              <w:t>Reviews SLA extension requests and approves or rejects with reason.</w:t>
            </w:r>
          </w:p>
        </w:tc>
        <w:tc>
          <w:tcPr>
            <w:tcW w:w="0" w:type="auto"/>
            <w:hideMark/>
          </w:tcPr>
          <w:p w14:paraId="2E3D86D2" w14:textId="77777777" w:rsidR="00054850" w:rsidRPr="003256E4" w:rsidRDefault="00054850" w:rsidP="003256E4">
            <w:pPr>
              <w:spacing w:after="40"/>
              <w:cnfStyle w:val="000000000000" w:firstRow="0" w:lastRow="0" w:firstColumn="0" w:lastColumn="0" w:oddVBand="0" w:evenVBand="0" w:oddHBand="0" w:evenHBand="0" w:firstRowFirstColumn="0" w:firstRowLastColumn="0" w:lastRowFirstColumn="0" w:lastRowLastColumn="0"/>
            </w:pPr>
            <w:r w:rsidRPr="003256E4">
              <w:t>SLA retained or revised</w:t>
            </w:r>
          </w:p>
        </w:tc>
      </w:tr>
      <w:tr w:rsidR="00054850" w14:paraId="2502D6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EB1F6" w14:textId="77777777" w:rsidR="00054850" w:rsidRPr="003256E4" w:rsidRDefault="00054850" w:rsidP="003256E4">
            <w:pPr>
              <w:spacing w:after="40"/>
            </w:pPr>
            <w:r w:rsidRPr="003256E4">
              <w:t>7</w:t>
            </w:r>
          </w:p>
        </w:tc>
        <w:tc>
          <w:tcPr>
            <w:tcW w:w="0" w:type="auto"/>
            <w:hideMark/>
          </w:tcPr>
          <w:p w14:paraId="034DEEEE" w14:textId="77777777" w:rsidR="00054850" w:rsidRPr="003256E4" w:rsidRDefault="00054850" w:rsidP="003256E4">
            <w:pPr>
              <w:spacing w:after="40"/>
              <w:cnfStyle w:val="000000100000" w:firstRow="0" w:lastRow="0" w:firstColumn="0" w:lastColumn="0" w:oddVBand="0" w:evenVBand="0" w:oddHBand="1" w:evenHBand="0" w:firstRowFirstColumn="0" w:firstRowLastColumn="0" w:lastRowFirstColumn="0" w:lastRowLastColumn="0"/>
            </w:pPr>
            <w:proofErr w:type="spellStart"/>
            <w:r w:rsidRPr="003256E4">
              <w:t>Authoriser</w:t>
            </w:r>
            <w:proofErr w:type="spellEnd"/>
          </w:p>
        </w:tc>
        <w:tc>
          <w:tcPr>
            <w:tcW w:w="0" w:type="auto"/>
            <w:hideMark/>
          </w:tcPr>
          <w:p w14:paraId="5FD3DBA7" w14:textId="77777777" w:rsidR="00054850" w:rsidRPr="003256E4" w:rsidRDefault="00054850" w:rsidP="003256E4">
            <w:pPr>
              <w:spacing w:after="40"/>
              <w:cnfStyle w:val="000000100000" w:firstRow="0" w:lastRow="0" w:firstColumn="0" w:lastColumn="0" w:oddVBand="0" w:evenVBand="0" w:oddHBand="1" w:evenHBand="0" w:firstRowFirstColumn="0" w:firstRowLastColumn="0" w:lastRowFirstColumn="0" w:lastRowLastColumn="0"/>
            </w:pPr>
            <w:r w:rsidRPr="003256E4">
              <w:t>Provides final approval for publication or returns for amendment.</w:t>
            </w:r>
          </w:p>
        </w:tc>
        <w:tc>
          <w:tcPr>
            <w:tcW w:w="0" w:type="auto"/>
            <w:hideMark/>
          </w:tcPr>
          <w:p w14:paraId="5D9E828A" w14:textId="77777777" w:rsidR="00054850" w:rsidRPr="003256E4" w:rsidRDefault="00054850" w:rsidP="003256E4">
            <w:pPr>
              <w:spacing w:after="40"/>
              <w:cnfStyle w:val="000000100000" w:firstRow="0" w:lastRow="0" w:firstColumn="0" w:lastColumn="0" w:oddVBand="0" w:evenVBand="0" w:oddHBand="1" w:evenHBand="0" w:firstRowFirstColumn="0" w:firstRowLastColumn="0" w:lastRowFirstColumn="0" w:lastRowLastColumn="0"/>
            </w:pPr>
            <w:r w:rsidRPr="003256E4">
              <w:t>Approved / Returned</w:t>
            </w:r>
          </w:p>
        </w:tc>
      </w:tr>
      <w:tr w:rsidR="00054850" w14:paraId="70F1B93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8DA9C77" w14:textId="77777777" w:rsidR="00054850" w:rsidRPr="003256E4" w:rsidRDefault="00054850" w:rsidP="003256E4">
            <w:pPr>
              <w:spacing w:after="40"/>
            </w:pPr>
            <w:r w:rsidRPr="003256E4">
              <w:t>8</w:t>
            </w:r>
          </w:p>
        </w:tc>
        <w:tc>
          <w:tcPr>
            <w:tcW w:w="0" w:type="auto"/>
            <w:hideMark/>
          </w:tcPr>
          <w:p w14:paraId="75B18913" w14:textId="77777777" w:rsidR="00054850" w:rsidRPr="003256E4" w:rsidRDefault="00054850" w:rsidP="003256E4">
            <w:pPr>
              <w:spacing w:after="40"/>
              <w:cnfStyle w:val="000000000000" w:firstRow="0" w:lastRow="0" w:firstColumn="0" w:lastColumn="0" w:oddVBand="0" w:evenVBand="0" w:oddHBand="0" w:evenHBand="0" w:firstRowFirstColumn="0" w:firstRowLastColumn="0" w:lastRowFirstColumn="0" w:lastRowLastColumn="0"/>
            </w:pPr>
            <w:r w:rsidRPr="003256E4">
              <w:t>System</w:t>
            </w:r>
          </w:p>
        </w:tc>
        <w:tc>
          <w:tcPr>
            <w:tcW w:w="0" w:type="auto"/>
            <w:hideMark/>
          </w:tcPr>
          <w:p w14:paraId="36E483E1" w14:textId="77777777" w:rsidR="00054850" w:rsidRPr="003256E4" w:rsidRDefault="00054850" w:rsidP="003256E4">
            <w:pPr>
              <w:spacing w:after="40"/>
              <w:cnfStyle w:val="000000000000" w:firstRow="0" w:lastRow="0" w:firstColumn="0" w:lastColumn="0" w:oddVBand="0" w:evenVBand="0" w:oddHBand="0" w:evenHBand="0" w:firstRowFirstColumn="0" w:firstRowLastColumn="0" w:lastRowFirstColumn="0" w:lastRowLastColumn="0"/>
            </w:pPr>
            <w:r w:rsidRPr="003256E4">
              <w:t>Promotes approved amendment to SharePoint as the next version and updates the registry.</w:t>
            </w:r>
          </w:p>
        </w:tc>
        <w:tc>
          <w:tcPr>
            <w:tcW w:w="0" w:type="auto"/>
            <w:hideMark/>
          </w:tcPr>
          <w:p w14:paraId="77A430D1" w14:textId="77777777" w:rsidR="00054850" w:rsidRPr="003256E4" w:rsidRDefault="00054850" w:rsidP="003256E4">
            <w:pPr>
              <w:spacing w:after="40"/>
              <w:cnfStyle w:val="000000000000" w:firstRow="0" w:lastRow="0" w:firstColumn="0" w:lastColumn="0" w:oddVBand="0" w:evenVBand="0" w:oddHBand="0" w:evenHBand="0" w:firstRowFirstColumn="0" w:firstRowLastColumn="0" w:lastRowFirstColumn="0" w:lastRowLastColumn="0"/>
            </w:pPr>
            <w:r w:rsidRPr="003256E4">
              <w:t>Published new version</w:t>
            </w:r>
          </w:p>
        </w:tc>
      </w:tr>
    </w:tbl>
    <w:p w14:paraId="0073ADCE" w14:textId="77777777" w:rsidR="00054850" w:rsidRDefault="00054850">
      <w:pPr>
        <w:rPr>
          <w:kern w:val="2"/>
          <w:lang w:val="en-GB" w:eastAsia="en-GB"/>
          <w14:ligatures w14:val="standardContextual"/>
        </w:rPr>
      </w:pPr>
    </w:p>
    <w:p w14:paraId="4CEB2462" w14:textId="77777777" w:rsidR="00054850" w:rsidRDefault="00054850" w:rsidP="00054850">
      <w:pPr>
        <w:pStyle w:val="Heading2"/>
        <w:rPr>
          <w:lang w:val="en-GB" w:eastAsia="en-GB"/>
        </w:rPr>
      </w:pPr>
      <w:bookmarkStart w:id="139" w:name="_Toc240127419"/>
      <w:r w:rsidRPr="00054850">
        <w:rPr>
          <w:lang w:val="en-GB" w:eastAsia="en-GB"/>
        </w:rPr>
        <w:t>19.4 SLA Extension Request — Process Flow</w:t>
      </w:r>
      <w:bookmarkEnd w:id="139"/>
    </w:p>
    <w:p w14:paraId="6A5BF676" w14:textId="77777777" w:rsidR="00054850" w:rsidRDefault="00054850" w:rsidP="00054850">
      <w:r w:rsidRPr="00054850">
        <w:t xml:space="preserve">An extension never resets the SLA clock automatically. Any additional time must be requested, justified and approved by Assurance before the working target date changes. The diagram shows the extension sub-process; the step detail follows </w:t>
      </w:r>
      <w:proofErr w:type="gramStart"/>
      <w:r w:rsidRPr="00054850">
        <w:t>in</w:t>
      </w:r>
      <w:proofErr w:type="gramEnd"/>
      <w:r w:rsidRPr="00054850">
        <w:t xml:space="preserve"> the table.</w:t>
      </w:r>
    </w:p>
    <w:tbl>
      <w:tblPr>
        <w:tblW w:w="0" w:type="auto"/>
        <w:jc w:val="center"/>
        <w:tblLook w:val="04A0" w:firstRow="1" w:lastRow="0" w:firstColumn="1" w:lastColumn="0" w:noHBand="0" w:noVBand="1"/>
      </w:tblPr>
      <w:tblGrid>
        <w:gridCol w:w="10070"/>
      </w:tblGrid>
      <w:tr w:rsidR="00054850" w14:paraId="01C236C1" w14:textId="77777777" w:rsidTr="00054850">
        <w:trPr>
          <w:jc w:val="center"/>
        </w:trPr>
        <w:tc>
          <w:tcPr>
            <w:tcW w:w="10070" w:type="dxa"/>
            <w:shd w:val="clear" w:color="6B3FD4" w:fill="6B3FD4"/>
            <w:vAlign w:val="center"/>
          </w:tcPr>
          <w:p w14:paraId="6230B5FB" w14:textId="54550F9F" w:rsidR="00054850" w:rsidRPr="003256E4" w:rsidRDefault="00054850" w:rsidP="003256E4">
            <w:pPr>
              <w:spacing w:after="0"/>
              <w:rPr>
                <w:b/>
                <w:color w:val="FFFFFF"/>
              </w:rPr>
            </w:pPr>
            <w:r w:rsidRPr="003256E4">
              <w:rPr>
                <w:b/>
                <w:color w:val="FFFFFF"/>
              </w:rPr>
              <w:t>SLA at-risk warning raised, or requester/reviewer needs more time to complete the change</w:t>
            </w:r>
          </w:p>
        </w:tc>
      </w:tr>
      <w:tr w:rsidR="00054850" w14:paraId="327BEF72" w14:textId="77777777" w:rsidTr="00054850">
        <w:trPr>
          <w:jc w:val="center"/>
        </w:trPr>
        <w:tc>
          <w:tcPr>
            <w:tcW w:w="10070" w:type="dxa"/>
            <w:shd w:val="clear" w:color="FFFFFF" w:fill="FFFFFF"/>
            <w:vAlign w:val="center"/>
          </w:tcPr>
          <w:p w14:paraId="12BB320E" w14:textId="5E452A6A" w:rsidR="00054850" w:rsidRPr="003256E4" w:rsidRDefault="00054850" w:rsidP="003256E4">
            <w:pPr>
              <w:spacing w:after="0"/>
              <w:rPr>
                <w:b/>
                <w:color w:val="6B3FD4"/>
                <w:sz w:val="24"/>
              </w:rPr>
            </w:pPr>
            <w:r w:rsidRPr="003256E4">
              <w:rPr>
                <w:b/>
                <w:color w:val="6B3FD4"/>
                <w:sz w:val="24"/>
              </w:rPr>
              <w:t>▼</w:t>
            </w:r>
          </w:p>
        </w:tc>
      </w:tr>
      <w:tr w:rsidR="00054850" w14:paraId="5AF2A09E" w14:textId="77777777" w:rsidTr="00054850">
        <w:trPr>
          <w:jc w:val="center"/>
        </w:trPr>
        <w:tc>
          <w:tcPr>
            <w:tcW w:w="10070" w:type="dxa"/>
            <w:shd w:val="clear" w:color="EEE9FB" w:fill="EEE9FB"/>
            <w:vAlign w:val="center"/>
          </w:tcPr>
          <w:p w14:paraId="579DC746" w14:textId="1E7914AE" w:rsidR="00054850" w:rsidRPr="003256E4" w:rsidRDefault="00054850" w:rsidP="003256E4">
            <w:pPr>
              <w:spacing w:after="0"/>
            </w:pPr>
            <w:r w:rsidRPr="003256E4">
              <w:t>Requester or current reviewer raises an Extension Request — proposed new target date, justification, impact assessment and supporting comment</w:t>
            </w:r>
          </w:p>
        </w:tc>
      </w:tr>
      <w:tr w:rsidR="00054850" w14:paraId="5090CC74" w14:textId="77777777" w:rsidTr="00054850">
        <w:trPr>
          <w:jc w:val="center"/>
        </w:trPr>
        <w:tc>
          <w:tcPr>
            <w:tcW w:w="10070" w:type="dxa"/>
            <w:shd w:val="clear" w:color="FFFFFF" w:fill="FFFFFF"/>
            <w:vAlign w:val="center"/>
          </w:tcPr>
          <w:p w14:paraId="2908C596" w14:textId="261B0777" w:rsidR="00054850" w:rsidRPr="003256E4" w:rsidRDefault="00054850" w:rsidP="003256E4">
            <w:pPr>
              <w:spacing w:after="0"/>
              <w:rPr>
                <w:b/>
                <w:color w:val="6B3FD4"/>
                <w:sz w:val="24"/>
              </w:rPr>
            </w:pPr>
            <w:r w:rsidRPr="003256E4">
              <w:rPr>
                <w:b/>
                <w:color w:val="6B3FD4"/>
                <w:sz w:val="24"/>
              </w:rPr>
              <w:lastRenderedPageBreak/>
              <w:t>▼</w:t>
            </w:r>
          </w:p>
        </w:tc>
      </w:tr>
      <w:tr w:rsidR="00054850" w14:paraId="510209E9" w14:textId="77777777" w:rsidTr="00054850">
        <w:trPr>
          <w:jc w:val="center"/>
        </w:trPr>
        <w:tc>
          <w:tcPr>
            <w:tcW w:w="10070" w:type="dxa"/>
            <w:shd w:val="clear" w:color="EEE9FB" w:fill="EEE9FB"/>
            <w:vAlign w:val="center"/>
          </w:tcPr>
          <w:p w14:paraId="5E006A7C" w14:textId="75FA392B" w:rsidR="00054850" w:rsidRPr="003256E4" w:rsidRDefault="00054850" w:rsidP="003256E4">
            <w:pPr>
              <w:spacing w:after="0"/>
            </w:pPr>
            <w:r w:rsidRPr="003256E4">
              <w:t>System records the extension event, keeps the original SLA date, and routes the request to Assurance</w:t>
            </w:r>
          </w:p>
        </w:tc>
      </w:tr>
      <w:tr w:rsidR="00054850" w14:paraId="676D6D95" w14:textId="77777777" w:rsidTr="00054850">
        <w:trPr>
          <w:jc w:val="center"/>
        </w:trPr>
        <w:tc>
          <w:tcPr>
            <w:tcW w:w="10070" w:type="dxa"/>
            <w:shd w:val="clear" w:color="FFFFFF" w:fill="FFFFFF"/>
            <w:vAlign w:val="center"/>
          </w:tcPr>
          <w:p w14:paraId="56431AF1" w14:textId="1B7017C4" w:rsidR="00054850" w:rsidRPr="003256E4" w:rsidRDefault="00054850" w:rsidP="003256E4">
            <w:pPr>
              <w:spacing w:after="0"/>
              <w:rPr>
                <w:b/>
                <w:color w:val="6B3FD4"/>
                <w:sz w:val="24"/>
              </w:rPr>
            </w:pPr>
            <w:r w:rsidRPr="003256E4">
              <w:rPr>
                <w:b/>
                <w:color w:val="6B3FD4"/>
                <w:sz w:val="24"/>
              </w:rPr>
              <w:t>▼</w:t>
            </w:r>
          </w:p>
        </w:tc>
      </w:tr>
      <w:tr w:rsidR="00054850" w14:paraId="068E4A45" w14:textId="77777777" w:rsidTr="00054850">
        <w:trPr>
          <w:jc w:val="center"/>
        </w:trPr>
        <w:tc>
          <w:tcPr>
            <w:tcW w:w="10070" w:type="dxa"/>
            <w:shd w:val="clear" w:color="FFF2CC" w:fill="FFF2CC"/>
            <w:vAlign w:val="center"/>
          </w:tcPr>
          <w:p w14:paraId="6C11EBC1" w14:textId="364C7878" w:rsidR="00054850" w:rsidRPr="003256E4" w:rsidRDefault="00054850" w:rsidP="003256E4">
            <w:pPr>
              <w:spacing w:after="0"/>
              <w:rPr>
                <w:b/>
              </w:rPr>
            </w:pPr>
            <w:r w:rsidRPr="003256E4">
              <w:rPr>
                <w:b/>
              </w:rPr>
              <w:t>Assurance approves the extension?</w:t>
            </w:r>
          </w:p>
        </w:tc>
      </w:tr>
      <w:tr w:rsidR="00054850" w14:paraId="47C091DF" w14:textId="77777777" w:rsidTr="00054850">
        <w:trPr>
          <w:jc w:val="center"/>
        </w:trPr>
        <w:tc>
          <w:tcPr>
            <w:tcW w:w="10070" w:type="dxa"/>
            <w:shd w:val="clear" w:color="FFFFFF" w:fill="FFFFFF"/>
            <w:vAlign w:val="center"/>
          </w:tcPr>
          <w:p w14:paraId="1BC3F5FC" w14:textId="2EB66B43" w:rsidR="00054850" w:rsidRPr="003256E4" w:rsidRDefault="00054850" w:rsidP="003256E4">
            <w:pPr>
              <w:spacing w:after="0"/>
              <w:rPr>
                <w:b/>
                <w:color w:val="6B3FD4"/>
                <w:sz w:val="24"/>
              </w:rPr>
            </w:pPr>
            <w:r w:rsidRPr="003256E4">
              <w:rPr>
                <w:b/>
                <w:color w:val="6B3FD4"/>
                <w:sz w:val="24"/>
              </w:rPr>
              <w:t>▼</w:t>
            </w:r>
          </w:p>
        </w:tc>
      </w:tr>
      <w:tr w:rsidR="00054850" w14:paraId="0BEDEBDE" w14:textId="77777777" w:rsidTr="00054850">
        <w:trPr>
          <w:jc w:val="center"/>
        </w:trPr>
        <w:tc>
          <w:tcPr>
            <w:tcW w:w="10070" w:type="dxa"/>
            <w:shd w:val="clear" w:color="FCE4E4" w:fill="FCE4E4"/>
            <w:vAlign w:val="center"/>
          </w:tcPr>
          <w:p w14:paraId="41A9033C" w14:textId="273DB0C0" w:rsidR="00054850" w:rsidRPr="003256E4" w:rsidRDefault="00054850" w:rsidP="003256E4">
            <w:pPr>
              <w:spacing w:after="0"/>
            </w:pPr>
            <w:r w:rsidRPr="003256E4">
              <w:rPr>
                <w:rFonts w:ascii="Segoe UI Symbol" w:hAnsi="Segoe UI Symbol" w:cs="Segoe UI Symbol"/>
              </w:rPr>
              <w:t>✗</w:t>
            </w:r>
            <w:r w:rsidRPr="003256E4">
              <w:t xml:space="preserve"> Rejected — mandatory comment recorded; original SLA date stands; request continues and may breach / escalate</w:t>
            </w:r>
          </w:p>
        </w:tc>
      </w:tr>
      <w:tr w:rsidR="00054850" w14:paraId="2742F3E7" w14:textId="77777777" w:rsidTr="00054850">
        <w:trPr>
          <w:jc w:val="center"/>
        </w:trPr>
        <w:tc>
          <w:tcPr>
            <w:tcW w:w="10070" w:type="dxa"/>
            <w:shd w:val="clear" w:color="E2EFDA" w:fill="E2EFDA"/>
            <w:vAlign w:val="center"/>
          </w:tcPr>
          <w:p w14:paraId="417E59AC" w14:textId="04B26D33" w:rsidR="00054850" w:rsidRPr="003256E4" w:rsidRDefault="00054850" w:rsidP="003256E4">
            <w:pPr>
              <w:spacing w:after="0"/>
            </w:pPr>
            <w:r w:rsidRPr="003256E4">
              <w:rPr>
                <w:rFonts w:ascii="Segoe UI Symbol" w:hAnsi="Segoe UI Symbol" w:cs="Segoe UI Symbol"/>
              </w:rPr>
              <w:t>✓</w:t>
            </w:r>
            <w:r w:rsidRPr="003256E4">
              <w:t xml:space="preserve"> Approved — revised target date applied; original target retained for reporting; stored as a separate extension event</w:t>
            </w:r>
          </w:p>
        </w:tc>
      </w:tr>
      <w:tr w:rsidR="00054850" w14:paraId="1138961F" w14:textId="77777777" w:rsidTr="00054850">
        <w:trPr>
          <w:jc w:val="center"/>
        </w:trPr>
        <w:tc>
          <w:tcPr>
            <w:tcW w:w="10070" w:type="dxa"/>
            <w:shd w:val="clear" w:color="FFFFFF" w:fill="FFFFFF"/>
            <w:vAlign w:val="center"/>
          </w:tcPr>
          <w:p w14:paraId="4E93A548" w14:textId="4C1400E3" w:rsidR="00054850" w:rsidRPr="003256E4" w:rsidRDefault="00054850" w:rsidP="003256E4">
            <w:pPr>
              <w:spacing w:after="0"/>
              <w:rPr>
                <w:b/>
                <w:color w:val="6B3FD4"/>
                <w:sz w:val="24"/>
              </w:rPr>
            </w:pPr>
            <w:r w:rsidRPr="003256E4">
              <w:rPr>
                <w:b/>
                <w:color w:val="6B3FD4"/>
                <w:sz w:val="24"/>
              </w:rPr>
              <w:t>▼</w:t>
            </w:r>
          </w:p>
        </w:tc>
      </w:tr>
      <w:tr w:rsidR="00054850" w14:paraId="3CA30073" w14:textId="77777777" w:rsidTr="00054850">
        <w:trPr>
          <w:jc w:val="center"/>
        </w:trPr>
        <w:tc>
          <w:tcPr>
            <w:tcW w:w="10070" w:type="dxa"/>
            <w:shd w:val="clear" w:color="6B3FD4" w:fill="6B3FD4"/>
            <w:vAlign w:val="center"/>
          </w:tcPr>
          <w:p w14:paraId="42E3EA5E" w14:textId="3672E99E" w:rsidR="00054850" w:rsidRPr="003256E4" w:rsidRDefault="00054850" w:rsidP="003256E4">
            <w:pPr>
              <w:spacing w:after="0"/>
              <w:rPr>
                <w:b/>
                <w:color w:val="FFFFFF"/>
              </w:rPr>
            </w:pPr>
            <w:r w:rsidRPr="003256E4">
              <w:rPr>
                <w:b/>
                <w:color w:val="FFFFFF"/>
              </w:rPr>
              <w:t>SLA header, reviewer queue and notifications updated; all events logged to audit history and surfaced in M15 analytics</w:t>
            </w:r>
          </w:p>
        </w:tc>
      </w:tr>
    </w:tbl>
    <w:p w14:paraId="3C4A823D" w14:textId="77777777" w:rsidR="00054850" w:rsidRDefault="00054850" w:rsidP="00054850">
      <w:pPr>
        <w:rPr>
          <w:b/>
        </w:rPr>
      </w:pPr>
      <w:r w:rsidRPr="00054850">
        <w:rPr>
          <w:b/>
        </w:rPr>
        <w:t>Extension request — step detail:</w:t>
      </w:r>
    </w:p>
    <w:tbl>
      <w:tblPr>
        <w:tblStyle w:val="TableGrid"/>
        <w:tblW w:w="0" w:type="auto"/>
        <w:tblLook w:val="04A0" w:firstRow="1" w:lastRow="0" w:firstColumn="1" w:lastColumn="0" w:noHBand="0" w:noVBand="1"/>
      </w:tblPr>
      <w:tblGrid>
        <w:gridCol w:w="2517"/>
        <w:gridCol w:w="2517"/>
        <w:gridCol w:w="2518"/>
        <w:gridCol w:w="2518"/>
      </w:tblGrid>
      <w:tr w:rsidR="00054850" w:rsidRPr="00054850" w14:paraId="075622D3" w14:textId="77777777" w:rsidTr="00054850">
        <w:trPr>
          <w:tblHeader/>
        </w:trPr>
        <w:tc>
          <w:tcPr>
            <w:tcW w:w="2517" w:type="dxa"/>
            <w:shd w:val="clear" w:color="6B3FD4" w:fill="6B3FD4"/>
            <w:vAlign w:val="center"/>
          </w:tcPr>
          <w:p w14:paraId="76BE4E57" w14:textId="43E349EB" w:rsidR="00054850" w:rsidRPr="003256E4" w:rsidRDefault="00054850" w:rsidP="003256E4">
            <w:pPr>
              <w:spacing w:after="40"/>
              <w:rPr>
                <w:b/>
                <w:color w:val="FFFFFF"/>
              </w:rPr>
            </w:pPr>
            <w:r w:rsidRPr="003256E4">
              <w:rPr>
                <w:b/>
                <w:color w:val="FFFFFF"/>
              </w:rPr>
              <w:t>Step</w:t>
            </w:r>
          </w:p>
        </w:tc>
        <w:tc>
          <w:tcPr>
            <w:tcW w:w="2517" w:type="dxa"/>
            <w:shd w:val="clear" w:color="6B3FD4" w:fill="6B3FD4"/>
            <w:vAlign w:val="center"/>
          </w:tcPr>
          <w:p w14:paraId="7DD04A86" w14:textId="0197A7E6" w:rsidR="00054850" w:rsidRPr="003256E4" w:rsidRDefault="00054850" w:rsidP="003256E4">
            <w:pPr>
              <w:spacing w:after="40"/>
              <w:rPr>
                <w:b/>
                <w:color w:val="FFFFFF"/>
              </w:rPr>
            </w:pPr>
            <w:r w:rsidRPr="003256E4">
              <w:rPr>
                <w:b/>
                <w:color w:val="FFFFFF"/>
              </w:rPr>
              <w:t>Actor</w:t>
            </w:r>
          </w:p>
        </w:tc>
        <w:tc>
          <w:tcPr>
            <w:tcW w:w="2518" w:type="dxa"/>
            <w:shd w:val="clear" w:color="6B3FD4" w:fill="6B3FD4"/>
            <w:vAlign w:val="center"/>
          </w:tcPr>
          <w:p w14:paraId="3AC7FEAD" w14:textId="3210C8C5" w:rsidR="00054850" w:rsidRPr="003256E4" w:rsidRDefault="00054850" w:rsidP="003256E4">
            <w:pPr>
              <w:spacing w:after="40"/>
              <w:rPr>
                <w:b/>
                <w:color w:val="FFFFFF"/>
              </w:rPr>
            </w:pPr>
            <w:r w:rsidRPr="003256E4">
              <w:rPr>
                <w:b/>
                <w:color w:val="FFFFFF"/>
              </w:rPr>
              <w:t>Action / Decision</w:t>
            </w:r>
          </w:p>
        </w:tc>
        <w:tc>
          <w:tcPr>
            <w:tcW w:w="2518" w:type="dxa"/>
            <w:shd w:val="clear" w:color="6B3FD4" w:fill="6B3FD4"/>
            <w:vAlign w:val="center"/>
          </w:tcPr>
          <w:p w14:paraId="25820066" w14:textId="48F2F978" w:rsidR="00054850" w:rsidRPr="003256E4" w:rsidRDefault="00054850" w:rsidP="003256E4">
            <w:pPr>
              <w:spacing w:after="40"/>
              <w:rPr>
                <w:b/>
                <w:color w:val="FFFFFF"/>
              </w:rPr>
            </w:pPr>
            <w:r w:rsidRPr="003256E4">
              <w:rPr>
                <w:b/>
                <w:color w:val="FFFFFF"/>
              </w:rPr>
              <w:t>Status / Output</w:t>
            </w:r>
          </w:p>
        </w:tc>
      </w:tr>
      <w:tr w:rsidR="00054850" w:rsidRPr="00054850" w14:paraId="7DFA2C19" w14:textId="77777777" w:rsidTr="00054850">
        <w:tc>
          <w:tcPr>
            <w:tcW w:w="2517" w:type="dxa"/>
            <w:vAlign w:val="center"/>
          </w:tcPr>
          <w:p w14:paraId="0E829CFF" w14:textId="2C595603" w:rsidR="00054850" w:rsidRPr="003256E4" w:rsidRDefault="00054850" w:rsidP="003256E4">
            <w:pPr>
              <w:spacing w:after="40"/>
              <w:rPr>
                <w:b/>
              </w:rPr>
            </w:pPr>
            <w:r w:rsidRPr="003256E4">
              <w:rPr>
                <w:b/>
              </w:rPr>
              <w:t>1</w:t>
            </w:r>
          </w:p>
        </w:tc>
        <w:tc>
          <w:tcPr>
            <w:tcW w:w="2517" w:type="dxa"/>
            <w:vAlign w:val="center"/>
          </w:tcPr>
          <w:p w14:paraId="43CD99C9" w14:textId="7A4571F9" w:rsidR="00054850" w:rsidRPr="003256E4" w:rsidRDefault="00054850" w:rsidP="003256E4">
            <w:pPr>
              <w:spacing w:after="40"/>
            </w:pPr>
            <w:r w:rsidRPr="003256E4">
              <w:t>Requester / Reviewer</w:t>
            </w:r>
          </w:p>
        </w:tc>
        <w:tc>
          <w:tcPr>
            <w:tcW w:w="2518" w:type="dxa"/>
            <w:vAlign w:val="center"/>
          </w:tcPr>
          <w:p w14:paraId="419181DF" w14:textId="55326933" w:rsidR="00054850" w:rsidRPr="003256E4" w:rsidRDefault="00054850" w:rsidP="003256E4">
            <w:pPr>
              <w:spacing w:after="40"/>
            </w:pPr>
            <w:proofErr w:type="gramStart"/>
            <w:r w:rsidRPr="003256E4">
              <w:t>Raises</w:t>
            </w:r>
            <w:proofErr w:type="gramEnd"/>
            <w:r w:rsidRPr="003256E4">
              <w:t xml:space="preserve"> an extension request with proposed new date, justification and impact.</w:t>
            </w:r>
          </w:p>
        </w:tc>
        <w:tc>
          <w:tcPr>
            <w:tcW w:w="2518" w:type="dxa"/>
            <w:vAlign w:val="center"/>
          </w:tcPr>
          <w:p w14:paraId="0630174A" w14:textId="09FA9A3B" w:rsidR="00054850" w:rsidRPr="003256E4" w:rsidRDefault="00054850" w:rsidP="003256E4">
            <w:pPr>
              <w:spacing w:after="40"/>
            </w:pPr>
            <w:r w:rsidRPr="003256E4">
              <w:t>Extension requested</w:t>
            </w:r>
          </w:p>
        </w:tc>
      </w:tr>
      <w:tr w:rsidR="00054850" w:rsidRPr="00054850" w14:paraId="67936D1E" w14:textId="77777777" w:rsidTr="00054850">
        <w:tc>
          <w:tcPr>
            <w:tcW w:w="2517" w:type="dxa"/>
            <w:vAlign w:val="center"/>
          </w:tcPr>
          <w:p w14:paraId="017AC075" w14:textId="6DFB6E98" w:rsidR="00054850" w:rsidRPr="003256E4" w:rsidRDefault="00054850" w:rsidP="003256E4">
            <w:pPr>
              <w:spacing w:after="40"/>
              <w:rPr>
                <w:b/>
              </w:rPr>
            </w:pPr>
            <w:r w:rsidRPr="003256E4">
              <w:rPr>
                <w:b/>
              </w:rPr>
              <w:t>2</w:t>
            </w:r>
          </w:p>
        </w:tc>
        <w:tc>
          <w:tcPr>
            <w:tcW w:w="2517" w:type="dxa"/>
            <w:vAlign w:val="center"/>
          </w:tcPr>
          <w:p w14:paraId="5D360844" w14:textId="61CEC104" w:rsidR="00054850" w:rsidRPr="003256E4" w:rsidRDefault="00054850" w:rsidP="003256E4">
            <w:pPr>
              <w:spacing w:after="40"/>
            </w:pPr>
            <w:r w:rsidRPr="003256E4">
              <w:t>System</w:t>
            </w:r>
          </w:p>
        </w:tc>
        <w:tc>
          <w:tcPr>
            <w:tcW w:w="2518" w:type="dxa"/>
            <w:vAlign w:val="center"/>
          </w:tcPr>
          <w:p w14:paraId="7CE808A5" w14:textId="53CFA3C6" w:rsidR="00054850" w:rsidRPr="003256E4" w:rsidRDefault="00054850" w:rsidP="003256E4">
            <w:pPr>
              <w:spacing w:after="40"/>
            </w:pPr>
            <w:r w:rsidRPr="003256E4">
              <w:t>Logs the extension event, retains the original SLA date, and routes to Assurance.</w:t>
            </w:r>
          </w:p>
        </w:tc>
        <w:tc>
          <w:tcPr>
            <w:tcW w:w="2518" w:type="dxa"/>
            <w:vAlign w:val="center"/>
          </w:tcPr>
          <w:p w14:paraId="6CA0957A" w14:textId="5FCABD4B" w:rsidR="00054850" w:rsidRPr="003256E4" w:rsidRDefault="00054850" w:rsidP="003256E4">
            <w:pPr>
              <w:spacing w:after="40"/>
            </w:pPr>
            <w:r w:rsidRPr="003256E4">
              <w:t>Pending Assurance</w:t>
            </w:r>
          </w:p>
        </w:tc>
      </w:tr>
      <w:tr w:rsidR="00054850" w:rsidRPr="00054850" w14:paraId="5B3470F0" w14:textId="77777777" w:rsidTr="00054850">
        <w:tc>
          <w:tcPr>
            <w:tcW w:w="2517" w:type="dxa"/>
            <w:vAlign w:val="center"/>
          </w:tcPr>
          <w:p w14:paraId="1DCE0539" w14:textId="7FCCC254" w:rsidR="00054850" w:rsidRPr="003256E4" w:rsidRDefault="00054850" w:rsidP="003256E4">
            <w:pPr>
              <w:spacing w:after="40"/>
              <w:rPr>
                <w:b/>
              </w:rPr>
            </w:pPr>
            <w:r w:rsidRPr="003256E4">
              <w:rPr>
                <w:b/>
              </w:rPr>
              <w:t>3</w:t>
            </w:r>
          </w:p>
        </w:tc>
        <w:tc>
          <w:tcPr>
            <w:tcW w:w="2517" w:type="dxa"/>
            <w:vAlign w:val="center"/>
          </w:tcPr>
          <w:p w14:paraId="03AB0FB6" w14:textId="6D4819C8" w:rsidR="00054850" w:rsidRPr="003256E4" w:rsidRDefault="00054850" w:rsidP="003256E4">
            <w:pPr>
              <w:spacing w:after="40"/>
            </w:pPr>
            <w:r w:rsidRPr="003256E4">
              <w:t>Assurance</w:t>
            </w:r>
          </w:p>
        </w:tc>
        <w:tc>
          <w:tcPr>
            <w:tcW w:w="2518" w:type="dxa"/>
            <w:vAlign w:val="center"/>
          </w:tcPr>
          <w:p w14:paraId="54866ED7" w14:textId="021204DF" w:rsidR="00054850" w:rsidRPr="003256E4" w:rsidRDefault="00054850" w:rsidP="003256E4">
            <w:pPr>
              <w:spacing w:after="40"/>
            </w:pPr>
            <w:r w:rsidRPr="003256E4">
              <w:t>Reviews justification and impact; approves or rejects with a mandatory comment.</w:t>
            </w:r>
          </w:p>
        </w:tc>
        <w:tc>
          <w:tcPr>
            <w:tcW w:w="2518" w:type="dxa"/>
            <w:vAlign w:val="center"/>
          </w:tcPr>
          <w:p w14:paraId="44571103" w14:textId="08519231" w:rsidR="00054850" w:rsidRPr="003256E4" w:rsidRDefault="00054850" w:rsidP="003256E4">
            <w:pPr>
              <w:spacing w:after="40"/>
            </w:pPr>
            <w:r w:rsidRPr="003256E4">
              <w:t>Approved / Rejected</w:t>
            </w:r>
          </w:p>
        </w:tc>
      </w:tr>
      <w:tr w:rsidR="00054850" w:rsidRPr="00054850" w14:paraId="34504192" w14:textId="77777777" w:rsidTr="00054850">
        <w:tc>
          <w:tcPr>
            <w:tcW w:w="2517" w:type="dxa"/>
            <w:vAlign w:val="center"/>
          </w:tcPr>
          <w:p w14:paraId="05DD80A8" w14:textId="3C62179A" w:rsidR="00054850" w:rsidRPr="003256E4" w:rsidRDefault="00054850" w:rsidP="003256E4">
            <w:pPr>
              <w:spacing w:after="40"/>
              <w:rPr>
                <w:b/>
              </w:rPr>
            </w:pPr>
            <w:r w:rsidRPr="003256E4">
              <w:rPr>
                <w:b/>
              </w:rPr>
              <w:t>4</w:t>
            </w:r>
          </w:p>
        </w:tc>
        <w:tc>
          <w:tcPr>
            <w:tcW w:w="2517" w:type="dxa"/>
            <w:vAlign w:val="center"/>
          </w:tcPr>
          <w:p w14:paraId="1D9D5BDD" w14:textId="1A304974" w:rsidR="00054850" w:rsidRPr="003256E4" w:rsidRDefault="00054850" w:rsidP="003256E4">
            <w:pPr>
              <w:spacing w:after="40"/>
            </w:pPr>
            <w:r w:rsidRPr="003256E4">
              <w:t>System (if approved)</w:t>
            </w:r>
          </w:p>
        </w:tc>
        <w:tc>
          <w:tcPr>
            <w:tcW w:w="2518" w:type="dxa"/>
            <w:vAlign w:val="center"/>
          </w:tcPr>
          <w:p w14:paraId="38D9F4EB" w14:textId="497E9B84" w:rsidR="00054850" w:rsidRPr="003256E4" w:rsidRDefault="00054850" w:rsidP="003256E4">
            <w:pPr>
              <w:spacing w:after="40"/>
            </w:pPr>
            <w:r w:rsidRPr="003256E4">
              <w:t>Applies the revised target date and stores it as a separate extension event.</w:t>
            </w:r>
          </w:p>
        </w:tc>
        <w:tc>
          <w:tcPr>
            <w:tcW w:w="2518" w:type="dxa"/>
            <w:vAlign w:val="center"/>
          </w:tcPr>
          <w:p w14:paraId="1C95A7BA" w14:textId="1920EF85" w:rsidR="00054850" w:rsidRPr="003256E4" w:rsidRDefault="00054850" w:rsidP="003256E4">
            <w:pPr>
              <w:spacing w:after="40"/>
            </w:pPr>
            <w:r w:rsidRPr="003256E4">
              <w:t>SLA revised</w:t>
            </w:r>
          </w:p>
        </w:tc>
      </w:tr>
      <w:tr w:rsidR="00054850" w:rsidRPr="00054850" w14:paraId="3C275E97" w14:textId="77777777" w:rsidTr="00054850">
        <w:tc>
          <w:tcPr>
            <w:tcW w:w="2517" w:type="dxa"/>
            <w:vAlign w:val="center"/>
          </w:tcPr>
          <w:p w14:paraId="05F03DF5" w14:textId="1F918F9E" w:rsidR="00054850" w:rsidRPr="003256E4" w:rsidRDefault="00054850" w:rsidP="003256E4">
            <w:pPr>
              <w:spacing w:after="40"/>
              <w:rPr>
                <w:b/>
              </w:rPr>
            </w:pPr>
            <w:r w:rsidRPr="003256E4">
              <w:rPr>
                <w:b/>
              </w:rPr>
              <w:t>5</w:t>
            </w:r>
          </w:p>
        </w:tc>
        <w:tc>
          <w:tcPr>
            <w:tcW w:w="2517" w:type="dxa"/>
            <w:vAlign w:val="center"/>
          </w:tcPr>
          <w:p w14:paraId="6C859128" w14:textId="2E3F731F" w:rsidR="00054850" w:rsidRPr="003256E4" w:rsidRDefault="00054850" w:rsidP="003256E4">
            <w:pPr>
              <w:spacing w:after="40"/>
            </w:pPr>
            <w:r w:rsidRPr="003256E4">
              <w:t>System (if rejected)</w:t>
            </w:r>
          </w:p>
        </w:tc>
        <w:tc>
          <w:tcPr>
            <w:tcW w:w="2518" w:type="dxa"/>
            <w:vAlign w:val="center"/>
          </w:tcPr>
          <w:p w14:paraId="5B1E8B5D" w14:textId="5330341E" w:rsidR="00054850" w:rsidRPr="003256E4" w:rsidRDefault="00054850" w:rsidP="003256E4">
            <w:pPr>
              <w:spacing w:after="40"/>
            </w:pPr>
            <w:r w:rsidRPr="003256E4">
              <w:t>Keeps the original SLA; the request continues and may breach or escalate.</w:t>
            </w:r>
          </w:p>
        </w:tc>
        <w:tc>
          <w:tcPr>
            <w:tcW w:w="2518" w:type="dxa"/>
            <w:vAlign w:val="center"/>
          </w:tcPr>
          <w:p w14:paraId="3DD554EA" w14:textId="7B4C4427" w:rsidR="00054850" w:rsidRPr="003256E4" w:rsidRDefault="00054850" w:rsidP="003256E4">
            <w:pPr>
              <w:spacing w:after="40"/>
            </w:pPr>
            <w:r w:rsidRPr="003256E4">
              <w:t>SLA unchanged</w:t>
            </w:r>
          </w:p>
        </w:tc>
      </w:tr>
      <w:tr w:rsidR="00054850" w:rsidRPr="00054850" w14:paraId="15143934" w14:textId="77777777" w:rsidTr="00054850">
        <w:tc>
          <w:tcPr>
            <w:tcW w:w="2517" w:type="dxa"/>
            <w:vAlign w:val="center"/>
          </w:tcPr>
          <w:p w14:paraId="4D648891" w14:textId="37DF8388" w:rsidR="00054850" w:rsidRPr="003256E4" w:rsidRDefault="00054850" w:rsidP="003256E4">
            <w:pPr>
              <w:spacing w:after="40"/>
              <w:rPr>
                <w:b/>
              </w:rPr>
            </w:pPr>
            <w:r w:rsidRPr="003256E4">
              <w:rPr>
                <w:b/>
              </w:rPr>
              <w:t>6</w:t>
            </w:r>
          </w:p>
        </w:tc>
        <w:tc>
          <w:tcPr>
            <w:tcW w:w="2517" w:type="dxa"/>
            <w:vAlign w:val="center"/>
          </w:tcPr>
          <w:p w14:paraId="24D807FB" w14:textId="14C5B986" w:rsidR="00054850" w:rsidRPr="003256E4" w:rsidRDefault="00054850" w:rsidP="003256E4">
            <w:pPr>
              <w:spacing w:after="40"/>
            </w:pPr>
            <w:r w:rsidRPr="003256E4">
              <w:t>System</w:t>
            </w:r>
          </w:p>
        </w:tc>
        <w:tc>
          <w:tcPr>
            <w:tcW w:w="2518" w:type="dxa"/>
            <w:vAlign w:val="center"/>
          </w:tcPr>
          <w:p w14:paraId="0EB6F1D7" w14:textId="006AF73E" w:rsidR="00054850" w:rsidRPr="003256E4" w:rsidRDefault="00054850" w:rsidP="003256E4">
            <w:pPr>
              <w:spacing w:after="40"/>
            </w:pPr>
            <w:r w:rsidRPr="003256E4">
              <w:t>Updates the SLA header and notifications; logs to audit history and M15 analytics.</w:t>
            </w:r>
          </w:p>
        </w:tc>
        <w:tc>
          <w:tcPr>
            <w:tcW w:w="2518" w:type="dxa"/>
            <w:vAlign w:val="center"/>
          </w:tcPr>
          <w:p w14:paraId="1B688DCA" w14:textId="229BA36C" w:rsidR="00054850" w:rsidRPr="003256E4" w:rsidRDefault="00054850" w:rsidP="003256E4">
            <w:pPr>
              <w:spacing w:after="40"/>
            </w:pPr>
            <w:r w:rsidRPr="003256E4">
              <w:t>Extension trail recorded</w:t>
            </w:r>
          </w:p>
        </w:tc>
      </w:tr>
    </w:tbl>
    <w:p w14:paraId="1EABA4C6" w14:textId="51DF239B" w:rsidR="00E73D4B" w:rsidRPr="006F05D7" w:rsidRDefault="00106196" w:rsidP="006F05D7">
      <w:pPr>
        <w:pStyle w:val="Heading1"/>
      </w:pPr>
      <w:bookmarkStart w:id="140" w:name="_Toc240127420"/>
      <w:r>
        <w:t>20. Module M15 - Analytics</w:t>
      </w:r>
      <w:bookmarkEnd w:id="140"/>
    </w:p>
    <w:p w14:paraId="3A093F84" w14:textId="77777777" w:rsidR="2A7EE079" w:rsidRPr="006F05D7" w:rsidRDefault="00106196" w:rsidP="45CFC72E">
      <w:r>
        <w:t>Docaya delivers native, in-application analytics: reports and dashboards are built on Power BI and rendered directly inside Docaya, so users see governed, permission-trimmed reporting without a separate BI tool, licence or login. Every report reads from the same Azure SQL registry, classification, workflow and audit stores populated by Modules M1-M16 - there is no separate analytics pipeline or data duplication to maintain.</w:t>
      </w:r>
    </w:p>
    <w:p w14:paraId="50000033" w14:textId="6D33837C" w:rsidR="45CFC72E" w:rsidRDefault="45CFC72E" w:rsidP="45CFC72E">
      <w:pPr>
        <w:spacing w:after="70" w:line="268" w:lineRule="auto"/>
      </w:pPr>
    </w:p>
    <w:p w14:paraId="50000002" w14:textId="77777777" w:rsidR="00E73D4B" w:rsidRPr="006F05D7" w:rsidRDefault="00106196" w:rsidP="006F05D7">
      <w:pPr>
        <w:pStyle w:val="Heading2"/>
      </w:pPr>
      <w:bookmarkStart w:id="141" w:name="_Toc240127421"/>
      <w:r>
        <w:lastRenderedPageBreak/>
        <w:t>20.1 Reporting &amp; Power BI Architecture</w:t>
      </w:r>
      <w:bookmarkEnd w:id="141"/>
    </w:p>
    <w:p w14:paraId="0FD66CBE" w14:textId="77777777" w:rsidR="00E73D4B" w:rsidRPr="00ED3F33" w:rsidRDefault="03AE59B6" w:rsidP="00ED3F33">
      <w:pPr>
        <w:pStyle w:val="ListParagraph"/>
        <w:numPr>
          <w:ilvl w:val="0"/>
          <w:numId w:val="12"/>
        </w:numPr>
        <w:spacing w:after="60" w:line="260" w:lineRule="auto"/>
      </w:pPr>
      <w:r>
        <w:rPr>
          <w:b/>
          <w:bCs/>
        </w:rPr>
        <w:t xml:space="preserve">Embedded Power BI: </w:t>
      </w:r>
      <w:r>
        <w:t>reports and dashboards are embedded in the Docaya UI via Power BI Embedded, so no separate Power BI licence or sign-in is required for end users.</w:t>
      </w:r>
    </w:p>
    <w:p w14:paraId="50000004" w14:textId="77777777" w:rsidR="00E73D4B" w:rsidRPr="00ED3F33" w:rsidRDefault="03AE59B6" w:rsidP="00ED3F33">
      <w:pPr>
        <w:pStyle w:val="ListParagraph"/>
        <w:numPr>
          <w:ilvl w:val="0"/>
          <w:numId w:val="12"/>
        </w:numPr>
        <w:spacing w:after="60" w:line="260" w:lineRule="auto"/>
      </w:pPr>
      <w:r>
        <w:rPr>
          <w:b/>
          <w:bCs/>
        </w:rPr>
        <w:t xml:space="preserve">Reporting data model: </w:t>
      </w:r>
      <w:r>
        <w:t>a dedicated semantic model / reporting layer sits over Azure SQL, covering the document registry, classification metadata, workflow and stage-timing data, and the audit store.</w:t>
      </w:r>
    </w:p>
    <w:p w14:paraId="30167AEF" w14:textId="77777777" w:rsidR="00E73D4B" w:rsidRPr="00ED3F33" w:rsidRDefault="03AE59B6" w:rsidP="00ED3F33">
      <w:pPr>
        <w:pStyle w:val="ListParagraph"/>
        <w:numPr>
          <w:ilvl w:val="0"/>
          <w:numId w:val="12"/>
        </w:numPr>
        <w:spacing w:after="60" w:line="260" w:lineRule="auto"/>
      </w:pPr>
      <w:r>
        <w:rPr>
          <w:b/>
          <w:bCs/>
        </w:rPr>
        <w:t xml:space="preserve">Refresh cadence: </w:t>
      </w:r>
      <w:r>
        <w:t>operational dashboards (pending approvals, SLA status) reflect near-real-time data; trend and historical dashboards refresh on a scheduled cycle.</w:t>
      </w:r>
    </w:p>
    <w:p w14:paraId="50000006" w14:textId="77777777" w:rsidR="00E73D4B" w:rsidRPr="00ED3F33" w:rsidRDefault="03AE59B6" w:rsidP="00ED3F33">
      <w:pPr>
        <w:pStyle w:val="ListParagraph"/>
        <w:numPr>
          <w:ilvl w:val="0"/>
          <w:numId w:val="12"/>
        </w:numPr>
        <w:spacing w:after="60" w:line="260" w:lineRule="auto"/>
      </w:pPr>
      <w:r>
        <w:rPr>
          <w:b/>
          <w:bCs/>
        </w:rPr>
        <w:t xml:space="preserve">Row-level security: </w:t>
      </w:r>
      <w:r>
        <w:t>Power BI row-level security mirrors Docaya's RBAC + ABAC model, so each user's dashboards and exports are automatically trimmed to the documents, departments and classes they are permitted to see.</w:t>
      </w:r>
    </w:p>
    <w:p w14:paraId="50000034" w14:textId="6D33837C" w:rsidR="45CFC72E" w:rsidRDefault="45CFC72E" w:rsidP="45CFC72E">
      <w:pPr>
        <w:spacing w:after="70" w:line="268" w:lineRule="auto"/>
      </w:pPr>
    </w:p>
    <w:p w14:paraId="6976E85B" w14:textId="77777777" w:rsidR="00E73D4B" w:rsidRPr="006F05D7" w:rsidRDefault="00106196" w:rsidP="006F05D7">
      <w:pPr>
        <w:pStyle w:val="Heading2"/>
      </w:pPr>
      <w:bookmarkStart w:id="142" w:name="_Toc240127422"/>
      <w:r>
        <w:t>20.2 Metadata &amp; Classification Reports</w:t>
      </w:r>
      <w:bookmarkEnd w:id="142"/>
    </w:p>
    <w:p w14:paraId="50000008" w14:textId="77777777" w:rsidR="2A7EE079" w:rsidRPr="006F05D7" w:rsidRDefault="00106196" w:rsidP="45CFC72E">
      <w:r>
        <w:t>Reports driven by document metadata captured at registration and classification (Modules M1-M2):</w:t>
      </w:r>
    </w:p>
    <w:p w14:paraId="11BCDA7B" w14:textId="77777777" w:rsidR="00E73D4B" w:rsidRPr="00ED3F33" w:rsidRDefault="03AE59B6" w:rsidP="00ED3F33">
      <w:pPr>
        <w:pStyle w:val="ListParagraph"/>
        <w:numPr>
          <w:ilvl w:val="0"/>
          <w:numId w:val="12"/>
        </w:numPr>
        <w:spacing w:after="60" w:line="260" w:lineRule="auto"/>
      </w:pPr>
      <w:r>
        <w:rPr>
          <w:b/>
          <w:bCs/>
        </w:rPr>
        <w:t xml:space="preserve">Volume analysis: </w:t>
      </w:r>
      <w:r>
        <w:t>document counts by class, department, standard and status, with period-over-period trend.</w:t>
      </w:r>
    </w:p>
    <w:p w14:paraId="5000000A" w14:textId="77777777" w:rsidR="00E73D4B" w:rsidRPr="00ED3F33" w:rsidRDefault="03AE59B6" w:rsidP="00ED3F33">
      <w:pPr>
        <w:pStyle w:val="ListParagraph"/>
        <w:numPr>
          <w:ilvl w:val="0"/>
          <w:numId w:val="12"/>
        </w:numPr>
        <w:spacing w:after="60" w:line="260" w:lineRule="auto"/>
      </w:pPr>
      <w:r>
        <w:rPr>
          <w:b/>
          <w:bCs/>
        </w:rPr>
        <w:t xml:space="preserve">Sensitivity distribution: </w:t>
      </w:r>
      <w:r>
        <w:t>breakdown of documents by sensitivity marking, for governance and risk reporting.</w:t>
      </w:r>
    </w:p>
    <w:p w14:paraId="5000000B" w14:textId="77777777" w:rsidR="00E73D4B" w:rsidRPr="00ED3F33" w:rsidRDefault="03AE59B6" w:rsidP="00ED3F33">
      <w:pPr>
        <w:pStyle w:val="ListParagraph"/>
        <w:numPr>
          <w:ilvl w:val="0"/>
          <w:numId w:val="12"/>
        </w:numPr>
        <w:spacing w:after="60" w:line="260" w:lineRule="auto"/>
      </w:pPr>
      <w:r>
        <w:rPr>
          <w:b/>
          <w:bCs/>
        </w:rPr>
        <w:t xml:space="preserve">Most-accessed &amp; most-downloaded: </w:t>
      </w:r>
      <w:r>
        <w:t>top records by view/download activity, permission-trimmed to the viewer.</w:t>
      </w:r>
    </w:p>
    <w:p w14:paraId="5000000C" w14:textId="77777777" w:rsidR="00E73D4B" w:rsidRPr="00ED3F33" w:rsidRDefault="03AE59B6" w:rsidP="00ED3F33">
      <w:pPr>
        <w:pStyle w:val="ListParagraph"/>
        <w:numPr>
          <w:ilvl w:val="0"/>
          <w:numId w:val="12"/>
        </w:numPr>
        <w:spacing w:after="60" w:line="260" w:lineRule="auto"/>
      </w:pPr>
      <w:r>
        <w:rPr>
          <w:b/>
          <w:bCs/>
        </w:rPr>
        <w:t xml:space="preserve">Stale or inactive content: </w:t>
      </w:r>
      <w:r>
        <w:t>documents not reviewed, updated or accessed within a configurable period.</w:t>
      </w:r>
    </w:p>
    <w:p w14:paraId="5000000D" w14:textId="77777777" w:rsidR="00E73D4B" w:rsidRPr="00ED3F33" w:rsidRDefault="03AE59B6" w:rsidP="00ED3F33">
      <w:pPr>
        <w:pStyle w:val="ListParagraph"/>
        <w:numPr>
          <w:ilvl w:val="0"/>
          <w:numId w:val="12"/>
        </w:numPr>
        <w:spacing w:after="60" w:line="260" w:lineRule="auto"/>
      </w:pPr>
      <w:r>
        <w:rPr>
          <w:b/>
          <w:bCs/>
        </w:rPr>
        <w:t xml:space="preserve">Ownership view: </w:t>
      </w:r>
      <w:r>
        <w:t>documents grouped by owner, business unit or department for accountability reporting.</w:t>
      </w:r>
    </w:p>
    <w:p w14:paraId="50000035" w14:textId="6D33837C" w:rsidR="45CFC72E" w:rsidRDefault="45CFC72E" w:rsidP="45CFC72E">
      <w:pPr>
        <w:spacing w:after="70" w:line="268" w:lineRule="auto"/>
      </w:pPr>
    </w:p>
    <w:p w14:paraId="5000000E" w14:textId="77777777" w:rsidR="00E73D4B" w:rsidRPr="006F05D7" w:rsidRDefault="00106196" w:rsidP="006F05D7">
      <w:pPr>
        <w:pStyle w:val="Heading2"/>
      </w:pPr>
      <w:bookmarkStart w:id="143" w:name="_Toc240127423"/>
      <w:r>
        <w:t>20.3 Workflow &amp; Change-Request Reports</w:t>
      </w:r>
      <w:bookmarkEnd w:id="143"/>
    </w:p>
    <w:p w14:paraId="5000000F" w14:textId="77777777" w:rsidR="2A7EE079" w:rsidRPr="006F05D7" w:rsidRDefault="00106196" w:rsidP="45CFC72E">
      <w:r>
        <w:t>Operational dashboards: documents registered, pending approvals, cycle time, SLA compliance and promotion backlog, all drawn from the workflow engine (Module M3).</w:t>
      </w:r>
    </w:p>
    <w:p w14:paraId="50000036" w14:textId="6D33837C" w:rsidR="45CFC72E" w:rsidRDefault="45CFC72E" w:rsidP="45CFC72E">
      <w:pPr>
        <w:spacing w:after="70" w:line="268" w:lineRule="auto"/>
      </w:pPr>
    </w:p>
    <w:p w14:paraId="50000010" w14:textId="77777777" w:rsidR="2A7EE079" w:rsidRPr="006F05D7" w:rsidRDefault="00106196" w:rsidP="45CFC72E">
      <w:r>
        <w:t>Docaya's native reporting module already connects to Azure SQL for the dashboards above (Section 22.1). Four additional dashboards read from the stage-level timing and thread data captured by Module M3 and the audit store in Module M16 - no separate analytics pipeline is required:</w:t>
      </w:r>
    </w:p>
    <w:tbl>
      <w:tblPr>
        <w:tblW w:w="0" w:type="auto"/>
        <w:tblLook w:val="04A0" w:firstRow="1" w:lastRow="0" w:firstColumn="1" w:lastColumn="0" w:noHBand="0" w:noVBand="1"/>
      </w:tblPr>
      <w:tblGrid>
        <w:gridCol w:w="2616"/>
        <w:gridCol w:w="7148"/>
      </w:tblGrid>
      <w:tr w:rsidR="45CFC72E" w14:paraId="50000011" w14:textId="77777777" w:rsidTr="006F05D7">
        <w:trPr>
          <w:trHeight w:val="300"/>
          <w:tblHeader/>
        </w:trPr>
        <w:tc>
          <w:tcPr>
            <w:tcW w:w="2616"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0000012" w14:textId="50000013" w:rsidR="45CFC72E" w:rsidRPr="006F05D7" w:rsidRDefault="45CFC72E" w:rsidP="45CFC72E">
            <w:pPr>
              <w:rPr>
                <w:b/>
                <w:bCs/>
                <w:color w:val="auto"/>
                <w:sz w:val="16"/>
                <w:szCs w:val="16"/>
              </w:rPr>
            </w:pPr>
            <w:r>
              <w:rPr>
                <w:b/>
                <w:bCs/>
                <w:color w:val="auto"/>
                <w:sz w:val="16"/>
                <w:szCs w:val="16"/>
              </w:rPr>
              <w:t>Dashboard</w:t>
            </w:r>
          </w:p>
        </w:tc>
        <w:tc>
          <w:tcPr>
            <w:tcW w:w="7148" w:type="dxa"/>
            <w:tcBorders>
              <w:top w:val="single" w:sz="8" w:space="0" w:color="auto"/>
              <w:left w:val="single" w:sz="8" w:space="0" w:color="auto"/>
              <w:bottom w:val="single" w:sz="8" w:space="0" w:color="auto"/>
              <w:right w:val="single" w:sz="8" w:space="0" w:color="auto"/>
            </w:tcBorders>
            <w:shd w:val="clear" w:color="0E1330" w:fill="0E1330"/>
            <w:tcMar>
              <w:top w:w="60" w:type="dxa"/>
              <w:left w:w="100" w:type="dxa"/>
              <w:bottom w:w="60" w:type="dxa"/>
              <w:right w:w="100" w:type="dxa"/>
            </w:tcMar>
            <w:vAlign w:val="center"/>
          </w:tcPr>
          <w:p w14:paraId="50000014" w14:textId="50000015" w:rsidR="45CFC72E" w:rsidRPr="006F05D7" w:rsidRDefault="45CFC72E" w:rsidP="45CFC72E">
            <w:pPr>
              <w:rPr>
                <w:b/>
                <w:bCs/>
                <w:color w:val="auto"/>
                <w:sz w:val="16"/>
                <w:szCs w:val="16"/>
              </w:rPr>
            </w:pPr>
            <w:r>
              <w:rPr>
                <w:b/>
                <w:bCs/>
                <w:color w:val="auto"/>
                <w:sz w:val="16"/>
                <w:szCs w:val="16"/>
              </w:rPr>
              <w:t>Content</w:t>
            </w:r>
          </w:p>
        </w:tc>
      </w:tr>
      <w:tr w:rsidR="45CFC72E" w14:paraId="50000016" w14:textId="77777777" w:rsidTr="006F05D7">
        <w:trPr>
          <w:trHeight w:val="300"/>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17" w14:textId="50000018" w:rsidR="45CFC72E" w:rsidRPr="006F05D7" w:rsidRDefault="45CFC72E" w:rsidP="45CFC72E">
            <w:pPr>
              <w:rPr>
                <w:b/>
                <w:bCs/>
                <w:color w:val="0E1330"/>
                <w:sz w:val="16"/>
                <w:szCs w:val="16"/>
              </w:rPr>
            </w:pPr>
            <w:r>
              <w:rPr>
                <w:b/>
                <w:bCs/>
                <w:color w:val="0E1330"/>
                <w:sz w:val="16"/>
                <w:szCs w:val="16"/>
              </w:rPr>
              <w:t>Change requests</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19" w14:textId="5000001A" w:rsidR="45CFC72E" w:rsidRPr="006F05D7" w:rsidRDefault="45CFC72E" w:rsidP="45CFC72E">
            <w:pPr>
              <w:rPr>
                <w:sz w:val="16"/>
                <w:szCs w:val="16"/>
              </w:rPr>
            </w:pPr>
            <w:r>
              <w:rPr>
                <w:sz w:val="16"/>
                <w:szCs w:val="16"/>
              </w:rPr>
              <w:t>Total open / closed / overdue, urgent vs normal split, average completion time, monthly trend</w:t>
            </w:r>
          </w:p>
        </w:tc>
      </w:tr>
      <w:tr w:rsidR="45CFC72E" w14:paraId="5000001B" w14:textId="77777777" w:rsidTr="006F05D7">
        <w:trPr>
          <w:trHeight w:val="300"/>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1C" w14:textId="5000001D" w:rsidR="45CFC72E" w:rsidRPr="006F05D7" w:rsidRDefault="45CFC72E" w:rsidP="45CFC72E">
            <w:pPr>
              <w:rPr>
                <w:b/>
                <w:bCs/>
                <w:color w:val="0E1330"/>
                <w:sz w:val="16"/>
                <w:szCs w:val="16"/>
              </w:rPr>
            </w:pPr>
            <w:r>
              <w:rPr>
                <w:b/>
                <w:bCs/>
                <w:color w:val="0E1330"/>
                <w:sz w:val="16"/>
                <w:szCs w:val="16"/>
              </w:rPr>
              <w:t>Department / user analysis</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1E" w14:textId="5000001F" w:rsidR="45CFC72E" w:rsidRPr="006F05D7" w:rsidRDefault="45CFC72E" w:rsidP="45CFC72E">
            <w:pPr>
              <w:rPr>
                <w:sz w:val="16"/>
                <w:szCs w:val="16"/>
              </w:rPr>
            </w:pPr>
            <w:r>
              <w:rPr>
                <w:sz w:val="16"/>
                <w:szCs w:val="16"/>
              </w:rPr>
              <w:t>Requests raised by department and by user, filterable by month/year</w:t>
            </w:r>
          </w:p>
        </w:tc>
      </w:tr>
      <w:tr w:rsidR="45CFC72E" w14:paraId="50000020" w14:textId="77777777" w:rsidTr="006F05D7">
        <w:trPr>
          <w:trHeight w:val="300"/>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21" w14:textId="50000022" w:rsidR="45CFC72E" w:rsidRPr="006F05D7" w:rsidRDefault="45CFC72E" w:rsidP="45CFC72E">
            <w:pPr>
              <w:rPr>
                <w:b/>
                <w:bCs/>
                <w:color w:val="0E1330"/>
                <w:sz w:val="16"/>
                <w:szCs w:val="16"/>
              </w:rPr>
            </w:pPr>
            <w:r>
              <w:rPr>
                <w:b/>
                <w:bCs/>
                <w:color w:val="0E1330"/>
                <w:sz w:val="16"/>
                <w:szCs w:val="16"/>
              </w:rPr>
              <w:t>Performance</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23" w14:textId="50000024" w:rsidR="45CFC72E" w:rsidRPr="006F05D7" w:rsidRDefault="45CFC72E" w:rsidP="45CFC72E">
            <w:pPr>
              <w:rPr>
                <w:sz w:val="16"/>
                <w:szCs w:val="16"/>
              </w:rPr>
            </w:pPr>
            <w:r>
              <w:rPr>
                <w:sz w:val="16"/>
                <w:szCs w:val="16"/>
              </w:rPr>
              <w:t>% completed within target, overdue count, extensions granted, average time spent at each approval stage</w:t>
            </w:r>
          </w:p>
        </w:tc>
      </w:tr>
      <w:tr w:rsidR="45CFC72E" w14:paraId="50000025" w14:textId="77777777" w:rsidTr="006F05D7">
        <w:trPr>
          <w:trHeight w:val="300"/>
        </w:trPr>
        <w:tc>
          <w:tcPr>
            <w:tcW w:w="261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26" w14:textId="50000027" w:rsidR="45CFC72E" w:rsidRPr="006F05D7" w:rsidRDefault="45CFC72E" w:rsidP="45CFC72E">
            <w:pPr>
              <w:rPr>
                <w:b/>
                <w:bCs/>
                <w:color w:val="0E1330"/>
                <w:sz w:val="16"/>
                <w:szCs w:val="16"/>
              </w:rPr>
            </w:pPr>
            <w:r>
              <w:rPr>
                <w:b/>
                <w:bCs/>
                <w:color w:val="0E1330"/>
                <w:sz w:val="16"/>
                <w:szCs w:val="16"/>
              </w:rPr>
              <w:t>Document control</w:t>
            </w:r>
          </w:p>
        </w:tc>
        <w:tc>
          <w:tcPr>
            <w:tcW w:w="714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0000028" w14:textId="50000029" w:rsidR="45CFC72E" w:rsidRPr="006F05D7" w:rsidRDefault="45CFC72E" w:rsidP="45CFC72E">
            <w:pPr>
              <w:rPr>
                <w:sz w:val="16"/>
                <w:szCs w:val="16"/>
              </w:rPr>
            </w:pPr>
            <w:r>
              <w:rPr>
                <w:sz w:val="16"/>
                <w:szCs w:val="16"/>
              </w:rPr>
              <w:t>Documents due for review, overdue reviews, pending approvals, recently revised documents, documents by department/standard</w:t>
            </w:r>
          </w:p>
        </w:tc>
      </w:tr>
    </w:tbl>
    <w:p w14:paraId="50000037" w14:textId="6D33837C" w:rsidR="45CFC72E" w:rsidRDefault="45CFC72E" w:rsidP="45CFC72E">
      <w:pPr>
        <w:spacing w:after="70" w:line="268" w:lineRule="auto"/>
      </w:pPr>
    </w:p>
    <w:p w14:paraId="5000002A" w14:textId="77777777" w:rsidR="00E73D4B" w:rsidRPr="006F05D7" w:rsidRDefault="00106196" w:rsidP="006F05D7">
      <w:pPr>
        <w:pStyle w:val="Heading2"/>
      </w:pPr>
      <w:bookmarkStart w:id="144" w:name="_Toc240127424"/>
      <w:r>
        <w:lastRenderedPageBreak/>
        <w:t>20.4 Audit &amp; Compliance Reports</w:t>
      </w:r>
      <w:bookmarkEnd w:id="144"/>
    </w:p>
    <w:p w14:paraId="5000002B" w14:textId="77777777" w:rsidR="00E73D4B" w:rsidRPr="00ED3F33" w:rsidRDefault="03AE59B6" w:rsidP="00ED3F33">
      <w:pPr>
        <w:pStyle w:val="ListParagraph"/>
        <w:numPr>
          <w:ilvl w:val="0"/>
          <w:numId w:val="12"/>
        </w:numPr>
        <w:spacing w:after="60" w:line="260" w:lineRule="auto"/>
      </w:pPr>
      <w:r>
        <w:rPr>
          <w:b/>
          <w:bCs/>
        </w:rPr>
        <w:t xml:space="preserve">Compliance dashboards: </w:t>
      </w:r>
      <w:r>
        <w:t>documents under retention, upcoming dispositions, active legal holds and access anomalies.</w:t>
      </w:r>
    </w:p>
    <w:p w14:paraId="5000002C" w14:textId="77777777" w:rsidR="00E73D4B" w:rsidRPr="00ED3F33" w:rsidRDefault="03AE59B6" w:rsidP="00ED3F33">
      <w:pPr>
        <w:pStyle w:val="ListParagraph"/>
        <w:numPr>
          <w:ilvl w:val="0"/>
          <w:numId w:val="12"/>
        </w:numPr>
        <w:spacing w:after="60" w:line="260" w:lineRule="auto"/>
      </w:pPr>
      <w:r>
        <w:rPr>
          <w:b/>
          <w:bCs/>
        </w:rPr>
        <w:t xml:space="preserve">Full audit exports: </w:t>
      </w:r>
      <w:r>
        <w:t>the tamper-evident audit trail (Module M16) - who did what, to which document, and when - exportable per document, per user or per date range for regulator or internal audit requests.</w:t>
      </w:r>
    </w:p>
    <w:p w14:paraId="5000002D" w14:textId="77777777" w:rsidR="00E73D4B" w:rsidRPr="00ED3F33" w:rsidRDefault="03AE59B6" w:rsidP="00ED3F33">
      <w:pPr>
        <w:pStyle w:val="ListParagraph"/>
        <w:numPr>
          <w:ilvl w:val="0"/>
          <w:numId w:val="12"/>
        </w:numPr>
        <w:spacing w:after="60" w:line="260" w:lineRule="auto"/>
      </w:pPr>
      <w:r>
        <w:rPr>
          <w:b/>
          <w:bCs/>
        </w:rPr>
        <w:t xml:space="preserve">e-Signature status: </w:t>
      </w:r>
      <w:r>
        <w:t>completion certificates and outstanding signature requests for approvals requiring signed sign-off.</w:t>
      </w:r>
    </w:p>
    <w:p w14:paraId="5000002E" w14:textId="77777777" w:rsidR="00E73D4B" w:rsidRPr="00ED3F33" w:rsidRDefault="03AE59B6" w:rsidP="00ED3F33">
      <w:pPr>
        <w:pStyle w:val="ListParagraph"/>
        <w:numPr>
          <w:ilvl w:val="0"/>
          <w:numId w:val="12"/>
        </w:numPr>
        <w:spacing w:after="60" w:line="260" w:lineRule="auto"/>
      </w:pPr>
      <w:r>
        <w:rPr>
          <w:b/>
          <w:bCs/>
        </w:rPr>
        <w:t xml:space="preserve">Access anomaly flags: </w:t>
      </w:r>
      <w:r>
        <w:t>unusual download or access patterns surfaced for review.</w:t>
      </w:r>
    </w:p>
    <w:p w14:paraId="50000038" w14:textId="6D33837C" w:rsidR="45CFC72E" w:rsidRDefault="45CFC72E" w:rsidP="45CFC72E">
      <w:pPr>
        <w:spacing w:after="70" w:line="268" w:lineRule="auto"/>
      </w:pPr>
    </w:p>
    <w:p w14:paraId="5000002F" w14:textId="77777777" w:rsidR="00E73D4B" w:rsidRPr="006F05D7" w:rsidRDefault="00106196" w:rsidP="006F05D7">
      <w:pPr>
        <w:pStyle w:val="Heading2"/>
      </w:pPr>
      <w:bookmarkStart w:id="145" w:name="_Toc240127425"/>
      <w:r>
        <w:t>20.5 Standard Reports Library &amp; Export</w:t>
      </w:r>
      <w:bookmarkEnd w:id="145"/>
    </w:p>
    <w:p w14:paraId="50000030" w14:textId="77777777" w:rsidR="00E73D4B" w:rsidRPr="00ED3F33" w:rsidRDefault="03AE59B6" w:rsidP="00ED3F33">
      <w:pPr>
        <w:pStyle w:val="ListParagraph"/>
        <w:numPr>
          <w:ilvl w:val="0"/>
          <w:numId w:val="12"/>
        </w:numPr>
        <w:spacing w:after="60" w:line="260" w:lineRule="auto"/>
      </w:pPr>
      <w:r>
        <w:rPr>
          <w:b/>
          <w:bCs/>
        </w:rPr>
        <w:t xml:space="preserve">Standard report templates: </w:t>
      </w:r>
      <w:r>
        <w:t>a pre-built library covering each area above (metadata, workflow, audit, compliance), runnable on demand or on a schedule.</w:t>
      </w:r>
    </w:p>
    <w:p w14:paraId="50000031" w14:textId="77777777" w:rsidR="00E73D4B" w:rsidRPr="00ED3F33" w:rsidRDefault="03AE59B6" w:rsidP="00ED3F33">
      <w:pPr>
        <w:pStyle w:val="ListParagraph"/>
        <w:numPr>
          <w:ilvl w:val="0"/>
          <w:numId w:val="12"/>
        </w:numPr>
        <w:spacing w:after="60" w:line="260" w:lineRule="auto"/>
      </w:pPr>
      <w:r>
        <w:rPr>
          <w:b/>
          <w:bCs/>
        </w:rPr>
        <w:t xml:space="preserve">Scheduled reports &amp; exports: </w:t>
      </w:r>
      <w:r>
        <w:t>PDF/XLSX/CSV, delivered in-app or by scheduled email subscription.</w:t>
      </w:r>
    </w:p>
    <w:p w14:paraId="50000032" w14:textId="77777777" w:rsidR="00E73D4B" w:rsidRPr="00ED3F33" w:rsidRDefault="03AE59B6" w:rsidP="00ED3F33">
      <w:pPr>
        <w:pStyle w:val="ListParagraph"/>
        <w:numPr>
          <w:ilvl w:val="0"/>
          <w:numId w:val="12"/>
        </w:numPr>
        <w:spacing w:after="60" w:line="260" w:lineRule="auto"/>
      </w:pPr>
      <w:r>
        <w:rPr>
          <w:b/>
          <w:bCs/>
        </w:rPr>
        <w:t xml:space="preserve">Access-report builder: </w:t>
      </w:r>
      <w:r>
        <w:t>an ad hoc, filterable builder for audits - by date range, department, class, document type or user.</w:t>
      </w:r>
    </w:p>
    <w:p w14:paraId="6BE592E7" w14:textId="64103C68" w:rsidR="00E73D4B" w:rsidRPr="006F05D7" w:rsidRDefault="00106196" w:rsidP="006F05D7">
      <w:pPr>
        <w:pStyle w:val="Heading1"/>
      </w:pPr>
      <w:bookmarkStart w:id="146" w:name="_Toc240127426"/>
      <w:r>
        <w:t>21. Module M16 - Audit &amp; Compliance</w:t>
      </w:r>
      <w:bookmarkEnd w:id="146"/>
    </w:p>
    <w:p w14:paraId="677A9D6F" w14:textId="77777777" w:rsidR="00E73D4B" w:rsidRPr="00ED3F33" w:rsidRDefault="50542D5A" w:rsidP="00ED3F33">
      <w:pPr>
        <w:pStyle w:val="ListParagraph"/>
        <w:numPr>
          <w:ilvl w:val="0"/>
          <w:numId w:val="12"/>
        </w:numPr>
        <w:spacing w:after="60" w:line="260" w:lineRule="auto"/>
      </w:pPr>
      <w:r>
        <w:rPr>
          <w:b/>
          <w:bCs/>
        </w:rPr>
        <w:t xml:space="preserve">Tamper-evident audit: </w:t>
      </w:r>
      <w:r>
        <w:t>every action (register, classify, submit, decide, promote, view, download, permission change) recorded in a hash-chained Azure SQL audit log.</w:t>
      </w:r>
    </w:p>
    <w:p w14:paraId="6BC6180C" w14:textId="77777777" w:rsidR="00E73D4B" w:rsidRPr="00ED3F33" w:rsidRDefault="50542D5A" w:rsidP="00ED3F33">
      <w:pPr>
        <w:pStyle w:val="ListParagraph"/>
        <w:numPr>
          <w:ilvl w:val="0"/>
          <w:numId w:val="12"/>
        </w:numPr>
        <w:spacing w:after="60" w:line="260" w:lineRule="auto"/>
      </w:pPr>
      <w:r>
        <w:rPr>
          <w:b/>
          <w:bCs/>
        </w:rPr>
        <w:t xml:space="preserve">Full attribution: </w:t>
      </w:r>
      <w:r>
        <w:t>actor, action, object, tracking number, timestamp, request ID, source IP and outcome.</w:t>
      </w:r>
    </w:p>
    <w:p w14:paraId="094A1AB0" w14:textId="77777777" w:rsidR="00E73D4B" w:rsidRPr="00ED3F33" w:rsidRDefault="03AE59B6" w:rsidP="00ED3F33">
      <w:pPr>
        <w:pStyle w:val="ListParagraph"/>
        <w:numPr>
          <w:ilvl w:val="0"/>
          <w:numId w:val="12"/>
        </w:numPr>
        <w:spacing w:after="60" w:line="260" w:lineRule="auto"/>
      </w:pPr>
      <w:r>
        <w:rPr>
          <w:b/>
          <w:bCs/>
        </w:rPr>
        <w:t xml:space="preserve">e-Signature: </w:t>
      </w:r>
      <w:r>
        <w:t>native or integrated e-signature for approvals requiring signed sign-off, with certificate of completion.</w:t>
      </w:r>
    </w:p>
    <w:p w14:paraId="40807DCF" w14:textId="77777777" w:rsidR="00662BC9" w:rsidRPr="00ED3F33" w:rsidRDefault="65A52972" w:rsidP="00ED3F33">
      <w:pPr>
        <w:pStyle w:val="ListParagraph"/>
        <w:numPr>
          <w:ilvl w:val="0"/>
          <w:numId w:val="12"/>
        </w:numPr>
        <w:spacing w:after="60" w:line="260" w:lineRule="auto"/>
      </w:pPr>
      <w:r>
        <w:rPr>
          <w:b/>
          <w:bCs/>
        </w:rPr>
        <w:t xml:space="preserve">Standards alignment: </w:t>
      </w:r>
      <w:r>
        <w:t>designed for UAE IA standards, PDPL, ISO 27001 and records-management best practice, as required by the Client.</w:t>
      </w:r>
    </w:p>
    <w:p w14:paraId="74887220" w14:textId="534AF4C2" w:rsidR="45CFC72E" w:rsidRDefault="45CFC72E" w:rsidP="45CFC72E"/>
    <w:p w14:paraId="5EAEBDAF" w14:textId="4C3A5DC2" w:rsidR="4D679B5F" w:rsidRPr="006F05D7" w:rsidRDefault="4D679B5F" w:rsidP="006F05D7">
      <w:pPr>
        <w:pStyle w:val="Heading2"/>
      </w:pPr>
      <w:bookmarkStart w:id="147" w:name="_Toc684915973"/>
      <w:bookmarkStart w:id="148" w:name="_Toc240108409"/>
      <w:bookmarkStart w:id="149" w:name="_Toc240127427"/>
      <w:r>
        <w:t>21.1 Full audit trail &amp; version history</w:t>
      </w:r>
      <w:bookmarkEnd w:id="147"/>
      <w:bookmarkEnd w:id="148"/>
      <w:bookmarkEnd w:id="149"/>
    </w:p>
    <w:p w14:paraId="7772EDF2" w14:textId="58FFA687" w:rsidR="4D679B5F" w:rsidRPr="006F05D7" w:rsidRDefault="4D679B5F" w:rsidP="45CFC72E">
      <w:r>
        <w:t>The audit log above now surfaces as a document-level history view combining: who requested the change, every comment raised at every stage, amendments made, decision dates, approvals/rejections, links to previous file versions (via M4’s SharePoint versioning), and the current approved version. This is the thread described in Module M3, Section 8.5, rendered as a single chronological record per document.</w:t>
      </w:r>
    </w:p>
    <w:p w14:paraId="4406F779" w14:textId="3F8F7AEC" w:rsidR="4D679B5F" w:rsidRPr="00ED3F33" w:rsidRDefault="4D679B5F" w:rsidP="00ED3F33">
      <w:pPr>
        <w:pStyle w:val="ListParagraph"/>
        <w:numPr>
          <w:ilvl w:val="0"/>
          <w:numId w:val="12"/>
        </w:numPr>
        <w:spacing w:after="60" w:line="260" w:lineRule="auto"/>
      </w:pPr>
      <w:r>
        <w:t>Every thread entry remains individually attributed and timestamped, consistent with the existing audit model.</w:t>
      </w:r>
    </w:p>
    <w:p w14:paraId="54B0B750" w14:textId="67C95F9D" w:rsidR="4D679B5F" w:rsidRPr="00ED3F33" w:rsidRDefault="4D679B5F" w:rsidP="00ED3F33">
      <w:pPr>
        <w:pStyle w:val="ListParagraph"/>
        <w:numPr>
          <w:ilvl w:val="0"/>
          <w:numId w:val="12"/>
        </w:numPr>
        <w:spacing w:after="60" w:line="260" w:lineRule="auto"/>
      </w:pPr>
      <w:r>
        <w:t>Version history links the audit thread to the specific SharePoint version (v1.0, v2.0, …) that resulted from each approval, so any past state of a document can be reconstructed.</w:t>
      </w:r>
    </w:p>
    <w:p w14:paraId="2FBF81AB" w14:textId="4F1DE896" w:rsidR="45CFC72E" w:rsidRDefault="45CFC72E" w:rsidP="45CFC72E"/>
    <w:p w14:paraId="049F31CB" w14:textId="77777777" w:rsidR="00E73D4B" w:rsidRPr="006F05D7" w:rsidRDefault="00067B0D">
      <w:r>
        <w:br w:type="page"/>
      </w:r>
    </w:p>
    <w:p w14:paraId="188FFA45" w14:textId="77777777" w:rsidR="00E73D4B" w:rsidRPr="006F05D7" w:rsidRDefault="03AE59B6" w:rsidP="006F05D7">
      <w:pPr>
        <w:pStyle w:val="Heading1"/>
      </w:pPr>
      <w:bookmarkStart w:id="150" w:name="_Toc145495820"/>
      <w:bookmarkStart w:id="151" w:name="_Toc240108410"/>
      <w:bookmarkStart w:id="152" w:name="_Toc240127428"/>
      <w:r>
        <w:lastRenderedPageBreak/>
        <w:t>22. Reference Architecture</w:t>
      </w:r>
      <w:bookmarkEnd w:id="150"/>
      <w:bookmarkEnd w:id="151"/>
      <w:bookmarkEnd w:id="152"/>
    </w:p>
    <w:p w14:paraId="0E932BFF" w14:textId="3F92DA15" w:rsidR="00712FC2" w:rsidRPr="006F05D7" w:rsidRDefault="64DF27F4">
      <w:pPr>
        <w:spacing w:line="276" w:lineRule="auto"/>
        <w:rPr>
          <w:kern w:val="2"/>
          <w14:ligatures w14:val="standardContextual"/>
        </w:rPr>
      </w:pPr>
      <w:r>
        <w:t>The architecture has been revalidated against the updated functional flow: manual registration and classification with no AI at document loading, no file-format conversion between staging and publication, and approval-driven promotion into SharePoint Online. Every component below is a native Azure or Microsoft 365 service - no third-party platform is required. The staging-first promotion path is the backbone of the governed lifecycle.</w:t>
      </w:r>
    </w:p>
    <w:p w14:paraId="506E0537" w14:textId="7644A7B8" w:rsidR="00894A95" w:rsidRPr="006F05D7" w:rsidRDefault="08A3C276" w:rsidP="006F05D7">
      <w:pPr>
        <w:pStyle w:val="Heading2"/>
        <w:rPr>
          <w:kern w:val="2"/>
          <w14:ligatures w14:val="standardContextual"/>
        </w:rPr>
      </w:pPr>
      <w:bookmarkStart w:id="153" w:name="_Toc661499097"/>
      <w:bookmarkStart w:id="154" w:name="_Toc240108411"/>
      <w:bookmarkStart w:id="155" w:name="_Toc240127429"/>
      <w:r>
        <w:t>22.1 Solution Architecture - Azure &amp; Microsoft Building Blocks</w:t>
      </w:r>
      <w:bookmarkEnd w:id="153"/>
      <w:bookmarkEnd w:id="154"/>
      <w:bookmarkEnd w:id="155"/>
    </w:p>
    <w:tbl>
      <w:tblPr>
        <w:tblW w:w="9360" w:type="dxa"/>
        <w:tblCellMar>
          <w:left w:w="0" w:type="dxa"/>
          <w:right w:w="0" w:type="dxa"/>
        </w:tblCellMar>
        <w:tblLook w:val="04A0" w:firstRow="1" w:lastRow="0" w:firstColumn="1" w:lastColumn="0" w:noHBand="0" w:noVBand="1"/>
      </w:tblPr>
      <w:tblGrid>
        <w:gridCol w:w="1800"/>
        <w:gridCol w:w="3300"/>
        <w:gridCol w:w="4260"/>
      </w:tblGrid>
      <w:tr w:rsidR="00894A95" w14:paraId="66A5A1CD" w14:textId="77777777" w:rsidTr="006F05D7">
        <w:trPr>
          <w:tblHeader/>
        </w:trPr>
        <w:tc>
          <w:tcPr>
            <w:tcW w:w="18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7C76A0F"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Layer</w:t>
            </w:r>
          </w:p>
        </w:tc>
        <w:tc>
          <w:tcPr>
            <w:tcW w:w="33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283C98AB" w14:textId="77777777" w:rsidR="00894A95" w:rsidRPr="006F05D7" w:rsidRDefault="08A3C276" w:rsidP="45CFC72E">
            <w:pPr>
              <w:spacing w:line="249" w:lineRule="auto"/>
              <w:rPr>
                <w:b/>
                <w:bCs/>
                <w:color w:val="FFFFFF"/>
                <w:sz w:val="17"/>
                <w:szCs w:val="17"/>
              </w:rPr>
            </w:pPr>
            <w:r>
              <w:rPr>
                <w:b/>
                <w:bCs/>
                <w:color w:val="FFFFFF"/>
                <w:sz w:val="17"/>
                <w:szCs w:val="17"/>
              </w:rPr>
              <w:t>Microsoft / Azure service</w:t>
            </w:r>
          </w:p>
        </w:tc>
        <w:tc>
          <w:tcPr>
            <w:tcW w:w="42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37B99C15" w14:textId="77777777" w:rsidR="00894A95" w:rsidRPr="006F05D7" w:rsidRDefault="08A3C276" w:rsidP="45CFC72E">
            <w:pPr>
              <w:spacing w:line="249" w:lineRule="auto"/>
              <w:rPr>
                <w:b/>
                <w:bCs/>
                <w:color w:val="FFFFFF"/>
                <w:sz w:val="17"/>
                <w:szCs w:val="17"/>
              </w:rPr>
            </w:pPr>
            <w:r>
              <w:rPr>
                <w:b/>
                <w:bCs/>
                <w:color w:val="FFFFFF"/>
                <w:sz w:val="17"/>
                <w:szCs w:val="17"/>
              </w:rPr>
              <w:t>Role in the updated flow</w:t>
            </w:r>
          </w:p>
        </w:tc>
      </w:tr>
      <w:tr w:rsidR="00712FC2" w14:paraId="5933F2DA"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6A2A30A3" w14:textId="77777777" w:rsidR="00712FC2" w:rsidRPr="00ED3F33" w:rsidRDefault="64DF27F4" w:rsidP="45CFC72E">
            <w:pPr>
              <w:spacing w:line="249" w:lineRule="auto"/>
              <w:rPr>
                <w:b/>
                <w:bCs/>
                <w:color w:val="0E1330"/>
                <w:sz w:val="16"/>
                <w:szCs w:val="16"/>
              </w:rPr>
            </w:pPr>
            <w:r>
              <w:rPr>
                <w:b/>
                <w:bCs/>
                <w:color w:val="0E1330"/>
                <w:sz w:val="16"/>
                <w:szCs w:val="16"/>
              </w:rPr>
              <w:t>Experience</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6F98DC11" w14:textId="77777777" w:rsidR="00712FC2" w:rsidRPr="006F05D7" w:rsidRDefault="64DF27F4" w:rsidP="45CFC72E">
            <w:pPr>
              <w:spacing w:line="249" w:lineRule="auto"/>
              <w:rPr>
                <w:sz w:val="16"/>
                <w:szCs w:val="16"/>
              </w:rPr>
            </w:pPr>
            <w:r>
              <w:rPr>
                <w:sz w:val="16"/>
                <w:szCs w:val="16"/>
              </w:rPr>
              <w:t>Azure Static Web Apps / Azure App Service, Microsoft Teams &amp; Outlook surfaces</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63F65DF" w14:textId="77777777" w:rsidR="00712FC2" w:rsidRPr="006F05D7" w:rsidRDefault="64DF27F4" w:rsidP="45CFC72E">
            <w:pPr>
              <w:spacing w:line="249" w:lineRule="auto"/>
              <w:rPr>
                <w:sz w:val="16"/>
                <w:szCs w:val="16"/>
              </w:rPr>
            </w:pPr>
            <w:r>
              <w:rPr>
                <w:sz w:val="16"/>
                <w:szCs w:val="16"/>
              </w:rPr>
              <w:t>Bilingual (AR/EN, RTL) web client for upload, manual registration form, approver queue and search</w:t>
            </w:r>
          </w:p>
        </w:tc>
      </w:tr>
      <w:tr w:rsidR="00712FC2" w14:paraId="6AC914EA"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8F8830A" w14:textId="77777777" w:rsidR="00712FC2" w:rsidRPr="00ED3F33" w:rsidRDefault="64DF27F4" w:rsidP="45CFC72E">
            <w:pPr>
              <w:spacing w:line="249" w:lineRule="auto"/>
              <w:rPr>
                <w:b/>
                <w:bCs/>
                <w:color w:val="0E1330"/>
                <w:sz w:val="16"/>
                <w:szCs w:val="16"/>
              </w:rPr>
            </w:pPr>
            <w:r>
              <w:rPr>
                <w:b/>
                <w:bCs/>
                <w:color w:val="0E1330"/>
                <w:sz w:val="16"/>
                <w:szCs w:val="16"/>
              </w:rPr>
              <w:t>Identity</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0C7FB6A" w14:textId="77777777" w:rsidR="00712FC2" w:rsidRPr="006F05D7" w:rsidRDefault="64DF27F4" w:rsidP="45CFC72E">
            <w:pPr>
              <w:spacing w:line="249" w:lineRule="auto"/>
              <w:rPr>
                <w:sz w:val="16"/>
                <w:szCs w:val="16"/>
              </w:rPr>
            </w:pPr>
            <w:r>
              <w:rPr>
                <w:sz w:val="16"/>
                <w:szCs w:val="16"/>
              </w:rPr>
              <w:t>UAE PASS federated to Microsoft Entra ID; Entra managed identity</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0304D0C0" w14:textId="77777777" w:rsidR="00712FC2" w:rsidRPr="006F05D7" w:rsidRDefault="64DF27F4" w:rsidP="45CFC72E">
            <w:pPr>
              <w:spacing w:line="249" w:lineRule="auto"/>
              <w:rPr>
                <w:sz w:val="16"/>
                <w:szCs w:val="16"/>
              </w:rPr>
            </w:pPr>
            <w:r>
              <w:rPr>
                <w:sz w:val="16"/>
                <w:szCs w:val="16"/>
              </w:rPr>
              <w:t>SSO, MFA and Conditional Access for users; secretless service identity for SharePoint operations</w:t>
            </w:r>
          </w:p>
        </w:tc>
      </w:tr>
      <w:tr w:rsidR="00712FC2" w14:paraId="1C25D0F1"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3F343392" w14:textId="77777777" w:rsidR="00712FC2" w:rsidRPr="00ED3F33" w:rsidRDefault="64DF27F4" w:rsidP="45CFC72E">
            <w:pPr>
              <w:spacing w:line="249" w:lineRule="auto"/>
              <w:rPr>
                <w:b/>
                <w:bCs/>
                <w:color w:val="0E1330"/>
                <w:sz w:val="16"/>
                <w:szCs w:val="16"/>
              </w:rPr>
            </w:pPr>
            <w:r>
              <w:rPr>
                <w:b/>
                <w:bCs/>
                <w:color w:val="0E1330"/>
                <w:sz w:val="16"/>
                <w:szCs w:val="16"/>
              </w:rPr>
              <w:t>API &amp; gateway</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0AB3B6F" w14:textId="77777777" w:rsidR="00712FC2" w:rsidRPr="006F05D7" w:rsidRDefault="64DF27F4" w:rsidP="45CFC72E">
            <w:pPr>
              <w:spacing w:line="249" w:lineRule="auto"/>
              <w:rPr>
                <w:sz w:val="16"/>
                <w:szCs w:val="16"/>
              </w:rPr>
            </w:pPr>
            <w:r>
              <w:rPr>
                <w:sz w:val="16"/>
                <w:szCs w:val="16"/>
              </w:rPr>
              <w:t>Azure API Management, Azure Front Door / Application Gateway (WAF)</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413F188" w14:textId="77777777" w:rsidR="00712FC2" w:rsidRPr="006F05D7" w:rsidRDefault="64DF27F4" w:rsidP="45CFC72E">
            <w:pPr>
              <w:spacing w:line="249" w:lineRule="auto"/>
              <w:rPr>
                <w:sz w:val="16"/>
                <w:szCs w:val="16"/>
              </w:rPr>
            </w:pPr>
            <w:r>
              <w:rPr>
                <w:sz w:val="16"/>
                <w:szCs w:val="16"/>
              </w:rPr>
              <w:t>Secure entry point, throttling, token validation and routing to Docaya services</w:t>
            </w:r>
          </w:p>
        </w:tc>
      </w:tr>
      <w:tr w:rsidR="00712FC2" w14:paraId="5F0299E1"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1CD5B8E" w14:textId="77777777" w:rsidR="00712FC2" w:rsidRPr="00ED3F33" w:rsidRDefault="64DF27F4" w:rsidP="45CFC72E">
            <w:pPr>
              <w:spacing w:line="249" w:lineRule="auto"/>
              <w:rPr>
                <w:b/>
                <w:bCs/>
                <w:color w:val="0E1330"/>
                <w:sz w:val="16"/>
                <w:szCs w:val="16"/>
              </w:rPr>
            </w:pPr>
            <w:r>
              <w:rPr>
                <w:b/>
                <w:bCs/>
                <w:color w:val="0E1330"/>
                <w:sz w:val="16"/>
                <w:szCs w:val="16"/>
              </w:rPr>
              <w:t>Application</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6E3E44A7" w14:textId="77777777" w:rsidR="00712FC2" w:rsidRPr="006F05D7" w:rsidRDefault="64DF27F4" w:rsidP="45CFC72E">
            <w:pPr>
              <w:spacing w:line="249" w:lineRule="auto"/>
              <w:rPr>
                <w:sz w:val="16"/>
                <w:szCs w:val="16"/>
              </w:rPr>
            </w:pPr>
            <w:r>
              <w:rPr>
                <w:sz w:val="16"/>
                <w:szCs w:val="16"/>
              </w:rPr>
              <w:t>Azure App Service / Azure Container Apps</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65DCB46D" w14:textId="51E1E56D" w:rsidR="00712FC2" w:rsidRPr="006F05D7" w:rsidRDefault="00106196" w:rsidP="45CFC72E">
            <w:pPr>
              <w:spacing w:line="249" w:lineRule="auto"/>
              <w:rPr>
                <w:sz w:val="16"/>
                <w:szCs w:val="16"/>
              </w:rPr>
            </w:pPr>
            <w:r>
              <w:rPr>
                <w:sz w:val="16"/>
                <w:szCs w:val="16"/>
              </w:rPr>
              <w:t>Registration, classification, workflow, admin, notification and search services (M1–M16)</w:t>
            </w:r>
          </w:p>
        </w:tc>
      </w:tr>
      <w:tr w:rsidR="00712FC2" w14:paraId="1AC92DE0"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01D6363E" w14:textId="77777777" w:rsidR="00712FC2" w:rsidRPr="00ED3F33" w:rsidRDefault="64DF27F4" w:rsidP="45CFC72E">
            <w:pPr>
              <w:spacing w:line="249" w:lineRule="auto"/>
              <w:rPr>
                <w:b/>
                <w:bCs/>
                <w:color w:val="0E1330"/>
                <w:sz w:val="16"/>
                <w:szCs w:val="16"/>
              </w:rPr>
            </w:pPr>
            <w:r>
              <w:rPr>
                <w:b/>
                <w:bCs/>
                <w:color w:val="0E1330"/>
                <w:sz w:val="16"/>
                <w:szCs w:val="16"/>
              </w:rPr>
              <w:t>Orchestration</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1EB9269" w14:textId="77777777" w:rsidR="00712FC2" w:rsidRPr="006F05D7" w:rsidRDefault="64DF27F4" w:rsidP="45CFC72E">
            <w:pPr>
              <w:spacing w:line="249" w:lineRule="auto"/>
              <w:rPr>
                <w:sz w:val="16"/>
                <w:szCs w:val="16"/>
              </w:rPr>
            </w:pPr>
            <w:r>
              <w:rPr>
                <w:sz w:val="16"/>
                <w:szCs w:val="16"/>
              </w:rPr>
              <w:t>Azure Durable Functions, Azure Service Bus</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55C8E3B" w14:textId="77777777" w:rsidR="00712FC2" w:rsidRPr="006F05D7" w:rsidRDefault="64DF27F4" w:rsidP="45CFC72E">
            <w:pPr>
              <w:spacing w:line="249" w:lineRule="auto"/>
              <w:rPr>
                <w:sz w:val="16"/>
                <w:szCs w:val="16"/>
              </w:rPr>
            </w:pPr>
            <w:r>
              <w:rPr>
                <w:sz w:val="16"/>
                <w:szCs w:val="16"/>
              </w:rPr>
              <w:t>Approval routing, SLA timers, escalation and idempotent promotion of the original file</w:t>
            </w:r>
          </w:p>
        </w:tc>
      </w:tr>
      <w:tr w:rsidR="00712FC2" w14:paraId="4F1776D5"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2F1A5F2" w14:textId="77777777" w:rsidR="00712FC2" w:rsidRPr="00ED3F33" w:rsidRDefault="64DF27F4" w:rsidP="45CFC72E">
            <w:pPr>
              <w:spacing w:line="249" w:lineRule="auto"/>
              <w:rPr>
                <w:b/>
                <w:bCs/>
                <w:color w:val="0E1330"/>
                <w:sz w:val="16"/>
                <w:szCs w:val="16"/>
              </w:rPr>
            </w:pPr>
            <w:r>
              <w:rPr>
                <w:b/>
                <w:bCs/>
                <w:color w:val="0E1330"/>
                <w:sz w:val="16"/>
                <w:szCs w:val="16"/>
              </w:rPr>
              <w:t>Staging store</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B77F7E6" w14:textId="38B750FA" w:rsidR="00712FC2" w:rsidRPr="006F05D7" w:rsidRDefault="00106196" w:rsidP="45CFC72E">
            <w:pPr>
              <w:spacing w:line="249" w:lineRule="auto"/>
              <w:rPr>
                <w:sz w:val="16"/>
                <w:szCs w:val="16"/>
              </w:rPr>
            </w:pPr>
            <w:r>
              <w:rPr>
                <w:sz w:val="16"/>
                <w:szCs w:val="16"/>
              </w:rPr>
              <w:t>Azure Blob Stoe (private endpoint) or a configured SharePoint staging area</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446E1B3B" w14:textId="77777777" w:rsidR="00712FC2" w:rsidRPr="006F05D7" w:rsidRDefault="64DF27F4" w:rsidP="45CFC72E">
            <w:pPr>
              <w:spacing w:line="249" w:lineRule="auto"/>
              <w:rPr>
                <w:sz w:val="16"/>
                <w:szCs w:val="16"/>
              </w:rPr>
            </w:pPr>
            <w:r>
              <w:rPr>
                <w:sz w:val="16"/>
                <w:szCs w:val="16"/>
              </w:rPr>
              <w:t>Holds the file in its original format until approval; no conversion, lifecycle rules for cleanup</w:t>
            </w:r>
          </w:p>
        </w:tc>
      </w:tr>
      <w:tr w:rsidR="00712FC2" w14:paraId="1FB6315B"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52369F65" w14:textId="77777777" w:rsidR="00712FC2" w:rsidRPr="00ED3F33" w:rsidRDefault="64DF27F4" w:rsidP="45CFC72E">
            <w:pPr>
              <w:spacing w:line="249" w:lineRule="auto"/>
              <w:rPr>
                <w:b/>
                <w:bCs/>
                <w:color w:val="0E1330"/>
                <w:sz w:val="16"/>
                <w:szCs w:val="16"/>
              </w:rPr>
            </w:pPr>
            <w:r>
              <w:rPr>
                <w:b/>
                <w:bCs/>
                <w:color w:val="0E1330"/>
                <w:sz w:val="16"/>
                <w:szCs w:val="16"/>
              </w:rPr>
              <w:t>Registry &amp; audit</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48DD39D" w14:textId="77777777" w:rsidR="00712FC2" w:rsidRPr="006F05D7" w:rsidRDefault="64DF27F4" w:rsidP="45CFC72E">
            <w:pPr>
              <w:spacing w:line="249" w:lineRule="auto"/>
              <w:rPr>
                <w:sz w:val="16"/>
                <w:szCs w:val="16"/>
              </w:rPr>
            </w:pPr>
            <w:r>
              <w:rPr>
                <w:sz w:val="16"/>
                <w:szCs w:val="16"/>
              </w:rPr>
              <w:t>Azure SQL Database</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FFBF36C" w14:textId="77777777" w:rsidR="00712FC2" w:rsidRPr="006F05D7" w:rsidRDefault="64DF27F4" w:rsidP="45CFC72E">
            <w:pPr>
              <w:spacing w:line="249" w:lineRule="auto"/>
              <w:rPr>
                <w:sz w:val="16"/>
                <w:szCs w:val="16"/>
              </w:rPr>
            </w:pPr>
            <w:r>
              <w:rPr>
                <w:sz w:val="16"/>
                <w:szCs w:val="16"/>
              </w:rPr>
              <w:t>Tracking number, manually entered metadata, status, approval decisions and hash-chained audit</w:t>
            </w:r>
          </w:p>
        </w:tc>
      </w:tr>
      <w:tr w:rsidR="00712FC2" w14:paraId="14AA65ED"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2B902F99" w14:textId="77777777" w:rsidR="00712FC2" w:rsidRPr="00ED3F33" w:rsidRDefault="64DF27F4" w:rsidP="45CFC72E">
            <w:pPr>
              <w:spacing w:line="249" w:lineRule="auto"/>
              <w:rPr>
                <w:b/>
                <w:bCs/>
                <w:color w:val="0E1330"/>
                <w:sz w:val="16"/>
                <w:szCs w:val="16"/>
              </w:rPr>
            </w:pPr>
            <w:r>
              <w:rPr>
                <w:b/>
                <w:bCs/>
                <w:color w:val="0E1330"/>
                <w:sz w:val="16"/>
                <w:szCs w:val="16"/>
              </w:rPr>
              <w:t>System of record</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557EDB9E" w14:textId="77777777" w:rsidR="00712FC2" w:rsidRPr="006F05D7" w:rsidRDefault="64DF27F4" w:rsidP="45CFC72E">
            <w:pPr>
              <w:spacing w:line="249" w:lineRule="auto"/>
              <w:rPr>
                <w:sz w:val="16"/>
                <w:szCs w:val="16"/>
              </w:rPr>
            </w:pPr>
            <w:r>
              <w:rPr>
                <w:sz w:val="16"/>
                <w:szCs w:val="16"/>
              </w:rPr>
              <w:t>SharePoint Online via Microsoft Graph</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EBC30D5" w14:textId="77777777" w:rsidR="00712FC2" w:rsidRPr="006F05D7" w:rsidRDefault="64DF27F4" w:rsidP="45CFC72E">
            <w:pPr>
              <w:spacing w:line="249" w:lineRule="auto"/>
              <w:rPr>
                <w:sz w:val="16"/>
                <w:szCs w:val="16"/>
              </w:rPr>
            </w:pPr>
            <w:r>
              <w:rPr>
                <w:sz w:val="16"/>
                <w:szCs w:val="16"/>
              </w:rPr>
              <w:t>Final library for the approved original file, native versioning from v1.0</w:t>
            </w:r>
          </w:p>
        </w:tc>
      </w:tr>
      <w:tr w:rsidR="00712FC2" w14:paraId="55626F77"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6814E307" w14:textId="77777777" w:rsidR="00712FC2" w:rsidRPr="00ED3F33" w:rsidRDefault="64DF27F4" w:rsidP="45CFC72E">
            <w:pPr>
              <w:spacing w:line="249" w:lineRule="auto"/>
              <w:rPr>
                <w:b/>
                <w:bCs/>
                <w:color w:val="0E1330"/>
                <w:sz w:val="16"/>
                <w:szCs w:val="16"/>
              </w:rPr>
            </w:pPr>
            <w:r>
              <w:rPr>
                <w:b/>
                <w:bCs/>
                <w:color w:val="0E1330"/>
                <w:sz w:val="16"/>
                <w:szCs w:val="16"/>
              </w:rPr>
              <w:t>Search (post-publish)</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04566AA6" w14:textId="0011DEAD" w:rsidR="00712FC2" w:rsidRPr="006F05D7" w:rsidRDefault="00106196" w:rsidP="45CFC72E">
            <w:pPr>
              <w:spacing w:line="249" w:lineRule="auto"/>
              <w:rPr>
                <w:sz w:val="16"/>
                <w:szCs w:val="16"/>
              </w:rPr>
            </w:pPr>
            <w:r>
              <w:rPr>
                <w:sz w:val="16"/>
                <w:szCs w:val="16"/>
              </w:rPr>
              <w:t>Azure metadata and full-text search + Service (batch document indexing)</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02461363" w14:textId="53BC8B1B" w:rsidR="00712FC2" w:rsidRPr="006F05D7" w:rsidRDefault="64DF27F4" w:rsidP="45CFC72E">
            <w:pPr>
              <w:spacing w:line="249" w:lineRule="auto"/>
              <w:rPr>
                <w:sz w:val="16"/>
                <w:szCs w:val="16"/>
              </w:rPr>
            </w:pPr>
            <w:r>
              <w:rPr>
                <w:sz w:val="16"/>
                <w:szCs w:val="16"/>
              </w:rPr>
              <w:t>Indexes approved content only - never invoked during loading, registration or classification</w:t>
            </w:r>
          </w:p>
        </w:tc>
      </w:tr>
      <w:tr w:rsidR="00712FC2" w14:paraId="37D59E97"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C5B1268" w14:textId="77777777" w:rsidR="00712FC2" w:rsidRPr="00ED3F33" w:rsidRDefault="64DF27F4" w:rsidP="45CFC72E">
            <w:pPr>
              <w:spacing w:line="249" w:lineRule="auto"/>
              <w:rPr>
                <w:b/>
                <w:bCs/>
                <w:color w:val="0E1330"/>
                <w:sz w:val="16"/>
                <w:szCs w:val="16"/>
              </w:rPr>
            </w:pPr>
            <w:r>
              <w:rPr>
                <w:b/>
                <w:bCs/>
                <w:color w:val="0E1330"/>
                <w:sz w:val="16"/>
                <w:szCs w:val="16"/>
              </w:rPr>
              <w:t>Notifications</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0CDDF906" w14:textId="77777777" w:rsidR="00712FC2" w:rsidRPr="006F05D7" w:rsidRDefault="64DF27F4" w:rsidP="45CFC72E">
            <w:pPr>
              <w:spacing w:line="249" w:lineRule="auto"/>
              <w:rPr>
                <w:sz w:val="16"/>
                <w:szCs w:val="16"/>
              </w:rPr>
            </w:pPr>
            <w:r>
              <w:rPr>
                <w:sz w:val="16"/>
                <w:szCs w:val="16"/>
              </w:rPr>
              <w:t>Azure SignalR Service, Azure Communication Services, Microsoft Graph (Teams/Outlook)</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3AA71B78" w14:textId="77777777" w:rsidR="00712FC2" w:rsidRPr="006F05D7" w:rsidRDefault="64DF27F4" w:rsidP="45CFC72E">
            <w:pPr>
              <w:spacing w:line="249" w:lineRule="auto"/>
              <w:rPr>
                <w:sz w:val="16"/>
                <w:szCs w:val="16"/>
              </w:rPr>
            </w:pPr>
            <w:r>
              <w:rPr>
                <w:sz w:val="16"/>
                <w:szCs w:val="16"/>
              </w:rPr>
              <w:t>Real-time in-app alerts plus email and Teams delivery at every lifecycle stage</w:t>
            </w:r>
          </w:p>
        </w:tc>
      </w:tr>
      <w:tr w:rsidR="00712FC2" w14:paraId="53469789" w14:textId="77777777" w:rsidTr="006F05D7">
        <w:tc>
          <w:tcPr>
            <w:tcW w:w="1800" w:type="dxa"/>
            <w:tcBorders>
              <w:top w:val="nil"/>
              <w:left w:val="single" w:sz="8" w:space="0" w:color="DCD2F0"/>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931D216" w14:textId="77777777" w:rsidR="00712FC2" w:rsidRPr="00ED3F33" w:rsidRDefault="64DF27F4" w:rsidP="45CFC72E">
            <w:pPr>
              <w:spacing w:line="249" w:lineRule="auto"/>
              <w:rPr>
                <w:b/>
                <w:bCs/>
                <w:color w:val="0E1330"/>
                <w:sz w:val="16"/>
                <w:szCs w:val="16"/>
              </w:rPr>
            </w:pPr>
            <w:r>
              <w:rPr>
                <w:b/>
                <w:bCs/>
                <w:color w:val="0E1330"/>
                <w:sz w:val="16"/>
                <w:szCs w:val="16"/>
              </w:rPr>
              <w:t>Security &amp; ops</w:t>
            </w:r>
          </w:p>
        </w:tc>
        <w:tc>
          <w:tcPr>
            <w:tcW w:w="330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2755578E" w14:textId="77777777" w:rsidR="00712FC2" w:rsidRPr="006F05D7" w:rsidRDefault="64DF27F4" w:rsidP="45CFC72E">
            <w:pPr>
              <w:spacing w:line="249" w:lineRule="auto"/>
              <w:rPr>
                <w:sz w:val="16"/>
                <w:szCs w:val="16"/>
              </w:rPr>
            </w:pPr>
            <w:r>
              <w:rPr>
                <w:sz w:val="16"/>
                <w:szCs w:val="16"/>
              </w:rPr>
              <w:t>Azure Key Vault, Microsoft Defender for Cloud, Microsoft Purview, Azure Monitor &amp; Log Analytics</w:t>
            </w:r>
          </w:p>
        </w:tc>
        <w:tc>
          <w:tcPr>
            <w:tcW w:w="4260" w:type="dxa"/>
            <w:tcBorders>
              <w:top w:val="nil"/>
              <w:left w:val="nil"/>
              <w:bottom w:val="single" w:sz="8" w:space="0" w:color="DCD2F0"/>
              <w:right w:val="single" w:sz="8" w:space="0" w:color="DCD2F0"/>
            </w:tcBorders>
            <w:shd w:val="clear" w:color="auto" w:fill="FFFFFF" w:themeFill="background1"/>
            <w:tcMar>
              <w:top w:w="70" w:type="dxa"/>
              <w:left w:w="110" w:type="dxa"/>
              <w:bottom w:w="70" w:type="dxa"/>
              <w:right w:w="110" w:type="dxa"/>
            </w:tcMar>
            <w:vAlign w:val="center"/>
            <w:hideMark/>
          </w:tcPr>
          <w:p w14:paraId="100CB9F5" w14:textId="77777777" w:rsidR="00712FC2" w:rsidRPr="006F05D7" w:rsidRDefault="64DF27F4" w:rsidP="45CFC72E">
            <w:pPr>
              <w:spacing w:line="249" w:lineRule="auto"/>
              <w:rPr>
                <w:sz w:val="16"/>
                <w:szCs w:val="16"/>
              </w:rPr>
            </w:pPr>
            <w:r>
              <w:rPr>
                <w:sz w:val="16"/>
                <w:szCs w:val="16"/>
              </w:rPr>
              <w:t>Key management, threat protection, classification/DLP, observability and IA/PDPL evidence</w:t>
            </w:r>
          </w:p>
        </w:tc>
      </w:tr>
      <w:tr w:rsidR="00712FC2" w14:paraId="7D6DD200" w14:textId="77777777" w:rsidTr="006F05D7">
        <w:tc>
          <w:tcPr>
            <w:tcW w:w="1800" w:type="dxa"/>
            <w:tcBorders>
              <w:top w:val="nil"/>
              <w:left w:val="single" w:sz="8" w:space="0" w:color="DCD2F0"/>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56305110" w14:textId="77777777" w:rsidR="00712FC2" w:rsidRPr="00ED3F33" w:rsidRDefault="64DF27F4" w:rsidP="45CFC72E">
            <w:pPr>
              <w:spacing w:line="249" w:lineRule="auto"/>
              <w:rPr>
                <w:b/>
                <w:bCs/>
                <w:color w:val="0E1330"/>
                <w:sz w:val="16"/>
                <w:szCs w:val="16"/>
              </w:rPr>
            </w:pPr>
            <w:r>
              <w:rPr>
                <w:b/>
                <w:bCs/>
                <w:color w:val="0E1330"/>
                <w:sz w:val="16"/>
                <w:szCs w:val="16"/>
              </w:rPr>
              <w:t>Analytics</w:t>
            </w:r>
          </w:p>
        </w:tc>
        <w:tc>
          <w:tcPr>
            <w:tcW w:w="330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16A2BB0A" w14:textId="164A1EC2" w:rsidR="00712FC2" w:rsidRPr="006F05D7" w:rsidRDefault="00106196" w:rsidP="45CFC72E">
            <w:pPr>
              <w:spacing w:line="249" w:lineRule="auto"/>
              <w:rPr>
                <w:sz w:val="16"/>
                <w:szCs w:val="16"/>
              </w:rPr>
            </w:pPr>
            <w:r>
              <w:rPr>
                <w:sz w:val="16"/>
                <w:szCs w:val="16"/>
              </w:rPr>
              <w:t>Docaya native reporting module backed by Azure SQL</w:t>
            </w:r>
          </w:p>
        </w:tc>
        <w:tc>
          <w:tcPr>
            <w:tcW w:w="4260" w:type="dxa"/>
            <w:tcBorders>
              <w:top w:val="nil"/>
              <w:left w:val="nil"/>
              <w:bottom w:val="single" w:sz="8" w:space="0" w:color="DCD2F0"/>
              <w:right w:val="single" w:sz="8" w:space="0" w:color="DCD2F0"/>
            </w:tcBorders>
            <w:shd w:val="clear" w:color="auto" w:fill="F7F4FD"/>
            <w:tcMar>
              <w:top w:w="70" w:type="dxa"/>
              <w:left w:w="110" w:type="dxa"/>
              <w:bottom w:w="70" w:type="dxa"/>
              <w:right w:w="110" w:type="dxa"/>
            </w:tcMar>
            <w:vAlign w:val="center"/>
            <w:hideMark/>
          </w:tcPr>
          <w:p w14:paraId="7BEE3B82" w14:textId="219DD645" w:rsidR="00712FC2" w:rsidRPr="006F05D7" w:rsidRDefault="64DF27F4" w:rsidP="45CFC72E">
            <w:pPr>
              <w:spacing w:line="249" w:lineRule="auto"/>
              <w:rPr>
                <w:sz w:val="16"/>
                <w:szCs w:val="16"/>
              </w:rPr>
            </w:pPr>
            <w:r>
              <w:rPr>
                <w:sz w:val="16"/>
                <w:szCs w:val="16"/>
              </w:rPr>
              <w:t>Operational, compliance and lifecycle dashboards (M15) + change-request governance dashboards (Section 20.3)</w:t>
            </w:r>
          </w:p>
        </w:tc>
      </w:tr>
    </w:tbl>
    <w:p w14:paraId="54D8D584" w14:textId="77777777" w:rsidR="00712FC2" w:rsidRDefault="00712FC2">
      <w:pPr>
        <w:rPr>
          <w:kern w:val="2"/>
          <w14:ligatures w14:val="standardContextual"/>
        </w:rPr>
      </w:pPr>
    </w:p>
    <w:p w14:paraId="6C43BA67" w14:textId="77777777" w:rsidR="00894A95" w:rsidRDefault="08A3C276">
      <w:pPr>
        <w:spacing w:before="60" w:after="40"/>
        <w:jc w:val="center"/>
        <w:rPr>
          <w:kern w:val="2"/>
          <w14:ligatures w14:val="standardContextual"/>
        </w:rPr>
      </w:pPr>
      <w:r>
        <w:rPr>
          <w:noProof/>
        </w:rPr>
        <w:lastRenderedPageBreak/>
        <w:drawing>
          <wp:inline distT="0" distB="0" distL="0" distR="0" wp14:anchorId="7D52F301" wp14:editId="357715EA">
            <wp:extent cx="64008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6BE8F07D" w14:textId="3DE61219" w:rsidR="00894A95" w:rsidRPr="00ED3F33" w:rsidRDefault="08A3C276" w:rsidP="45CFC72E">
      <w:pPr>
        <w:spacing w:before="40" w:after="160"/>
        <w:jc w:val="center"/>
        <w:rPr>
          <w:i/>
          <w:iCs/>
          <w:color w:val="6B3FD4"/>
          <w:kern w:val="2"/>
          <w:sz w:val="16"/>
          <w:szCs w:val="16"/>
          <w14:ligatures w14:val="standardContextual"/>
        </w:rPr>
      </w:pPr>
      <w:r>
        <w:rPr>
          <w:i/>
          <w:iCs/>
          <w:color w:val="6B3FD4"/>
          <w:sz w:val="16"/>
          <w:szCs w:val="16"/>
        </w:rPr>
        <w:t>Figure 4 - Docaya solution architecture on Azure and Microsoft 365: staging-first capture, manual registration and classification, approval-driven promotion in the original file format, and AI/document indexing applied only after publication.</w:t>
      </w:r>
    </w:p>
    <w:p w14:paraId="4380FC90" w14:textId="3CBDAE84" w:rsidR="00894A95" w:rsidRPr="006F05D7" w:rsidRDefault="08A3C276" w:rsidP="006F05D7">
      <w:pPr>
        <w:pStyle w:val="Heading2"/>
        <w:rPr>
          <w:kern w:val="2"/>
          <w14:ligatures w14:val="standardContextual"/>
        </w:rPr>
      </w:pPr>
      <w:bookmarkStart w:id="156" w:name="_Toc448008642"/>
      <w:bookmarkStart w:id="157" w:name="_Toc240108412"/>
      <w:bookmarkStart w:id="158" w:name="_Toc240127430"/>
      <w:r>
        <w:t>22.2 Application Architecture - Component View</w:t>
      </w:r>
      <w:bookmarkEnd w:id="156"/>
      <w:bookmarkEnd w:id="157"/>
      <w:bookmarkEnd w:id="158"/>
    </w:p>
    <w:tbl>
      <w:tblPr>
        <w:tblW w:w="9360" w:type="dxa"/>
        <w:tblCellMar>
          <w:left w:w="0" w:type="dxa"/>
          <w:right w:w="0" w:type="dxa"/>
        </w:tblCellMar>
        <w:tblLook w:val="04A0" w:firstRow="1" w:lastRow="0" w:firstColumn="1" w:lastColumn="0" w:noHBand="0" w:noVBand="1"/>
      </w:tblPr>
      <w:tblGrid>
        <w:gridCol w:w="2245"/>
        <w:gridCol w:w="3507"/>
        <w:gridCol w:w="3608"/>
      </w:tblGrid>
      <w:tr w:rsidR="00894A95" w14:paraId="18A58E55" w14:textId="77777777" w:rsidTr="006F05D7">
        <w:trPr>
          <w:tblHeader/>
        </w:trPr>
        <w:tc>
          <w:tcPr>
            <w:tcW w:w="224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08F6CE67"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Component</w:t>
            </w:r>
          </w:p>
        </w:tc>
        <w:tc>
          <w:tcPr>
            <w:tcW w:w="35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7F58F871" w14:textId="77777777" w:rsidR="00894A95" w:rsidRPr="006F05D7" w:rsidRDefault="08A3C276" w:rsidP="45CFC72E">
            <w:pPr>
              <w:spacing w:line="249" w:lineRule="auto"/>
              <w:rPr>
                <w:b/>
                <w:bCs/>
                <w:color w:val="FFFFFF"/>
                <w:sz w:val="17"/>
                <w:szCs w:val="17"/>
              </w:rPr>
            </w:pPr>
            <w:r>
              <w:rPr>
                <w:b/>
                <w:bCs/>
                <w:color w:val="FFFFFF"/>
                <w:sz w:val="17"/>
                <w:szCs w:val="17"/>
              </w:rPr>
              <w:t>Responsibility</w:t>
            </w:r>
          </w:p>
        </w:tc>
        <w:tc>
          <w:tcPr>
            <w:tcW w:w="360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133FFBA4" w14:textId="77777777" w:rsidR="00894A95" w:rsidRPr="006F05D7" w:rsidRDefault="08A3C276" w:rsidP="45CFC72E">
            <w:pPr>
              <w:spacing w:line="249" w:lineRule="auto"/>
              <w:rPr>
                <w:b/>
                <w:bCs/>
                <w:color w:val="FFFFFF"/>
                <w:sz w:val="17"/>
                <w:szCs w:val="17"/>
              </w:rPr>
            </w:pPr>
            <w:r>
              <w:rPr>
                <w:b/>
                <w:bCs/>
                <w:color w:val="FFFFFF"/>
                <w:sz w:val="17"/>
                <w:szCs w:val="17"/>
              </w:rPr>
              <w:t>Depends on</w:t>
            </w:r>
          </w:p>
        </w:tc>
      </w:tr>
      <w:tr w:rsidR="00712FC2" w14:paraId="5D0A50DB"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7B58B00C" w14:textId="77777777" w:rsidR="00712FC2" w:rsidRPr="00ED3F33" w:rsidRDefault="64DF27F4" w:rsidP="45CFC72E">
            <w:pPr>
              <w:spacing w:line="249" w:lineRule="auto"/>
              <w:rPr>
                <w:b/>
                <w:bCs/>
                <w:color w:val="0E1330"/>
                <w:sz w:val="16"/>
                <w:szCs w:val="16"/>
              </w:rPr>
            </w:pPr>
            <w:r>
              <w:rPr>
                <w:b/>
                <w:bCs/>
                <w:color w:val="0E1330"/>
                <w:sz w:val="16"/>
                <w:szCs w:val="16"/>
              </w:rPr>
              <w:t>Capture &amp; Registration Service (M1)</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1466A749" w14:textId="77777777" w:rsidR="00712FC2" w:rsidRPr="006F05D7" w:rsidRDefault="64DF27F4" w:rsidP="45CFC72E">
            <w:pPr>
              <w:spacing w:line="249" w:lineRule="auto"/>
              <w:rPr>
                <w:sz w:val="16"/>
                <w:szCs w:val="16"/>
              </w:rPr>
            </w:pPr>
            <w:r>
              <w:rPr>
                <w:sz w:val="16"/>
                <w:szCs w:val="16"/>
              </w:rPr>
              <w:t>Chunked upload, format and signature validation, SHA-256 hash, tracking number, registry row</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12C56CA" w14:textId="47E4F673" w:rsidR="00712FC2" w:rsidRPr="006F05D7" w:rsidRDefault="00106196" w:rsidP="45CFC72E">
            <w:pPr>
              <w:spacing w:line="249" w:lineRule="auto"/>
              <w:rPr>
                <w:sz w:val="16"/>
                <w:szCs w:val="16"/>
              </w:rPr>
            </w:pPr>
            <w:r>
              <w:rPr>
                <w:sz w:val="16"/>
                <w:szCs w:val="16"/>
              </w:rPr>
              <w:t>Azure Blob Stoe, Azure SQL, Defender for Stoe</w:t>
            </w:r>
          </w:p>
        </w:tc>
      </w:tr>
      <w:tr w:rsidR="00712FC2" w14:paraId="1741895A"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6FCCDAB7" w14:textId="77777777" w:rsidR="00712FC2" w:rsidRPr="00ED3F33" w:rsidRDefault="64DF27F4" w:rsidP="45CFC72E">
            <w:pPr>
              <w:spacing w:line="249" w:lineRule="auto"/>
              <w:rPr>
                <w:b/>
                <w:bCs/>
                <w:color w:val="0E1330"/>
                <w:sz w:val="16"/>
                <w:szCs w:val="16"/>
              </w:rPr>
            </w:pPr>
            <w:r>
              <w:rPr>
                <w:b/>
                <w:bCs/>
                <w:color w:val="0E1330"/>
                <w:sz w:val="16"/>
                <w:szCs w:val="16"/>
              </w:rPr>
              <w:t>Classification Service (M2)</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20EF93AC" w14:textId="12A1299B" w:rsidR="00712FC2" w:rsidRPr="006F05D7" w:rsidRDefault="64DF27F4" w:rsidP="45CFC72E">
            <w:pPr>
              <w:spacing w:line="249" w:lineRule="auto"/>
              <w:rPr>
                <w:sz w:val="16"/>
                <w:szCs w:val="16"/>
              </w:rPr>
            </w:pPr>
            <w:r>
              <w:rPr>
                <w:sz w:val="16"/>
                <w:szCs w:val="16"/>
              </w:rPr>
              <w:t>Serves Admin-configured dropdowns, validates the manually entered metadata against the type schema - no AI inference</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2200E442" w14:textId="77777777" w:rsidR="00712FC2" w:rsidRPr="006F05D7" w:rsidRDefault="64DF27F4" w:rsidP="45CFC72E">
            <w:pPr>
              <w:spacing w:line="249" w:lineRule="auto"/>
              <w:rPr>
                <w:sz w:val="16"/>
                <w:szCs w:val="16"/>
              </w:rPr>
            </w:pPr>
            <w:r>
              <w:rPr>
                <w:sz w:val="16"/>
                <w:szCs w:val="16"/>
              </w:rPr>
              <w:t>Azure SQL, Admin Center configuration</w:t>
            </w:r>
          </w:p>
        </w:tc>
      </w:tr>
      <w:tr w:rsidR="00712FC2" w14:paraId="4C2860A1"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83EFF36" w14:textId="77777777" w:rsidR="00712FC2" w:rsidRPr="00ED3F33" w:rsidRDefault="64DF27F4" w:rsidP="45CFC72E">
            <w:pPr>
              <w:spacing w:line="249" w:lineRule="auto"/>
              <w:rPr>
                <w:b/>
                <w:bCs/>
                <w:color w:val="0E1330"/>
                <w:sz w:val="16"/>
                <w:szCs w:val="16"/>
              </w:rPr>
            </w:pPr>
            <w:r>
              <w:rPr>
                <w:b/>
                <w:bCs/>
                <w:color w:val="0E1330"/>
                <w:sz w:val="16"/>
                <w:szCs w:val="16"/>
              </w:rPr>
              <w:t>Workflow Engine (M3)</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33D19954" w14:textId="00932288" w:rsidR="00712FC2" w:rsidRPr="006F05D7" w:rsidRDefault="64DF27F4" w:rsidP="45CFC72E">
            <w:pPr>
              <w:spacing w:line="249" w:lineRule="auto"/>
              <w:rPr>
                <w:sz w:val="16"/>
                <w:szCs w:val="16"/>
              </w:rPr>
            </w:pPr>
            <w:r>
              <w:rPr>
                <w:sz w:val="16"/>
                <w:szCs w:val="16"/>
              </w:rPr>
              <w:t>Resolves the configured approval flow, manages SLA timers, escalation and delegation</w:t>
            </w:r>
            <w:r>
              <w:t>;</w:t>
            </w:r>
            <w:r>
              <w:rPr>
                <w:rFonts w:ascii="Calibri" w:eastAsia="Calibri" w:hAnsi="Calibri" w:cs="Calibri"/>
                <w:color w:val="008080"/>
                <w:sz w:val="22"/>
                <w:szCs w:val="22"/>
              </w:rPr>
              <w:t xml:space="preserve"> </w:t>
            </w:r>
            <w:r>
              <w:rPr>
                <w:sz w:val="16"/>
                <w:szCs w:val="16"/>
              </w:rPr>
              <w:t>now also resolves the multi-stage review chain and working-day SLA targets (Section 8.4–8.6)</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0AF3F5C6" w14:textId="77777777" w:rsidR="00712FC2" w:rsidRPr="006F05D7" w:rsidRDefault="64DF27F4" w:rsidP="45CFC72E">
            <w:pPr>
              <w:spacing w:line="249" w:lineRule="auto"/>
              <w:rPr>
                <w:sz w:val="16"/>
                <w:szCs w:val="16"/>
              </w:rPr>
            </w:pPr>
            <w:r>
              <w:rPr>
                <w:sz w:val="16"/>
                <w:szCs w:val="16"/>
              </w:rPr>
              <w:t>Azure Durable Functions, Service Bus, Azure SQL</w:t>
            </w:r>
          </w:p>
        </w:tc>
      </w:tr>
      <w:tr w:rsidR="00712FC2" w14:paraId="20F761B7"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440FE711" w14:textId="77777777" w:rsidR="00712FC2" w:rsidRPr="00ED3F33" w:rsidRDefault="64DF27F4" w:rsidP="45CFC72E">
            <w:pPr>
              <w:spacing w:line="249" w:lineRule="auto"/>
              <w:rPr>
                <w:b/>
                <w:bCs/>
                <w:color w:val="0E1330"/>
                <w:sz w:val="16"/>
                <w:szCs w:val="16"/>
              </w:rPr>
            </w:pPr>
            <w:r>
              <w:rPr>
                <w:b/>
                <w:bCs/>
                <w:color w:val="0E1330"/>
                <w:sz w:val="16"/>
                <w:szCs w:val="16"/>
              </w:rPr>
              <w:t>Promotion Service (M4)</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31204434" w14:textId="77777777" w:rsidR="00712FC2" w:rsidRPr="006F05D7" w:rsidRDefault="64DF27F4" w:rsidP="45CFC72E">
            <w:pPr>
              <w:spacing w:line="249" w:lineRule="auto"/>
              <w:rPr>
                <w:sz w:val="16"/>
                <w:szCs w:val="16"/>
              </w:rPr>
            </w:pPr>
            <w:r>
              <w:rPr>
                <w:sz w:val="16"/>
                <w:szCs w:val="16"/>
              </w:rPr>
              <w:t>Idempotent transfer of the original file stream to the target library and write-back of item ID, URL and version</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3DE54E3D" w14:textId="77777777" w:rsidR="00712FC2" w:rsidRPr="006F05D7" w:rsidRDefault="64DF27F4" w:rsidP="45CFC72E">
            <w:pPr>
              <w:spacing w:line="249" w:lineRule="auto"/>
              <w:rPr>
                <w:sz w:val="16"/>
                <w:szCs w:val="16"/>
              </w:rPr>
            </w:pPr>
            <w:r>
              <w:rPr>
                <w:sz w:val="16"/>
                <w:szCs w:val="16"/>
              </w:rPr>
              <w:t>Microsoft Graph, SharePoint Online, Entra managed identity</w:t>
            </w:r>
          </w:p>
        </w:tc>
      </w:tr>
      <w:tr w:rsidR="00712FC2" w14:paraId="4A05D739"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D6C5E01" w14:textId="77777777" w:rsidR="00712FC2" w:rsidRPr="00ED3F33" w:rsidRDefault="64DF27F4" w:rsidP="45CFC72E">
            <w:pPr>
              <w:spacing w:line="249" w:lineRule="auto"/>
              <w:rPr>
                <w:b/>
                <w:bCs/>
                <w:color w:val="0E1330"/>
                <w:sz w:val="16"/>
                <w:szCs w:val="16"/>
              </w:rPr>
            </w:pPr>
            <w:r>
              <w:rPr>
                <w:b/>
                <w:bCs/>
                <w:color w:val="0E1330"/>
                <w:sz w:val="16"/>
                <w:szCs w:val="16"/>
              </w:rPr>
              <w:t>Staging Lifecycle Service (M5)</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515F32DD" w14:textId="77777777" w:rsidR="00712FC2" w:rsidRPr="006F05D7" w:rsidRDefault="64DF27F4" w:rsidP="45CFC72E">
            <w:pPr>
              <w:spacing w:line="249" w:lineRule="auto"/>
              <w:rPr>
                <w:sz w:val="16"/>
                <w:szCs w:val="16"/>
              </w:rPr>
            </w:pPr>
            <w:r>
              <w:rPr>
                <w:sz w:val="16"/>
                <w:szCs w:val="16"/>
              </w:rPr>
              <w:t>Purge, retain or move the staging copy after publication; replay failed promotions</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4C2F34B5" w14:textId="77777777" w:rsidR="00712FC2" w:rsidRPr="006F05D7" w:rsidRDefault="64DF27F4" w:rsidP="45CFC72E">
            <w:pPr>
              <w:spacing w:line="249" w:lineRule="auto"/>
              <w:rPr>
                <w:sz w:val="16"/>
                <w:szCs w:val="16"/>
              </w:rPr>
            </w:pPr>
            <w:r>
              <w:rPr>
                <w:sz w:val="16"/>
                <w:szCs w:val="16"/>
              </w:rPr>
              <w:t>Azure Blob lifecycle rules, Azure Functions</w:t>
            </w:r>
          </w:p>
        </w:tc>
      </w:tr>
      <w:tr w:rsidR="00712FC2" w14:paraId="76DEDD80"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5D1E8CE2" w14:textId="2FB729A2" w:rsidR="00712FC2" w:rsidRPr="00ED3F33" w:rsidRDefault="0028069C" w:rsidP="45CFC72E">
            <w:pPr>
              <w:spacing w:line="249" w:lineRule="auto"/>
              <w:rPr>
                <w:b/>
                <w:bCs/>
                <w:color w:val="0E1330"/>
                <w:sz w:val="16"/>
                <w:szCs w:val="16"/>
              </w:rPr>
            </w:pPr>
            <w:r>
              <w:rPr>
                <w:b/>
                <w:bCs/>
                <w:color w:val="0E1330"/>
                <w:sz w:val="16"/>
                <w:szCs w:val="16"/>
              </w:rPr>
              <w:lastRenderedPageBreak/>
              <w:t>document indexing Indexing Service (M6)</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780F9882" w14:textId="725F8865" w:rsidR="00712FC2" w:rsidRPr="006F05D7" w:rsidRDefault="00106196" w:rsidP="45CFC72E">
            <w:pPr>
              <w:spacing w:line="249" w:lineRule="auto"/>
              <w:rPr>
                <w:sz w:val="16"/>
                <w:szCs w:val="16"/>
              </w:rPr>
            </w:pPr>
            <w:r>
              <w:rPr>
                <w:sz w:val="16"/>
                <w:szCs w:val="16"/>
              </w:rPr>
              <w:t>Scheduled batch enrichment, chunking, and indexing of published documents only</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095AAE56" w14:textId="6D6A4A1C" w:rsidR="00712FC2" w:rsidRPr="006F05D7" w:rsidRDefault="00106196" w:rsidP="45CFC72E">
            <w:pPr>
              <w:spacing w:line="249" w:lineRule="auto"/>
              <w:rPr>
                <w:sz w:val="16"/>
                <w:szCs w:val="16"/>
              </w:rPr>
            </w:pPr>
            <w:r>
              <w:rPr>
                <w:sz w:val="16"/>
                <w:szCs w:val="16"/>
              </w:rPr>
              <w:t>Azure metadata and full-text search, Service, SharePoint Online, Azure SQL</w:t>
            </w:r>
          </w:p>
        </w:tc>
      </w:tr>
      <w:tr w:rsidR="00712FC2" w14:paraId="2CE0BF81" w14:textId="77777777" w:rsidTr="006F05D7">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5EE4638C" w14:textId="77777777" w:rsidR="00712FC2" w:rsidRPr="00ED3F33" w:rsidRDefault="64DF27F4" w:rsidP="45CFC72E">
            <w:pPr>
              <w:spacing w:line="249" w:lineRule="auto"/>
              <w:rPr>
                <w:b/>
                <w:bCs/>
                <w:color w:val="0E1330"/>
                <w:sz w:val="16"/>
                <w:szCs w:val="16"/>
              </w:rPr>
            </w:pPr>
            <w:r>
              <w:rPr>
                <w:b/>
                <w:bCs/>
                <w:color w:val="0E1330"/>
                <w:sz w:val="16"/>
                <w:szCs w:val="16"/>
              </w:rPr>
              <w:t>Notification Service (M7)</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7ACBC8FF" w14:textId="77777777" w:rsidR="00712FC2" w:rsidRPr="006F05D7" w:rsidRDefault="64DF27F4" w:rsidP="45CFC72E">
            <w:pPr>
              <w:spacing w:line="249" w:lineRule="auto"/>
              <w:rPr>
                <w:sz w:val="16"/>
                <w:szCs w:val="16"/>
              </w:rPr>
            </w:pPr>
            <w:r>
              <w:rPr>
                <w:sz w:val="16"/>
                <w:szCs w:val="16"/>
              </w:rPr>
              <w:t>Event fan-out, batching, quiet hours and multi-channel delivery</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76EAE85A" w14:textId="77777777" w:rsidR="00712FC2" w:rsidRPr="006F05D7" w:rsidRDefault="64DF27F4" w:rsidP="45CFC72E">
            <w:pPr>
              <w:spacing w:line="249" w:lineRule="auto"/>
              <w:rPr>
                <w:sz w:val="16"/>
                <w:szCs w:val="16"/>
              </w:rPr>
            </w:pPr>
            <w:r>
              <w:rPr>
                <w:sz w:val="16"/>
                <w:szCs w:val="16"/>
              </w:rPr>
              <w:t>Azure SignalR, Azure Communication Services, Microsoft Graph</w:t>
            </w:r>
          </w:p>
        </w:tc>
      </w:tr>
      <w:tr w:rsidR="00712FC2" w14:paraId="78DD561A" w14:textId="77777777" w:rsidTr="00ED3F33">
        <w:tc>
          <w:tcPr>
            <w:tcW w:w="2240" w:type="dxa"/>
            <w:tcBorders>
              <w:top w:val="nil"/>
              <w:left w:val="single" w:sz="8" w:space="0" w:color="C6E7DA"/>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451F869D" w14:textId="77777777" w:rsidR="00712FC2" w:rsidRPr="00ED3F33" w:rsidRDefault="64DF27F4" w:rsidP="45CFC72E">
            <w:pPr>
              <w:spacing w:line="249" w:lineRule="auto"/>
              <w:rPr>
                <w:b/>
                <w:bCs/>
                <w:color w:val="0E1330"/>
                <w:sz w:val="16"/>
                <w:szCs w:val="16"/>
              </w:rPr>
            </w:pPr>
            <w:r>
              <w:rPr>
                <w:b/>
                <w:bCs/>
                <w:color w:val="0E1330"/>
                <w:sz w:val="16"/>
                <w:szCs w:val="16"/>
              </w:rPr>
              <w:t>Access Control Service (M12)</w:t>
            </w:r>
          </w:p>
        </w:tc>
        <w:tc>
          <w:tcPr>
            <w:tcW w:w="35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657C0B33" w14:textId="77777777" w:rsidR="00712FC2" w:rsidRPr="006F05D7" w:rsidRDefault="64DF27F4" w:rsidP="45CFC72E">
            <w:pPr>
              <w:spacing w:line="249" w:lineRule="auto"/>
              <w:rPr>
                <w:sz w:val="16"/>
                <w:szCs w:val="16"/>
              </w:rPr>
            </w:pPr>
            <w:r>
              <w:rPr>
                <w:sz w:val="16"/>
                <w:szCs w:val="16"/>
              </w:rPr>
              <w:t>Evaluates RBAC + ABAC effective permission before any read, download or content operation</w:t>
            </w:r>
          </w:p>
        </w:tc>
        <w:tc>
          <w:tcPr>
            <w:tcW w:w="3600" w:type="dxa"/>
            <w:tcBorders>
              <w:top w:val="nil"/>
              <w:left w:val="nil"/>
              <w:bottom w:val="single" w:sz="8" w:space="0" w:color="C6E7DA"/>
              <w:right w:val="single" w:sz="8" w:space="0" w:color="C6E7DA"/>
            </w:tcBorders>
            <w:shd w:val="clear" w:color="F7F4FD" w:fill="F7F4FD"/>
            <w:tcMar>
              <w:top w:w="70" w:type="dxa"/>
              <w:left w:w="110" w:type="dxa"/>
              <w:bottom w:w="70" w:type="dxa"/>
              <w:right w:w="110" w:type="dxa"/>
            </w:tcMar>
            <w:vAlign w:val="center"/>
            <w:hideMark/>
          </w:tcPr>
          <w:p w14:paraId="62C69F62" w14:textId="77777777" w:rsidR="00712FC2" w:rsidRPr="006F05D7" w:rsidRDefault="64DF27F4" w:rsidP="45CFC72E">
            <w:pPr>
              <w:spacing w:line="249" w:lineRule="auto"/>
              <w:rPr>
                <w:sz w:val="16"/>
                <w:szCs w:val="16"/>
              </w:rPr>
            </w:pPr>
            <w:r>
              <w:rPr>
                <w:sz w:val="16"/>
                <w:szCs w:val="16"/>
              </w:rPr>
              <w:t>Microsoft Entra ID, Azure SQL policy store</w:t>
            </w:r>
          </w:p>
        </w:tc>
      </w:tr>
      <w:tr w:rsidR="00712FC2" w14:paraId="7AB41E97" w14:textId="77777777" w:rsidTr="00615701">
        <w:trPr>
          <w:trHeight w:val="750"/>
        </w:trPr>
        <w:tc>
          <w:tcPr>
            <w:tcW w:w="2240" w:type="dxa"/>
            <w:tcBorders>
              <w:top w:val="nil"/>
              <w:left w:val="single" w:sz="8" w:space="0" w:color="C6E7DA"/>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5E3D2C0A" w14:textId="77777777" w:rsidR="00712FC2" w:rsidRPr="00ED3F33" w:rsidRDefault="64DF27F4" w:rsidP="45CFC72E">
            <w:pPr>
              <w:spacing w:line="249" w:lineRule="auto"/>
              <w:rPr>
                <w:b/>
                <w:bCs/>
                <w:color w:val="0E1330"/>
                <w:sz w:val="16"/>
                <w:szCs w:val="16"/>
              </w:rPr>
            </w:pPr>
            <w:r>
              <w:rPr>
                <w:b/>
                <w:bCs/>
                <w:color w:val="0E1330"/>
                <w:sz w:val="16"/>
                <w:szCs w:val="16"/>
              </w:rPr>
              <w:t>Admin, Reporting &amp; Audit (M13–M15)</w:t>
            </w:r>
          </w:p>
        </w:tc>
        <w:tc>
          <w:tcPr>
            <w:tcW w:w="35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6BCF5A91" w14:textId="41FA391C" w:rsidR="00712FC2" w:rsidRPr="006F05D7" w:rsidRDefault="64DF27F4" w:rsidP="45CFC72E">
            <w:pPr>
              <w:spacing w:line="249" w:lineRule="auto"/>
              <w:rPr>
                <w:sz w:val="16"/>
                <w:szCs w:val="16"/>
              </w:rPr>
            </w:pPr>
            <w:r>
              <w:rPr>
                <w:sz w:val="16"/>
                <w:szCs w:val="16"/>
              </w:rPr>
              <w:t>No-code configuration, dashboards and tamper-evident audit trail</w:t>
            </w:r>
            <w:r>
              <w:t>;</w:t>
            </w:r>
            <w:r>
              <w:rPr>
                <w:rFonts w:ascii="Calibri" w:eastAsia="Calibri" w:hAnsi="Calibri" w:cs="Calibri"/>
                <w:color w:val="008080"/>
                <w:sz w:val="22"/>
                <w:szCs w:val="22"/>
              </w:rPr>
              <w:t xml:space="preserve"> </w:t>
            </w:r>
            <w:r>
              <w:rPr>
                <w:sz w:val="16"/>
                <w:szCs w:val="16"/>
              </w:rPr>
              <w:t>now includes the approval-level designer and the per-document comment/version thread</w:t>
            </w:r>
          </w:p>
        </w:tc>
        <w:tc>
          <w:tcPr>
            <w:tcW w:w="3600" w:type="dxa"/>
            <w:tcBorders>
              <w:top w:val="nil"/>
              <w:left w:val="nil"/>
              <w:bottom w:val="single" w:sz="8" w:space="0" w:color="C6E7DA"/>
              <w:right w:val="single" w:sz="8" w:space="0" w:color="C6E7DA"/>
            </w:tcBorders>
            <w:shd w:val="clear" w:color="auto" w:fill="FFFFFF" w:themeFill="background1"/>
            <w:tcMar>
              <w:top w:w="70" w:type="dxa"/>
              <w:left w:w="110" w:type="dxa"/>
              <w:bottom w:w="70" w:type="dxa"/>
              <w:right w:w="110" w:type="dxa"/>
            </w:tcMar>
            <w:vAlign w:val="center"/>
            <w:hideMark/>
          </w:tcPr>
          <w:p w14:paraId="0CD24BD7" w14:textId="11CBBC01" w:rsidR="00712FC2" w:rsidRPr="006F05D7" w:rsidRDefault="00106196" w:rsidP="45CFC72E">
            <w:pPr>
              <w:spacing w:line="249" w:lineRule="auto"/>
              <w:rPr>
                <w:sz w:val="16"/>
                <w:szCs w:val="16"/>
              </w:rPr>
            </w:pPr>
            <w:r>
              <w:rPr>
                <w:sz w:val="16"/>
                <w:szCs w:val="16"/>
              </w:rPr>
              <w:t>Azure SQL, Docaya native reporting module, Azure Monitor, Microsoft Purview</w:t>
            </w:r>
          </w:p>
        </w:tc>
      </w:tr>
    </w:tbl>
    <w:p w14:paraId="12A48504" w14:textId="77777777" w:rsidR="00712FC2" w:rsidRDefault="00712FC2">
      <w:pPr>
        <w:rPr>
          <w:kern w:val="2"/>
          <w14:ligatures w14:val="standardContextual"/>
        </w:rPr>
      </w:pPr>
    </w:p>
    <w:p w14:paraId="47CA6185" w14:textId="77777777" w:rsidR="00894A95" w:rsidRDefault="08A3C276">
      <w:pPr>
        <w:spacing w:before="60" w:after="40"/>
        <w:jc w:val="center"/>
        <w:rPr>
          <w:kern w:val="2"/>
          <w14:ligatures w14:val="standardContextual"/>
        </w:rPr>
      </w:pPr>
      <w:r>
        <w:rPr>
          <w:noProof/>
        </w:rPr>
        <w:drawing>
          <wp:inline distT="0" distB="0" distL="0" distR="0" wp14:anchorId="3A0BFE7D" wp14:editId="6D266991">
            <wp:extent cx="6400800" cy="4280535"/>
            <wp:effectExtent l="0" t="0" r="0" b="5715"/>
            <wp:docPr id="1911575919" name="Picture 19115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3F0F2CFC" w14:textId="0259167C" w:rsidR="00894A95" w:rsidRPr="00ED3F33" w:rsidRDefault="08A3C276" w:rsidP="45CFC72E">
      <w:pPr>
        <w:spacing w:before="40" w:after="160"/>
        <w:jc w:val="center"/>
        <w:rPr>
          <w:i/>
          <w:iCs/>
          <w:color w:val="6B3FD4"/>
          <w:kern w:val="2"/>
          <w:sz w:val="16"/>
          <w:szCs w:val="16"/>
          <w14:ligatures w14:val="standardContextual"/>
        </w:rPr>
      </w:pPr>
      <w:r>
        <w:rPr>
          <w:i/>
          <w:iCs/>
          <w:color w:val="6B3FD4"/>
          <w:sz w:val="16"/>
          <w:szCs w:val="16"/>
        </w:rPr>
        <w:t>Figure 5 - Docaya application architecture: presentation, integration, service, asynchronous and data tiers across Azure and Microsoft 365.</w:t>
      </w:r>
    </w:p>
    <w:p w14:paraId="3161E599" w14:textId="77777777" w:rsidR="00E73D4B" w:rsidRPr="006F05D7" w:rsidRDefault="03AE59B6" w:rsidP="006F05D7">
      <w:pPr>
        <w:pStyle w:val="Heading1"/>
      </w:pPr>
      <w:bookmarkStart w:id="159" w:name="_Toc1581593006"/>
      <w:bookmarkStart w:id="160" w:name="_Toc240108413"/>
      <w:bookmarkStart w:id="161" w:name="_Toc240127431"/>
      <w:r>
        <w:lastRenderedPageBreak/>
        <w:t>23. Non-Functional &amp; Compliance Targets</w:t>
      </w:r>
      <w:bookmarkEnd w:id="159"/>
      <w:bookmarkEnd w:id="160"/>
      <w:bookmarkEnd w:id="161"/>
    </w:p>
    <w:tbl>
      <w:tblPr>
        <w:tblW w:w="9360" w:type="dxa"/>
        <w:tblCellMar>
          <w:left w:w="10" w:type="dxa"/>
          <w:right w:w="10" w:type="dxa"/>
        </w:tblCellMar>
        <w:tblLook w:val="0020" w:firstRow="1" w:lastRow="0" w:firstColumn="0" w:lastColumn="0" w:noHBand="0" w:noVBand="0"/>
      </w:tblPr>
      <w:tblGrid>
        <w:gridCol w:w="3000"/>
        <w:gridCol w:w="6360"/>
      </w:tblGrid>
      <w:tr w:rsidR="00894A95" w14:paraId="60728032" w14:textId="77777777" w:rsidTr="006F05D7">
        <w:trPr>
          <w:trHeight w:val="300"/>
          <w:tblHeader/>
        </w:trPr>
        <w:tc>
          <w:tcPr>
            <w:tcW w:w="3000" w:type="dxa"/>
            <w:tcBorders>
              <w:top w:val="single" w:sz="8" w:space="0" w:color="C9E3D9"/>
              <w:left w:val="single" w:sz="8" w:space="0" w:color="C9E3D9"/>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76CA9465" w14:textId="77777777" w:rsidR="00894A95" w:rsidRPr="006F05D7" w:rsidRDefault="08A3C276" w:rsidP="45CFC72E">
            <w:pPr>
              <w:spacing w:line="249" w:lineRule="auto"/>
              <w:rPr>
                <w:b/>
                <w:bCs/>
                <w:color w:val="FFFFFF"/>
                <w:kern w:val="2"/>
                <w:sz w:val="17"/>
                <w:szCs w:val="17"/>
                <w14:ligatures w14:val="standardContextual"/>
              </w:rPr>
            </w:pPr>
            <w:r>
              <w:rPr>
                <w:b/>
                <w:bCs/>
                <w:color w:val="FFFFFF"/>
                <w:sz w:val="17"/>
                <w:szCs w:val="17"/>
              </w:rPr>
              <w:t>Attribute</w:t>
            </w:r>
          </w:p>
        </w:tc>
        <w:tc>
          <w:tcPr>
            <w:tcW w:w="6360" w:type="dxa"/>
            <w:tcBorders>
              <w:top w:val="single" w:sz="8" w:space="0" w:color="C9E3D9"/>
              <w:left w:val="nil"/>
              <w:bottom w:val="single" w:sz="8" w:space="0" w:color="C9E3D9"/>
              <w:right w:val="single" w:sz="8" w:space="0" w:color="C9E3D9"/>
            </w:tcBorders>
            <w:shd w:val="clear" w:color="0E1330" w:fill="0E1330"/>
            <w:tcMar>
              <w:top w:w="70" w:type="dxa"/>
              <w:left w:w="110" w:type="dxa"/>
              <w:bottom w:w="70" w:type="dxa"/>
              <w:right w:w="110" w:type="dxa"/>
            </w:tcMar>
            <w:vAlign w:val="center"/>
            <w:hideMark/>
          </w:tcPr>
          <w:p w14:paraId="54ABDE0D" w14:textId="77777777" w:rsidR="00894A95" w:rsidRPr="006F05D7" w:rsidRDefault="08A3C276" w:rsidP="45CFC72E">
            <w:pPr>
              <w:spacing w:line="249" w:lineRule="auto"/>
              <w:rPr>
                <w:b/>
                <w:bCs/>
                <w:color w:val="FFFFFF"/>
                <w:sz w:val="17"/>
                <w:szCs w:val="17"/>
              </w:rPr>
            </w:pPr>
            <w:r>
              <w:rPr>
                <w:b/>
                <w:bCs/>
                <w:color w:val="FFFFFF"/>
                <w:sz w:val="17"/>
                <w:szCs w:val="17"/>
              </w:rPr>
              <w:t>Target</w:t>
            </w:r>
          </w:p>
        </w:tc>
      </w:tr>
      <w:tr w:rsidR="00E73D4B" w14:paraId="6919BF08"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E7910A7" w14:textId="77777777" w:rsidR="00E73D4B" w:rsidRPr="00ED3F33" w:rsidRDefault="03AE59B6" w:rsidP="45CFC72E">
            <w:pPr>
              <w:spacing w:line="250" w:lineRule="auto"/>
              <w:rPr>
                <w:b/>
                <w:bCs/>
                <w:color w:val="0E1330"/>
                <w:sz w:val="16"/>
                <w:szCs w:val="16"/>
              </w:rPr>
            </w:pPr>
            <w:r>
              <w:rPr>
                <w:b/>
                <w:bCs/>
                <w:color w:val="0E1330"/>
                <w:sz w:val="16"/>
                <w:szCs w:val="16"/>
              </w:rPr>
              <w:t>Availability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1FD599C" w14:textId="77777777" w:rsidR="00E73D4B" w:rsidRPr="006F05D7" w:rsidRDefault="03AE59B6" w:rsidP="45CFC72E">
            <w:pPr>
              <w:spacing w:line="250" w:lineRule="auto"/>
              <w:rPr>
                <w:sz w:val="16"/>
                <w:szCs w:val="16"/>
              </w:rPr>
            </w:pPr>
            <w:r>
              <w:rPr>
                <w:sz w:val="16"/>
                <w:szCs w:val="16"/>
              </w:rPr>
              <w:t>99.9% baseline (higher tier by service design)</w:t>
            </w:r>
          </w:p>
        </w:tc>
      </w:tr>
      <w:tr w:rsidR="00E73D4B" w14:paraId="52B2320B"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5CA8295" w14:textId="77777777" w:rsidR="00E73D4B" w:rsidRPr="00ED3F33" w:rsidRDefault="03AE59B6" w:rsidP="45CFC72E">
            <w:pPr>
              <w:spacing w:line="250" w:lineRule="auto"/>
              <w:rPr>
                <w:b/>
                <w:bCs/>
                <w:color w:val="0E1330"/>
                <w:sz w:val="16"/>
                <w:szCs w:val="16"/>
              </w:rPr>
            </w:pPr>
            <w:r>
              <w:rPr>
                <w:b/>
                <w:bCs/>
                <w:color w:val="0E1330"/>
                <w:sz w:val="16"/>
                <w:szCs w:val="16"/>
              </w:rPr>
              <w:t>Page load</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4B2F667F" w14:textId="77777777" w:rsidR="00E73D4B" w:rsidRPr="006F05D7" w:rsidRDefault="03AE59B6" w:rsidP="45CFC72E">
            <w:pPr>
              <w:spacing w:line="250" w:lineRule="auto"/>
              <w:rPr>
                <w:sz w:val="16"/>
                <w:szCs w:val="16"/>
              </w:rPr>
            </w:pPr>
            <w:r>
              <w:rPr>
                <w:sz w:val="16"/>
                <w:szCs w:val="16"/>
              </w:rPr>
              <w:t>p95 &lt; 1.5 seconds</w:t>
            </w:r>
          </w:p>
        </w:tc>
      </w:tr>
      <w:tr w:rsidR="00E73D4B" w14:paraId="0DEF26F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E2F3A80" w14:textId="77777777" w:rsidR="00E73D4B" w:rsidRPr="00ED3F33" w:rsidRDefault="03AE59B6" w:rsidP="45CFC72E">
            <w:pPr>
              <w:spacing w:line="250" w:lineRule="auto"/>
              <w:rPr>
                <w:b/>
                <w:bCs/>
                <w:color w:val="0E1330"/>
                <w:sz w:val="16"/>
                <w:szCs w:val="16"/>
              </w:rPr>
            </w:pPr>
            <w:r>
              <w:rPr>
                <w:b/>
                <w:bCs/>
                <w:color w:val="0E1330"/>
                <w:sz w:val="16"/>
                <w:szCs w:val="16"/>
              </w:rPr>
              <w:t>Search latency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315CD1" w14:textId="77777777" w:rsidR="00E73D4B" w:rsidRPr="006F05D7" w:rsidRDefault="50542D5A" w:rsidP="45CFC72E">
            <w:pPr>
              <w:spacing w:line="250" w:lineRule="auto"/>
              <w:rPr>
                <w:sz w:val="16"/>
                <w:szCs w:val="16"/>
              </w:rPr>
            </w:pPr>
            <w:r>
              <w:rPr>
                <w:sz w:val="16"/>
                <w:szCs w:val="16"/>
              </w:rPr>
              <w:t>p95 &lt; 400 ms (permission-trimmed)</w:t>
            </w:r>
          </w:p>
        </w:tc>
      </w:tr>
      <w:tr w:rsidR="00E73D4B" w14:paraId="479A258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2624FC0" w14:textId="77777777" w:rsidR="00E73D4B" w:rsidRPr="00ED3F33" w:rsidRDefault="03AE59B6" w:rsidP="45CFC72E">
            <w:pPr>
              <w:spacing w:line="250" w:lineRule="auto"/>
              <w:rPr>
                <w:b/>
                <w:bCs/>
                <w:color w:val="0E1330"/>
                <w:sz w:val="16"/>
                <w:szCs w:val="16"/>
              </w:rPr>
            </w:pPr>
            <w:r>
              <w:rPr>
                <w:b/>
                <w:bCs/>
                <w:color w:val="0E1330"/>
                <w:sz w:val="16"/>
                <w:szCs w:val="16"/>
              </w:rPr>
              <w:t>Max file size</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121B3F" w14:textId="77777777" w:rsidR="00E73D4B" w:rsidRPr="006F05D7" w:rsidRDefault="03AE59B6" w:rsidP="45CFC72E">
            <w:pPr>
              <w:spacing w:line="250" w:lineRule="auto"/>
              <w:rPr>
                <w:sz w:val="16"/>
                <w:szCs w:val="16"/>
              </w:rPr>
            </w:pPr>
            <w:r>
              <w:rPr>
                <w:sz w:val="16"/>
                <w:szCs w:val="16"/>
              </w:rPr>
              <w:t>Up to 5 GB (resumable, chunked)</w:t>
            </w:r>
          </w:p>
        </w:tc>
      </w:tr>
      <w:tr w:rsidR="00E73D4B" w14:paraId="567CFC59"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6B82A968" w14:textId="77777777" w:rsidR="00E73D4B" w:rsidRPr="00ED3F33" w:rsidRDefault="03AE59B6" w:rsidP="45CFC72E">
            <w:pPr>
              <w:spacing w:line="250" w:lineRule="auto"/>
              <w:rPr>
                <w:b/>
                <w:bCs/>
                <w:color w:val="0E1330"/>
                <w:sz w:val="16"/>
                <w:szCs w:val="16"/>
              </w:rPr>
            </w:pPr>
            <w:r>
              <w:rPr>
                <w:b/>
                <w:bCs/>
                <w:color w:val="0E1330"/>
                <w:sz w:val="16"/>
                <w:szCs w:val="16"/>
              </w:rPr>
              <w:t>Recovery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16AC23DD" w14:textId="77777777" w:rsidR="00E73D4B" w:rsidRPr="006F05D7" w:rsidRDefault="03AE59B6" w:rsidP="45CFC72E">
            <w:pPr>
              <w:spacing w:line="250" w:lineRule="auto"/>
              <w:rPr>
                <w:sz w:val="16"/>
                <w:szCs w:val="16"/>
              </w:rPr>
            </w:pPr>
            <w:r>
              <w:rPr>
                <w:sz w:val="16"/>
                <w:szCs w:val="16"/>
              </w:rPr>
              <w:t>RPO ≤ 5 minutes · RTO ≤ 1 hour</w:t>
            </w:r>
          </w:p>
        </w:tc>
      </w:tr>
      <w:tr w:rsidR="00E73D4B" w14:paraId="32E0F6A4"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9EB895C" w14:textId="77777777" w:rsidR="00E73D4B" w:rsidRPr="00ED3F33" w:rsidRDefault="03AE59B6" w:rsidP="45CFC72E">
            <w:pPr>
              <w:spacing w:line="250" w:lineRule="auto"/>
              <w:rPr>
                <w:b/>
                <w:bCs/>
                <w:color w:val="0E1330"/>
                <w:sz w:val="16"/>
                <w:szCs w:val="16"/>
              </w:rPr>
            </w:pPr>
            <w:r>
              <w:rPr>
                <w:b/>
                <w:bCs/>
                <w:color w:val="0E1330"/>
                <w:sz w:val="16"/>
                <w:szCs w:val="16"/>
              </w:rPr>
              <w:t>Accessibility</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313D1E92" w14:textId="77777777" w:rsidR="00E73D4B" w:rsidRPr="006F05D7" w:rsidRDefault="03AE59B6" w:rsidP="45CFC72E">
            <w:pPr>
              <w:spacing w:line="250" w:lineRule="auto"/>
              <w:rPr>
                <w:sz w:val="16"/>
                <w:szCs w:val="16"/>
              </w:rPr>
            </w:pPr>
            <w:r>
              <w:rPr>
                <w:sz w:val="16"/>
                <w:szCs w:val="16"/>
              </w:rPr>
              <w:t>WCAG 2.2 AA; Arabic &amp; English (RTL)</w:t>
            </w:r>
          </w:p>
        </w:tc>
      </w:tr>
      <w:tr w:rsidR="00E73D4B" w14:paraId="018C876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3023ED2B" w14:textId="77777777" w:rsidR="00E73D4B" w:rsidRPr="00ED3F33" w:rsidRDefault="03AE59B6" w:rsidP="45CFC72E">
            <w:pPr>
              <w:spacing w:line="250" w:lineRule="auto"/>
              <w:rPr>
                <w:b/>
                <w:bCs/>
                <w:color w:val="0E1330"/>
                <w:sz w:val="16"/>
                <w:szCs w:val="16"/>
              </w:rPr>
            </w:pPr>
            <w:r>
              <w:rPr>
                <w:b/>
                <w:bCs/>
                <w:color w:val="0E1330"/>
                <w:sz w:val="16"/>
                <w:szCs w:val="16"/>
              </w:rPr>
              <w:t>Data residency</w:t>
            </w:r>
          </w:p>
        </w:tc>
        <w:tc>
          <w:tcPr>
            <w:tcW w:w="6360" w:type="dxa"/>
            <w:tcBorders>
              <w:top w:val="single" w:sz="1" w:space="0" w:color="C9D4E6"/>
              <w:left w:val="single" w:sz="1" w:space="0" w:color="C9D4E6"/>
              <w:bottom w:val="single" w:sz="1" w:space="0" w:color="C9D4E6"/>
              <w:right w:val="single" w:sz="1" w:space="0" w:color="C9D4E6"/>
            </w:tcBorders>
            <w:shd w:val="clear" w:color="auto" w:fill="FFFFFF" w:themeFill="background1"/>
            <w:tcMar>
              <w:top w:w="70" w:type="dxa"/>
              <w:left w:w="110" w:type="dxa"/>
              <w:bottom w:w="70" w:type="dxa"/>
              <w:right w:w="110" w:type="dxa"/>
            </w:tcMar>
            <w:vAlign w:val="center"/>
          </w:tcPr>
          <w:p w14:paraId="0B846C76" w14:textId="77777777" w:rsidR="00E73D4B" w:rsidRPr="006F05D7" w:rsidRDefault="03AE59B6" w:rsidP="45CFC72E">
            <w:pPr>
              <w:spacing w:line="250" w:lineRule="auto"/>
              <w:rPr>
                <w:sz w:val="16"/>
                <w:szCs w:val="16"/>
              </w:rPr>
            </w:pPr>
            <w:r>
              <w:rPr>
                <w:sz w:val="16"/>
                <w:szCs w:val="16"/>
              </w:rPr>
              <w:t>UAE Azure regions only</w:t>
            </w:r>
          </w:p>
        </w:tc>
      </w:tr>
      <w:tr w:rsidR="00E73D4B" w14:paraId="29003E63"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00ED8FF0" w14:textId="77777777" w:rsidR="00E73D4B" w:rsidRPr="00ED3F33" w:rsidRDefault="03AE59B6" w:rsidP="45CFC72E">
            <w:pPr>
              <w:spacing w:line="250" w:lineRule="auto"/>
              <w:rPr>
                <w:b/>
                <w:bCs/>
                <w:color w:val="0E1330"/>
                <w:sz w:val="16"/>
                <w:szCs w:val="16"/>
              </w:rPr>
            </w:pPr>
            <w:r>
              <w:rPr>
                <w:b/>
                <w:bCs/>
                <w:color w:val="0E1330"/>
                <w:sz w:val="16"/>
                <w:szCs w:val="16"/>
              </w:rPr>
              <w:t>Security</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8814A68" w14:textId="77777777" w:rsidR="00E73D4B" w:rsidRPr="006F05D7" w:rsidRDefault="03AE59B6" w:rsidP="45CFC72E">
            <w:pPr>
              <w:spacing w:line="250" w:lineRule="auto"/>
              <w:rPr>
                <w:sz w:val="16"/>
                <w:szCs w:val="16"/>
              </w:rPr>
            </w:pPr>
            <w:r>
              <w:rPr>
                <w:sz w:val="16"/>
                <w:szCs w:val="16"/>
              </w:rPr>
              <w:t>UAE IA standards, PDPL, ISO 27001 alignment; zero-trust, least privilege</w:t>
            </w:r>
          </w:p>
        </w:tc>
      </w:tr>
      <w:tr w:rsidR="45CFC72E" w14:paraId="3D9FCDA7"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BD34B52" w14:textId="56B5F073" w:rsidR="45CFC72E" w:rsidRPr="00ED3F33" w:rsidRDefault="45CFC72E" w:rsidP="45CFC72E">
            <w:pPr>
              <w:spacing w:line="250" w:lineRule="auto"/>
              <w:rPr>
                <w:b/>
                <w:bCs/>
                <w:color w:val="0E1330"/>
                <w:sz w:val="16"/>
                <w:szCs w:val="16"/>
              </w:rPr>
            </w:pPr>
            <w:r>
              <w:rPr>
                <w:b/>
                <w:bCs/>
                <w:color w:val="0E1330"/>
                <w:sz w:val="16"/>
                <w:szCs w:val="16"/>
              </w:rPr>
              <w:t>Change-request SLA</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65B87668" w14:textId="1C6C3211" w:rsidR="45CFC72E" w:rsidRDefault="45CFC72E" w:rsidP="45CFC72E">
            <w:pPr>
              <w:spacing w:line="250" w:lineRule="auto"/>
              <w:rPr>
                <w:sz w:val="16"/>
                <w:szCs w:val="16"/>
              </w:rPr>
            </w:pPr>
            <w:r>
              <w:rPr>
                <w:sz w:val="16"/>
                <w:szCs w:val="16"/>
              </w:rPr>
              <w:t>Urgent: 12 working days end-to-end · Normal: 30 working days; extensions granted by Assurance only, with a recorded reason (Section 8.6)</w:t>
            </w:r>
          </w:p>
        </w:tc>
      </w:tr>
      <w:tr w:rsidR="45CFC72E" w14:paraId="66C49E65" w14:textId="77777777" w:rsidTr="006F05D7">
        <w:tblPrEx>
          <w:tblBorders>
            <w:top w:val="single" w:sz="1" w:space="0" w:color="C9D4E6"/>
            <w:left w:val="single" w:sz="1" w:space="0" w:color="C9D4E6"/>
            <w:bottom w:val="single" w:sz="1" w:space="0" w:color="C9D4E6"/>
            <w:right w:val="single" w:sz="1" w:space="0" w:color="C9D4E6"/>
            <w:insideH w:val="single" w:sz="1" w:space="0" w:color="C9D4E6"/>
            <w:insideV w:val="single" w:sz="1" w:space="0" w:color="C9D4E6"/>
          </w:tblBorders>
        </w:tblPrEx>
        <w:trPr>
          <w:trHeight w:val="300"/>
        </w:trPr>
        <w:tc>
          <w:tcPr>
            <w:tcW w:w="300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754388F8" w14:textId="0AF76B5A" w:rsidR="45CFC72E" w:rsidRPr="00ED3F33" w:rsidRDefault="45CFC72E" w:rsidP="45CFC72E">
            <w:pPr>
              <w:spacing w:line="250" w:lineRule="auto"/>
              <w:rPr>
                <w:b/>
                <w:bCs/>
                <w:color w:val="0E1330"/>
                <w:sz w:val="16"/>
                <w:szCs w:val="16"/>
              </w:rPr>
            </w:pPr>
            <w:r>
              <w:rPr>
                <w:b/>
                <w:bCs/>
                <w:color w:val="0E1330"/>
                <w:sz w:val="16"/>
                <w:szCs w:val="16"/>
              </w:rPr>
              <w:t>Review-stage transparency</w:t>
            </w:r>
          </w:p>
        </w:tc>
        <w:tc>
          <w:tcPr>
            <w:tcW w:w="6360" w:type="dxa"/>
            <w:tcBorders>
              <w:top w:val="single" w:sz="1" w:space="0" w:color="C9D4E6"/>
              <w:left w:val="single" w:sz="1" w:space="0" w:color="C9D4E6"/>
              <w:bottom w:val="single" w:sz="1" w:space="0" w:color="C9D4E6"/>
              <w:right w:val="single" w:sz="1" w:space="0" w:color="C9D4E6"/>
            </w:tcBorders>
            <w:shd w:val="clear" w:color="auto" w:fill="F4F7FC"/>
            <w:tcMar>
              <w:top w:w="70" w:type="dxa"/>
              <w:left w:w="110" w:type="dxa"/>
              <w:bottom w:w="70" w:type="dxa"/>
              <w:right w:w="110" w:type="dxa"/>
            </w:tcMar>
            <w:vAlign w:val="center"/>
          </w:tcPr>
          <w:p w14:paraId="59E5527B" w14:textId="07E2A3AB" w:rsidR="45CFC72E" w:rsidRDefault="45CFC72E" w:rsidP="45CFC72E">
            <w:pPr>
              <w:spacing w:line="250" w:lineRule="auto"/>
              <w:rPr>
                <w:sz w:val="16"/>
                <w:szCs w:val="16"/>
              </w:rPr>
            </w:pPr>
            <w:r>
              <w:rPr>
                <w:sz w:val="16"/>
                <w:szCs w:val="16"/>
              </w:rPr>
              <w:t>Stage-level duration captured automatically; at-risk and overdue alerts raised before the target date (Sections 8.6, 20.3)</w:t>
            </w:r>
          </w:p>
        </w:tc>
      </w:tr>
    </w:tbl>
    <w:p w14:paraId="7AE1B182" w14:textId="77777777" w:rsidR="00E73D4B" w:rsidRPr="006F05D7" w:rsidRDefault="03AE59B6" w:rsidP="006F05D7">
      <w:pPr>
        <w:pStyle w:val="Heading1"/>
      </w:pPr>
      <w:bookmarkStart w:id="162" w:name="_Toc194715070"/>
      <w:bookmarkStart w:id="163" w:name="_Toc240108414"/>
      <w:bookmarkStart w:id="164" w:name="_Toc240127432"/>
      <w:r>
        <w:t>24. Delivery Roadmap</w:t>
      </w:r>
      <w:bookmarkEnd w:id="162"/>
      <w:bookmarkEnd w:id="163"/>
      <w:bookmarkEnd w:id="164"/>
    </w:p>
    <w:tbl>
      <w:tblPr>
        <w:tblStyle w:val="ListTable1Light-Accent1"/>
        <w:tblW w:w="9360" w:type="dxa"/>
        <w:tblBorders>
          <w:top w:val="none" w:sz="4" w:space="0" w:color="B4C6E7"/>
          <w:left w:val="none" w:sz="4" w:space="0" w:color="B4C6E7"/>
          <w:bottom w:val="none" w:sz="4" w:space="0" w:color="B4C6E7"/>
          <w:right w:val="none" w:sz="4" w:space="0" w:color="B4C6E7"/>
          <w:insideH w:val="single" w:sz="4" w:space="0" w:color="B4C6E7"/>
          <w:insideV w:val="none" w:sz="4" w:space="0" w:color="B4C6E7"/>
        </w:tblBorders>
        <w:tblLook w:val="04A0" w:firstRow="1" w:lastRow="0" w:firstColumn="1" w:lastColumn="0" w:noHBand="0" w:noVBand="1"/>
      </w:tblPr>
      <w:tblGrid>
        <w:gridCol w:w="1300"/>
        <w:gridCol w:w="6360"/>
        <w:gridCol w:w="1700"/>
      </w:tblGrid>
      <w:tr w:rsidR="00894A95" w:rsidRPr="00B94096" w14:paraId="199C15DA" w14:textId="77777777" w:rsidTr="00B940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tcBorders>
              <w:bottom w:val="none" w:sz="0" w:space="0" w:color="auto"/>
            </w:tcBorders>
            <w:shd w:val="clear" w:color="17365D" w:fill="17365D"/>
            <w:hideMark/>
          </w:tcPr>
          <w:p w14:paraId="30EF6233" w14:textId="77777777" w:rsidR="00894A95" w:rsidRPr="00B94096" w:rsidRDefault="08A3C276" w:rsidP="45CFC72E">
            <w:pPr>
              <w:spacing w:line="249" w:lineRule="auto"/>
              <w:rPr>
                <w:bCs w:val="0"/>
                <w:color w:val="FFFFFF"/>
                <w:kern w:val="2"/>
                <w:sz w:val="18"/>
                <w:szCs w:val="17"/>
                <w14:ligatures w14:val="standardContextual"/>
              </w:rPr>
            </w:pPr>
            <w:r>
              <w:rPr>
                <w:color w:val="FFFFFF"/>
                <w:sz w:val="18"/>
                <w:szCs w:val="17"/>
              </w:rPr>
              <w:t>Phase</w:t>
            </w:r>
          </w:p>
        </w:tc>
        <w:tc>
          <w:tcPr>
            <w:tcW w:w="6360" w:type="dxa"/>
            <w:tcBorders>
              <w:bottom w:val="none" w:sz="0" w:space="0" w:color="auto"/>
            </w:tcBorders>
            <w:shd w:val="clear" w:color="17365D" w:fill="17365D"/>
            <w:hideMark/>
          </w:tcPr>
          <w:p w14:paraId="6A971631"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Pr>
                <w:color w:val="FFFFFF"/>
                <w:sz w:val="18"/>
                <w:szCs w:val="17"/>
              </w:rPr>
              <w:t>Scope</w:t>
            </w:r>
          </w:p>
        </w:tc>
        <w:tc>
          <w:tcPr>
            <w:tcW w:w="1700" w:type="dxa"/>
            <w:tcBorders>
              <w:bottom w:val="none" w:sz="0" w:space="0" w:color="auto"/>
            </w:tcBorders>
            <w:shd w:val="clear" w:color="17365D" w:fill="17365D"/>
            <w:hideMark/>
          </w:tcPr>
          <w:p w14:paraId="413B4392"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Pr>
                <w:color w:val="FFFFFF"/>
                <w:sz w:val="18"/>
                <w:szCs w:val="17"/>
              </w:rPr>
              <w:t>Indicative timeline</w:t>
            </w:r>
          </w:p>
        </w:tc>
      </w:tr>
      <w:tr w:rsidR="00E73D4B" w:rsidRPr="00B94096" w14:paraId="50A8096D"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7F45ECA9" w14:textId="77777777" w:rsidR="00E73D4B" w:rsidRPr="00B94096" w:rsidRDefault="03AE59B6" w:rsidP="45CFC72E">
            <w:pPr>
              <w:spacing w:line="250" w:lineRule="auto"/>
              <w:rPr>
                <w:b w:val="0"/>
                <w:bCs w:val="0"/>
                <w:color w:val="0E1330"/>
                <w:sz w:val="18"/>
                <w:szCs w:val="16"/>
              </w:rPr>
            </w:pPr>
            <w:r>
              <w:rPr>
                <w:color w:val="0E1330"/>
                <w:sz w:val="18"/>
                <w:szCs w:val="16"/>
              </w:rPr>
              <w:t>MVP</w:t>
            </w:r>
          </w:p>
        </w:tc>
        <w:tc>
          <w:tcPr>
            <w:tcW w:w="6360" w:type="dxa"/>
          </w:tcPr>
          <w:p w14:paraId="489F1E45" w14:textId="77777777" w:rsidR="00E73D4B" w:rsidRPr="00B94096" w:rsidRDefault="50542D5A"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UAE PASS SSO, capture→staging, classification, approval, promotion, versioning</w:t>
            </w:r>
          </w:p>
        </w:tc>
        <w:tc>
          <w:tcPr>
            <w:tcW w:w="1700" w:type="dxa"/>
          </w:tcPr>
          <w:p w14:paraId="50921371"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Months 1–5</w:t>
            </w:r>
          </w:p>
        </w:tc>
      </w:tr>
      <w:tr w:rsidR="00E73D4B" w:rsidRPr="00B94096" w14:paraId="73F90113" w14:textId="77777777" w:rsidTr="00B94096">
        <w:tc>
          <w:tcPr>
            <w:cnfStyle w:val="001000000000" w:firstRow="0" w:lastRow="0" w:firstColumn="1" w:lastColumn="0" w:oddVBand="0" w:evenVBand="0" w:oddHBand="0" w:evenHBand="0" w:firstRowFirstColumn="0" w:firstRowLastColumn="0" w:lastRowFirstColumn="0" w:lastRowLastColumn="0"/>
            <w:tcW w:w="1300" w:type="dxa"/>
          </w:tcPr>
          <w:p w14:paraId="25C8A97C" w14:textId="77777777" w:rsidR="00E73D4B" w:rsidRPr="00B94096" w:rsidRDefault="03AE59B6" w:rsidP="45CFC72E">
            <w:pPr>
              <w:spacing w:line="250" w:lineRule="auto"/>
              <w:rPr>
                <w:b w:val="0"/>
                <w:bCs w:val="0"/>
                <w:color w:val="0E1330"/>
                <w:sz w:val="18"/>
                <w:szCs w:val="16"/>
              </w:rPr>
            </w:pPr>
            <w:r>
              <w:rPr>
                <w:color w:val="0E1330"/>
                <w:sz w:val="18"/>
                <w:szCs w:val="16"/>
              </w:rPr>
              <w:t>V1</w:t>
            </w:r>
          </w:p>
        </w:tc>
        <w:tc>
          <w:tcPr>
            <w:tcW w:w="6360" w:type="dxa"/>
          </w:tcPr>
          <w:p w14:paraId="589969FE"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Notification Center, Admin Center, correspondence, search, reporting</w:t>
            </w:r>
          </w:p>
        </w:tc>
        <w:tc>
          <w:tcPr>
            <w:tcW w:w="1700" w:type="dxa"/>
          </w:tcPr>
          <w:p w14:paraId="00BB922E"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Months 5–8</w:t>
            </w:r>
          </w:p>
        </w:tc>
      </w:tr>
      <w:tr w:rsidR="00E73D4B" w:rsidRPr="00B94096" w14:paraId="4D74F4C8"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7FA01D8" w14:textId="77777777" w:rsidR="00E73D4B" w:rsidRPr="00B94096" w:rsidRDefault="03AE59B6" w:rsidP="45CFC72E">
            <w:pPr>
              <w:spacing w:line="250" w:lineRule="auto"/>
              <w:rPr>
                <w:b w:val="0"/>
                <w:bCs w:val="0"/>
                <w:color w:val="0E1330"/>
                <w:sz w:val="18"/>
                <w:szCs w:val="16"/>
              </w:rPr>
            </w:pPr>
            <w:r>
              <w:rPr>
                <w:color w:val="0E1330"/>
                <w:sz w:val="18"/>
                <w:szCs w:val="16"/>
              </w:rPr>
              <w:t>V2</w:t>
            </w:r>
          </w:p>
        </w:tc>
        <w:tc>
          <w:tcPr>
            <w:tcW w:w="6360" w:type="dxa"/>
          </w:tcPr>
          <w:p w14:paraId="45BE97C5" w14:textId="01B5EDE8" w:rsidR="00E73D4B" w:rsidRPr="00B94096" w:rsidRDefault="0010619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permission-trimmed metadata and full-text/source-text search, retention/legal hold, analytics, integrations</w:t>
            </w:r>
          </w:p>
        </w:tc>
        <w:tc>
          <w:tcPr>
            <w:tcW w:w="1700" w:type="dxa"/>
          </w:tcPr>
          <w:p w14:paraId="4EF5C9D6"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Months 9–12</w:t>
            </w:r>
          </w:p>
        </w:tc>
      </w:tr>
    </w:tbl>
    <w:p w14:paraId="76536F61" w14:textId="20DA1A4E" w:rsidR="5BA34F8B" w:rsidRPr="00ED3F33" w:rsidRDefault="5BA34F8B" w:rsidP="00ED3F33">
      <w:pPr>
        <w:pStyle w:val="ListParagraph"/>
        <w:numPr>
          <w:ilvl w:val="0"/>
          <w:numId w:val="12"/>
        </w:numPr>
        <w:spacing w:after="60" w:line="260" w:lineRule="auto"/>
      </w:pPr>
      <w:r>
        <w:t>V1 scope (NEW addition) - configurable multi-level review chain, threaded comments, change-request SLA engine, and department/standard navigation are targeted for V1 alongside the Admin Center, since they extend the same modules (M3, M10, M13).</w:t>
      </w:r>
    </w:p>
    <w:p w14:paraId="3712168C" w14:textId="7766E878" w:rsidR="5BA34F8B" w:rsidRPr="00ED3F33" w:rsidRDefault="5BA34F8B" w:rsidP="00ED3F33">
      <w:pPr>
        <w:pStyle w:val="ListParagraph"/>
        <w:numPr>
          <w:ilvl w:val="0"/>
          <w:numId w:val="12"/>
        </w:numPr>
        <w:spacing w:after="60" w:line="260" w:lineRule="auto"/>
      </w:pPr>
      <w:r>
        <w:t>V2 scope (NEW addition) - the four change-request Docaya native in-application reports and analytics (Section 20.3) are targeted for V2 alongside the existing analytics scope.</w:t>
      </w:r>
    </w:p>
    <w:p w14:paraId="22F7CFA2" w14:textId="77777777" w:rsidR="00E73D4B" w:rsidRPr="006F05D7" w:rsidRDefault="03AE59B6" w:rsidP="006F05D7">
      <w:pPr>
        <w:pStyle w:val="Heading1"/>
      </w:pPr>
      <w:bookmarkStart w:id="165" w:name="_Toc958432956"/>
      <w:bookmarkStart w:id="166" w:name="_Toc240108415"/>
      <w:bookmarkStart w:id="167" w:name="_Toc240127433"/>
      <w:r>
        <w:t>25. Assumptions, Decisions &amp; Next Steps</w:t>
      </w:r>
      <w:bookmarkEnd w:id="165"/>
      <w:bookmarkEnd w:id="166"/>
      <w:bookmarkEnd w:id="167"/>
    </w:p>
    <w:p w14:paraId="708DA9E3" w14:textId="77777777" w:rsidR="00E73D4B" w:rsidRPr="006F05D7" w:rsidRDefault="03AE59B6" w:rsidP="006F05D7">
      <w:pPr>
        <w:pStyle w:val="Heading2"/>
      </w:pPr>
      <w:bookmarkStart w:id="168" w:name="_Toc708720338"/>
      <w:bookmarkStart w:id="169" w:name="_Toc240108416"/>
      <w:bookmarkStart w:id="170" w:name="_Toc240127434"/>
      <w:r>
        <w:t>25.1 Key Design Decisions</w:t>
      </w:r>
      <w:bookmarkEnd w:id="168"/>
      <w:bookmarkEnd w:id="169"/>
      <w:bookmarkEnd w:id="170"/>
    </w:p>
    <w:tbl>
      <w:tblPr>
        <w:tblStyle w:val="ListTable1Light-Accent1"/>
        <w:tblW w:w="9360" w:type="dxa"/>
        <w:tblBorders>
          <w:top w:val="none" w:sz="4" w:space="0" w:color="B4C6E7"/>
          <w:left w:val="none" w:sz="4" w:space="0" w:color="B4C6E7"/>
          <w:bottom w:val="none" w:sz="4" w:space="0" w:color="B4C6E7"/>
          <w:right w:val="none" w:sz="4" w:space="0" w:color="B4C6E7"/>
          <w:insideH w:val="single" w:sz="4" w:space="0" w:color="B4C6E7"/>
          <w:insideV w:val="none" w:sz="4" w:space="0" w:color="B4C6E7"/>
        </w:tblBorders>
        <w:tblLook w:val="04A0" w:firstRow="1" w:lastRow="0" w:firstColumn="1" w:lastColumn="0" w:noHBand="0" w:noVBand="1"/>
      </w:tblPr>
      <w:tblGrid>
        <w:gridCol w:w="640"/>
        <w:gridCol w:w="7020"/>
        <w:gridCol w:w="1700"/>
      </w:tblGrid>
      <w:tr w:rsidR="00894A95" w:rsidRPr="00B94096" w14:paraId="5611503A" w14:textId="77777777" w:rsidTr="00B940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0" w:type="dxa"/>
            <w:tcBorders>
              <w:bottom w:val="none" w:sz="0" w:space="0" w:color="auto"/>
            </w:tcBorders>
            <w:shd w:val="clear" w:color="5B4B8A" w:fill="5B4B8A"/>
            <w:hideMark/>
          </w:tcPr>
          <w:p w14:paraId="60BCF790" w14:textId="77777777" w:rsidR="00894A95" w:rsidRPr="00B94096" w:rsidRDefault="08A3C276" w:rsidP="45CFC72E">
            <w:pPr>
              <w:spacing w:line="249" w:lineRule="auto"/>
              <w:rPr>
                <w:bCs w:val="0"/>
                <w:color w:val="FFFFFF"/>
                <w:kern w:val="2"/>
                <w:sz w:val="18"/>
                <w:szCs w:val="17"/>
                <w14:ligatures w14:val="standardContextual"/>
              </w:rPr>
            </w:pPr>
            <w:r>
              <w:rPr>
                <w:color w:val="FFFFFF"/>
                <w:sz w:val="18"/>
                <w:szCs w:val="17"/>
              </w:rPr>
              <w:t>ID</w:t>
            </w:r>
          </w:p>
        </w:tc>
        <w:tc>
          <w:tcPr>
            <w:tcW w:w="7020" w:type="dxa"/>
            <w:tcBorders>
              <w:bottom w:val="none" w:sz="0" w:space="0" w:color="auto"/>
            </w:tcBorders>
            <w:shd w:val="clear" w:color="5B4B8A" w:fill="5B4B8A"/>
            <w:hideMark/>
          </w:tcPr>
          <w:p w14:paraId="4C722747"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Pr>
                <w:color w:val="FFFFFF"/>
                <w:sz w:val="18"/>
                <w:szCs w:val="17"/>
              </w:rPr>
              <w:t>Decision</w:t>
            </w:r>
          </w:p>
        </w:tc>
        <w:tc>
          <w:tcPr>
            <w:tcW w:w="1700" w:type="dxa"/>
            <w:tcBorders>
              <w:bottom w:val="none" w:sz="0" w:space="0" w:color="auto"/>
            </w:tcBorders>
            <w:shd w:val="clear" w:color="5B4B8A" w:fill="5B4B8A"/>
            <w:hideMark/>
          </w:tcPr>
          <w:p w14:paraId="5259B212" w14:textId="77777777" w:rsidR="00894A95" w:rsidRPr="00B94096" w:rsidRDefault="08A3C276" w:rsidP="45CFC72E">
            <w:pPr>
              <w:spacing w:line="249" w:lineRule="auto"/>
              <w:cnfStyle w:val="100000000000" w:firstRow="1" w:lastRow="0" w:firstColumn="0" w:lastColumn="0" w:oddVBand="0" w:evenVBand="0" w:oddHBand="0" w:evenHBand="0" w:firstRowFirstColumn="0" w:firstRowLastColumn="0" w:lastRowFirstColumn="0" w:lastRowLastColumn="0"/>
              <w:rPr>
                <w:bCs w:val="0"/>
                <w:color w:val="FFFFFF"/>
                <w:sz w:val="18"/>
                <w:szCs w:val="17"/>
              </w:rPr>
            </w:pPr>
            <w:r>
              <w:rPr>
                <w:color w:val="FFFFFF"/>
                <w:sz w:val="18"/>
                <w:szCs w:val="17"/>
              </w:rPr>
              <w:t>Status</w:t>
            </w:r>
          </w:p>
        </w:tc>
      </w:tr>
      <w:tr w:rsidR="00E73D4B" w:rsidRPr="00B94096" w14:paraId="0AA5E186"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DC34859" w14:textId="77777777" w:rsidR="00E73D4B" w:rsidRPr="00B94096" w:rsidRDefault="03AE59B6" w:rsidP="45CFC72E">
            <w:pPr>
              <w:spacing w:line="250" w:lineRule="auto"/>
              <w:rPr>
                <w:b w:val="0"/>
                <w:color w:val="0E1330"/>
                <w:sz w:val="18"/>
                <w:szCs w:val="16"/>
              </w:rPr>
            </w:pPr>
            <w:r>
              <w:rPr>
                <w:color w:val="0E1330"/>
                <w:sz w:val="18"/>
                <w:szCs w:val="16"/>
              </w:rPr>
              <w:t>D1</w:t>
            </w:r>
          </w:p>
        </w:tc>
        <w:tc>
          <w:tcPr>
            <w:tcW w:w="7020" w:type="dxa"/>
          </w:tcPr>
          <w:p w14:paraId="51EBED35" w14:textId="77777777" w:rsidR="00E73D4B" w:rsidRPr="00B94096" w:rsidRDefault="50542D5A"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SharePoint Online remains the published system of record</w:t>
            </w:r>
          </w:p>
        </w:tc>
        <w:tc>
          <w:tcPr>
            <w:tcW w:w="1700" w:type="dxa"/>
          </w:tcPr>
          <w:p w14:paraId="7A60427B"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Accepted</w:t>
            </w:r>
          </w:p>
        </w:tc>
      </w:tr>
      <w:tr w:rsidR="00E73D4B" w:rsidRPr="00B94096" w14:paraId="42BF3A9B" w14:textId="77777777" w:rsidTr="00B94096">
        <w:tc>
          <w:tcPr>
            <w:cnfStyle w:val="001000000000" w:firstRow="0" w:lastRow="0" w:firstColumn="1" w:lastColumn="0" w:oddVBand="0" w:evenVBand="0" w:oddHBand="0" w:evenHBand="0" w:firstRowFirstColumn="0" w:firstRowLastColumn="0" w:lastRowFirstColumn="0" w:lastRowLastColumn="0"/>
            <w:tcW w:w="640" w:type="dxa"/>
          </w:tcPr>
          <w:p w14:paraId="38387C56" w14:textId="77777777" w:rsidR="00E73D4B" w:rsidRPr="00B94096" w:rsidRDefault="03AE59B6" w:rsidP="45CFC72E">
            <w:pPr>
              <w:spacing w:line="250" w:lineRule="auto"/>
              <w:rPr>
                <w:b w:val="0"/>
                <w:color w:val="0E1330"/>
                <w:sz w:val="18"/>
                <w:szCs w:val="16"/>
              </w:rPr>
            </w:pPr>
            <w:r>
              <w:rPr>
                <w:color w:val="0E1330"/>
                <w:sz w:val="18"/>
                <w:szCs w:val="16"/>
              </w:rPr>
              <w:t>D2</w:t>
            </w:r>
          </w:p>
        </w:tc>
        <w:tc>
          <w:tcPr>
            <w:tcW w:w="7020" w:type="dxa"/>
          </w:tcPr>
          <w:p w14:paraId="3EFE19E4"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All content follows staging → classify → approve → promote</w:t>
            </w:r>
          </w:p>
        </w:tc>
        <w:tc>
          <w:tcPr>
            <w:tcW w:w="1700" w:type="dxa"/>
          </w:tcPr>
          <w:p w14:paraId="3B9CC8AF"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Accepted</w:t>
            </w:r>
          </w:p>
        </w:tc>
      </w:tr>
      <w:tr w:rsidR="00E73D4B" w:rsidRPr="00B94096" w14:paraId="05AA460C"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642844F9" w14:textId="77777777" w:rsidR="00E73D4B" w:rsidRPr="00B94096" w:rsidRDefault="03AE59B6" w:rsidP="45CFC72E">
            <w:pPr>
              <w:spacing w:line="250" w:lineRule="auto"/>
              <w:rPr>
                <w:b w:val="0"/>
                <w:color w:val="0E1330"/>
                <w:sz w:val="18"/>
                <w:szCs w:val="16"/>
              </w:rPr>
            </w:pPr>
            <w:r>
              <w:rPr>
                <w:color w:val="0E1330"/>
                <w:sz w:val="18"/>
                <w:szCs w:val="16"/>
              </w:rPr>
              <w:lastRenderedPageBreak/>
              <w:t>D3</w:t>
            </w:r>
          </w:p>
        </w:tc>
        <w:tc>
          <w:tcPr>
            <w:tcW w:w="7020" w:type="dxa"/>
          </w:tcPr>
          <w:p w14:paraId="732DA651"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UAE PASS federated to Entra ID is the primary SSO</w:t>
            </w:r>
          </w:p>
        </w:tc>
        <w:tc>
          <w:tcPr>
            <w:tcW w:w="1700" w:type="dxa"/>
          </w:tcPr>
          <w:p w14:paraId="00988CEA"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Accepted</w:t>
            </w:r>
          </w:p>
        </w:tc>
      </w:tr>
      <w:tr w:rsidR="00E73D4B" w:rsidRPr="00B94096" w14:paraId="4F919221" w14:textId="77777777" w:rsidTr="00B94096">
        <w:tc>
          <w:tcPr>
            <w:cnfStyle w:val="001000000000" w:firstRow="0" w:lastRow="0" w:firstColumn="1" w:lastColumn="0" w:oddVBand="0" w:evenVBand="0" w:oddHBand="0" w:evenHBand="0" w:firstRowFirstColumn="0" w:firstRowLastColumn="0" w:lastRowFirstColumn="0" w:lastRowLastColumn="0"/>
            <w:tcW w:w="640" w:type="dxa"/>
          </w:tcPr>
          <w:p w14:paraId="57583F6F" w14:textId="77777777" w:rsidR="00E73D4B" w:rsidRPr="00B94096" w:rsidRDefault="03AE59B6" w:rsidP="45CFC72E">
            <w:pPr>
              <w:spacing w:line="250" w:lineRule="auto"/>
              <w:rPr>
                <w:b w:val="0"/>
                <w:color w:val="0E1330"/>
                <w:sz w:val="18"/>
                <w:szCs w:val="16"/>
              </w:rPr>
            </w:pPr>
            <w:r>
              <w:rPr>
                <w:color w:val="0E1330"/>
                <w:sz w:val="18"/>
                <w:szCs w:val="16"/>
              </w:rPr>
              <w:t>D4</w:t>
            </w:r>
          </w:p>
        </w:tc>
        <w:tc>
          <w:tcPr>
            <w:tcW w:w="7020" w:type="dxa"/>
          </w:tcPr>
          <w:p w14:paraId="22A8BEF8" w14:textId="77777777" w:rsidR="00E73D4B" w:rsidRPr="00B94096" w:rsidRDefault="50542D5A"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SharePoint accessed via one governed service identity; user access managed in Docaya</w:t>
            </w:r>
          </w:p>
        </w:tc>
        <w:tc>
          <w:tcPr>
            <w:tcW w:w="1700" w:type="dxa"/>
          </w:tcPr>
          <w:p w14:paraId="3AD4F1C5"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Accepted</w:t>
            </w:r>
          </w:p>
        </w:tc>
      </w:tr>
      <w:tr w:rsidR="00E73D4B" w:rsidRPr="00B94096" w14:paraId="7CDD8762" w14:textId="77777777" w:rsidTr="00B94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0" w:type="dxa"/>
          </w:tcPr>
          <w:p w14:paraId="47D48F63" w14:textId="77777777" w:rsidR="00E73D4B" w:rsidRPr="00B94096" w:rsidRDefault="03AE59B6" w:rsidP="45CFC72E">
            <w:pPr>
              <w:spacing w:line="250" w:lineRule="auto"/>
              <w:rPr>
                <w:b w:val="0"/>
                <w:color w:val="0E1330"/>
                <w:sz w:val="18"/>
                <w:szCs w:val="16"/>
              </w:rPr>
            </w:pPr>
            <w:r>
              <w:rPr>
                <w:color w:val="0E1330"/>
                <w:sz w:val="18"/>
                <w:szCs w:val="16"/>
              </w:rPr>
              <w:t>D5</w:t>
            </w:r>
          </w:p>
        </w:tc>
        <w:tc>
          <w:tcPr>
            <w:tcW w:w="7020" w:type="dxa"/>
          </w:tcPr>
          <w:p w14:paraId="434B925E" w14:textId="0DCFBA57" w:rsidR="00E73D4B" w:rsidRPr="00B94096" w:rsidRDefault="0028069C"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metadata and full-text search delivered via a batch configured document processing workflow on Azure metadata and full-text search</w:t>
            </w:r>
          </w:p>
        </w:tc>
        <w:tc>
          <w:tcPr>
            <w:tcW w:w="1700" w:type="dxa"/>
          </w:tcPr>
          <w:p w14:paraId="70C90404" w14:textId="77777777" w:rsidR="00E73D4B" w:rsidRPr="00B94096" w:rsidRDefault="03AE59B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Accepted</w:t>
            </w:r>
          </w:p>
        </w:tc>
      </w:tr>
      <w:tr w:rsidR="00E73D4B" w:rsidRPr="00B94096" w14:paraId="7EA47D4F" w14:textId="77777777" w:rsidTr="00B94096">
        <w:tc>
          <w:tcPr>
            <w:cnfStyle w:val="001000000000" w:firstRow="0" w:lastRow="0" w:firstColumn="1" w:lastColumn="0" w:oddVBand="0" w:evenVBand="0" w:oddHBand="0" w:evenHBand="0" w:firstRowFirstColumn="0" w:firstRowLastColumn="0" w:lastRowFirstColumn="0" w:lastRowLastColumn="0"/>
            <w:tcW w:w="640" w:type="dxa"/>
          </w:tcPr>
          <w:p w14:paraId="29BA8A39" w14:textId="77777777" w:rsidR="00E73D4B" w:rsidRPr="00B94096" w:rsidRDefault="03AE59B6" w:rsidP="45CFC72E">
            <w:pPr>
              <w:spacing w:line="250" w:lineRule="auto"/>
              <w:rPr>
                <w:b w:val="0"/>
                <w:color w:val="0E1330"/>
                <w:sz w:val="18"/>
                <w:szCs w:val="16"/>
              </w:rPr>
            </w:pPr>
            <w:r>
              <w:rPr>
                <w:color w:val="0E1330"/>
                <w:sz w:val="18"/>
                <w:szCs w:val="16"/>
              </w:rPr>
              <w:t>D6</w:t>
            </w:r>
          </w:p>
        </w:tc>
        <w:tc>
          <w:tcPr>
            <w:tcW w:w="7020" w:type="dxa"/>
          </w:tcPr>
          <w:p w14:paraId="24145C4E" w14:textId="77777777" w:rsidR="00E73D4B" w:rsidRPr="00B94096" w:rsidRDefault="50542D5A"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Azure SQL is the authoritative registry, audit and metadata store</w:t>
            </w:r>
          </w:p>
        </w:tc>
        <w:tc>
          <w:tcPr>
            <w:tcW w:w="1700" w:type="dxa"/>
          </w:tcPr>
          <w:p w14:paraId="4A5F5DED" w14:textId="77777777" w:rsidR="00E73D4B" w:rsidRPr="00B94096" w:rsidRDefault="03AE59B6"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Accepted</w:t>
            </w:r>
          </w:p>
        </w:tc>
      </w:tr>
      <w:tr w:rsidR="45CFC72E" w:rsidRPr="00B94096" w14:paraId="3270328C" w14:textId="77777777" w:rsidTr="00B94096">
        <w:trPr>
          <w:cnfStyle w:val="000000100000" w:firstRow="0" w:lastRow="0" w:firstColumn="0" w:lastColumn="0" w:oddVBand="0" w:evenVBand="0" w:oddHBand="1" w:evenHBand="0" w:firstRowFirstColumn="0" w:firstRowLastColumn="0" w:lastRowFirstColumn="0" w:lastRowLastColumn="0"/>
          <w:trHeight w:val="300"/>
          <w:ins w:id="171" w:author="Harsh Bindal" w:date="2026-09-11T10:46:00Z"/>
        </w:trPr>
        <w:tc>
          <w:tcPr>
            <w:cnfStyle w:val="001000000000" w:firstRow="0" w:lastRow="0" w:firstColumn="1" w:lastColumn="0" w:oddVBand="0" w:evenVBand="0" w:oddHBand="0" w:evenHBand="0" w:firstRowFirstColumn="0" w:firstRowLastColumn="0" w:lastRowFirstColumn="0" w:lastRowLastColumn="0"/>
            <w:tcW w:w="640" w:type="dxa"/>
          </w:tcPr>
          <w:p w14:paraId="24E06CE3" w14:textId="2ACE0C21" w:rsidR="3945CFA8" w:rsidRPr="00B94096" w:rsidRDefault="3945CFA8" w:rsidP="45CFC72E">
            <w:pPr>
              <w:spacing w:line="250" w:lineRule="auto"/>
              <w:rPr>
                <w:b w:val="0"/>
                <w:color w:val="0E1330"/>
                <w:sz w:val="18"/>
                <w:szCs w:val="16"/>
              </w:rPr>
            </w:pPr>
            <w:r>
              <w:rPr>
                <w:color w:val="0E1330"/>
                <w:sz w:val="18"/>
                <w:szCs w:val="16"/>
              </w:rPr>
              <w:t>D7</w:t>
            </w:r>
          </w:p>
        </w:tc>
        <w:tc>
          <w:tcPr>
            <w:tcW w:w="7020" w:type="dxa"/>
          </w:tcPr>
          <w:p w14:paraId="393F3268" w14:textId="6472F5DA" w:rsidR="45CFC72E" w:rsidRPr="00B94096" w:rsidRDefault="45CFC72E"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The approve/reject gate becomes a configurable 3–4-stage review chain (Editor → Owner/Approver → Assurance → Authoriser)</w:t>
            </w:r>
          </w:p>
        </w:tc>
        <w:tc>
          <w:tcPr>
            <w:tcW w:w="1700" w:type="dxa"/>
          </w:tcPr>
          <w:p w14:paraId="72AFB0B9" w14:textId="78CD549B" w:rsidR="074D0F06" w:rsidRPr="00B94096" w:rsidRDefault="074D0F06" w:rsidP="45CFC72E">
            <w:pPr>
              <w:spacing w:line="250" w:lineRule="auto"/>
              <w:cnfStyle w:val="000000100000" w:firstRow="0" w:lastRow="0" w:firstColumn="0" w:lastColumn="0" w:oddVBand="0" w:evenVBand="0" w:oddHBand="1" w:evenHBand="0" w:firstRowFirstColumn="0" w:firstRowLastColumn="0" w:lastRowFirstColumn="0" w:lastRowLastColumn="0"/>
              <w:rPr>
                <w:sz w:val="18"/>
                <w:szCs w:val="16"/>
              </w:rPr>
            </w:pPr>
            <w:r>
              <w:rPr>
                <w:sz w:val="18"/>
                <w:szCs w:val="16"/>
              </w:rPr>
              <w:t>Proposed</w:t>
            </w:r>
          </w:p>
        </w:tc>
      </w:tr>
      <w:tr w:rsidR="45CFC72E" w:rsidRPr="00B94096" w14:paraId="5776A25C" w14:textId="77777777" w:rsidTr="00B94096">
        <w:trPr>
          <w:trHeight w:val="300"/>
          <w:ins w:id="172" w:author="Harsh Bindal" w:date="2026-09-11T10:47:00Z"/>
        </w:trPr>
        <w:tc>
          <w:tcPr>
            <w:cnfStyle w:val="001000000000" w:firstRow="0" w:lastRow="0" w:firstColumn="1" w:lastColumn="0" w:oddVBand="0" w:evenVBand="0" w:oddHBand="0" w:evenHBand="0" w:firstRowFirstColumn="0" w:firstRowLastColumn="0" w:lastRowFirstColumn="0" w:lastRowLastColumn="0"/>
            <w:tcW w:w="640" w:type="dxa"/>
          </w:tcPr>
          <w:p w14:paraId="046E57E3" w14:textId="58743BE4" w:rsidR="074D0F06" w:rsidRPr="00B94096" w:rsidRDefault="074D0F06" w:rsidP="45CFC72E">
            <w:pPr>
              <w:spacing w:line="250" w:lineRule="auto"/>
              <w:rPr>
                <w:b w:val="0"/>
                <w:color w:val="0E1330"/>
                <w:sz w:val="18"/>
                <w:szCs w:val="16"/>
              </w:rPr>
            </w:pPr>
            <w:r>
              <w:rPr>
                <w:color w:val="0E1330"/>
                <w:sz w:val="18"/>
                <w:szCs w:val="16"/>
              </w:rPr>
              <w:t>D8</w:t>
            </w:r>
          </w:p>
        </w:tc>
        <w:tc>
          <w:tcPr>
            <w:tcW w:w="7020" w:type="dxa"/>
          </w:tcPr>
          <w:p w14:paraId="3FD35B93" w14:textId="6FD6D50D" w:rsidR="45CFC72E" w:rsidRPr="00B94096" w:rsidRDefault="45CFC72E"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Change-request SLA targets default to 12 working days (Urgent) and 30 working days (Normal), extendable only by Assurance with a recorded reason</w:t>
            </w:r>
          </w:p>
        </w:tc>
        <w:tc>
          <w:tcPr>
            <w:tcW w:w="1700" w:type="dxa"/>
          </w:tcPr>
          <w:p w14:paraId="6980DF9F" w14:textId="23220CD0" w:rsidR="295E7E94" w:rsidRPr="00B94096" w:rsidRDefault="295E7E94" w:rsidP="45CFC72E">
            <w:pPr>
              <w:spacing w:line="250" w:lineRule="auto"/>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Proposed</w:t>
            </w:r>
          </w:p>
        </w:tc>
      </w:tr>
    </w:tbl>
    <w:p w14:paraId="1ED05163" w14:textId="77777777" w:rsidR="00E73D4B" w:rsidRPr="006F05D7" w:rsidRDefault="03AE59B6" w:rsidP="006F05D7">
      <w:pPr>
        <w:pStyle w:val="Heading2"/>
      </w:pPr>
      <w:bookmarkStart w:id="173" w:name="_Toc2011478506"/>
      <w:bookmarkStart w:id="174" w:name="_Toc240108417"/>
      <w:bookmarkStart w:id="175" w:name="_Toc240127435"/>
      <w:r>
        <w:t>25.2 Immediate Next Steps</w:t>
      </w:r>
      <w:bookmarkEnd w:id="173"/>
      <w:bookmarkEnd w:id="174"/>
      <w:bookmarkEnd w:id="175"/>
    </w:p>
    <w:p w14:paraId="6D9DAEE2" w14:textId="77777777" w:rsidR="00825D2E" w:rsidRPr="00ED3F33" w:rsidRDefault="2D4A4973" w:rsidP="00ED3F33">
      <w:pPr>
        <w:pStyle w:val="ListParagraph"/>
        <w:numPr>
          <w:ilvl w:val="0"/>
          <w:numId w:val="6"/>
        </w:numPr>
        <w:spacing w:after="60" w:line="260" w:lineRule="auto"/>
        <w:rPr>
          <w:kern w:val="2"/>
          <w14:ligatures w14:val="standardContextual"/>
        </w:rPr>
      </w:pPr>
      <w:r>
        <w:t>Confirm the Client's document classes, sensitivity markings and departmental library map.</w:t>
      </w:r>
    </w:p>
    <w:p w14:paraId="305D022C" w14:textId="77777777" w:rsidR="00E73D4B" w:rsidRPr="00ED3F33" w:rsidRDefault="50542D5A" w:rsidP="00ED3F33">
      <w:pPr>
        <w:pStyle w:val="ListParagraph"/>
        <w:numPr>
          <w:ilvl w:val="0"/>
          <w:numId w:val="6"/>
        </w:numPr>
        <w:spacing w:after="60" w:line="260" w:lineRule="auto"/>
      </w:pPr>
      <w:r>
        <w:t>Finalise UAE PASS ↔ Entra ID federation and the SharePoint service-identity permission scope.</w:t>
      </w:r>
    </w:p>
    <w:p w14:paraId="27C08E9B" w14:textId="77777777" w:rsidR="00E73D4B" w:rsidRPr="00ED3F33" w:rsidRDefault="03AE59B6" w:rsidP="00ED3F33">
      <w:pPr>
        <w:pStyle w:val="ListParagraph"/>
        <w:numPr>
          <w:ilvl w:val="0"/>
          <w:numId w:val="6"/>
        </w:numPr>
        <w:spacing w:after="60" w:line="260" w:lineRule="auto"/>
      </w:pPr>
      <w:r>
        <w:t>Approve the retention schedule and legal-hold policy with Records &amp; Compliance.</w:t>
      </w:r>
    </w:p>
    <w:p w14:paraId="592876AE" w14:textId="77777777" w:rsidR="00E73D4B" w:rsidRPr="00ED3F33" w:rsidRDefault="50542D5A" w:rsidP="00ED3F33">
      <w:pPr>
        <w:pStyle w:val="ListParagraph"/>
        <w:numPr>
          <w:ilvl w:val="0"/>
          <w:numId w:val="6"/>
        </w:numPr>
        <w:spacing w:after="60" w:line="260" w:lineRule="auto"/>
      </w:pPr>
      <w:r>
        <w:t>Configure the approval routing rules per class and sensitivity in the Admin Center.</w:t>
      </w:r>
    </w:p>
    <w:p w14:paraId="48066067" w14:textId="003BA72A" w:rsidR="00E73D4B" w:rsidRPr="00ED3F33" w:rsidRDefault="00106196" w:rsidP="00ED3F33">
      <w:pPr>
        <w:pStyle w:val="ListParagraph"/>
        <w:numPr>
          <w:ilvl w:val="0"/>
          <w:numId w:val="6"/>
        </w:numPr>
        <w:spacing w:after="60" w:line="260" w:lineRule="auto"/>
      </w:pPr>
      <w:r>
        <w:t>Stand up the upload-time extraction and search-data processing and validate permission-trimmed retrieval.</w:t>
      </w:r>
    </w:p>
    <w:p w14:paraId="2BB6B487" w14:textId="6AF44E78" w:rsidR="50542D5A" w:rsidRPr="00ED3F33" w:rsidRDefault="50542D5A" w:rsidP="00ED3F33">
      <w:pPr>
        <w:pStyle w:val="ListParagraph"/>
        <w:numPr>
          <w:ilvl w:val="0"/>
          <w:numId w:val="6"/>
        </w:numPr>
        <w:spacing w:after="60" w:line="260" w:lineRule="auto"/>
      </w:pPr>
      <w:r>
        <w:t>Run an end-to-end pilot (capture → publish → search) with one department before rollout.</w:t>
      </w:r>
    </w:p>
    <w:p w14:paraId="72DE2E02" w14:textId="68F09CEE" w:rsidR="469664A9" w:rsidRPr="00ED3F33" w:rsidRDefault="469664A9" w:rsidP="00ED3F33">
      <w:pPr>
        <w:pStyle w:val="ListParagraph"/>
        <w:numPr>
          <w:ilvl w:val="0"/>
          <w:numId w:val="6"/>
        </w:numPr>
        <w:spacing w:after="60" w:line="260" w:lineRule="auto"/>
      </w:pPr>
      <w:r>
        <w:t>Confirm the default 4-stage review chain and any department-specific variants.</w:t>
      </w:r>
    </w:p>
    <w:p w14:paraId="1BD388D4" w14:textId="7EEC5B68" w:rsidR="469664A9" w:rsidRPr="00ED3F33" w:rsidRDefault="469664A9" w:rsidP="00ED3F33">
      <w:pPr>
        <w:pStyle w:val="ListParagraph"/>
        <w:numPr>
          <w:ilvl w:val="0"/>
          <w:numId w:val="6"/>
        </w:numPr>
        <w:spacing w:after="60" w:line="260" w:lineRule="auto"/>
      </w:pPr>
      <w:r>
        <w:t>Confirm the working-day calendar (weekends and public holidays) used for the 12/30-day SLA targets.</w:t>
      </w:r>
    </w:p>
    <w:p w14:paraId="54F093B1" w14:textId="1DFBBB0C" w:rsidR="469664A9" w:rsidRPr="00ED3F33" w:rsidRDefault="469664A9" w:rsidP="00ED3F33">
      <w:pPr>
        <w:pStyle w:val="ListParagraph"/>
        <w:numPr>
          <w:ilvl w:val="0"/>
          <w:numId w:val="6"/>
        </w:numPr>
        <w:spacing w:after="60" w:line="260" w:lineRule="auto"/>
      </w:pPr>
      <w:r>
        <w:t>Confirm the department/standard taxonomy for navigation tabs.</w:t>
      </w:r>
    </w:p>
    <w:p w14:paraId="0F549475" w14:textId="3BBF279F" w:rsidR="469664A9" w:rsidRPr="00ED3F33" w:rsidRDefault="469664A9" w:rsidP="00ED3F33">
      <w:pPr>
        <w:pStyle w:val="ListParagraph"/>
        <w:numPr>
          <w:ilvl w:val="0"/>
          <w:numId w:val="6"/>
        </w:numPr>
        <w:spacing w:after="60" w:line="260" w:lineRule="auto"/>
      </w:pPr>
      <w:r>
        <w:t>Review the four Docaya native in-application report layouts against the Client's procedure document once received.</w:t>
      </w:r>
    </w:p>
    <w:tbl>
      <w:tblPr>
        <w:tblStyle w:val="ListTable1Light-Accent1"/>
        <w:tblW w:w="9360" w:type="dxa"/>
        <w:tblBorders>
          <w:top w:val="none" w:sz="4" w:space="0" w:color="B4C6E7"/>
          <w:left w:val="none" w:sz="4" w:space="0" w:color="B4C6E7"/>
          <w:bottom w:val="single" w:sz="4" w:space="0" w:color="B4C6E7"/>
          <w:right w:val="none" w:sz="4" w:space="0" w:color="B4C6E7"/>
          <w:insideH w:val="none" w:sz="4" w:space="0" w:color="auto"/>
          <w:insideV w:val="none" w:sz="4" w:space="0" w:color="auto"/>
        </w:tblBorders>
        <w:tblLook w:val="04A0" w:firstRow="1" w:lastRow="0" w:firstColumn="1" w:lastColumn="0" w:noHBand="0" w:noVBand="1"/>
      </w:tblPr>
      <w:tblGrid>
        <w:gridCol w:w="9360"/>
      </w:tblGrid>
      <w:tr w:rsidR="00E73D4B" w:rsidRPr="00B94096" w14:paraId="79F7385E" w14:textId="77777777" w:rsidTr="00B940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Borders>
              <w:bottom w:val="none" w:sz="0" w:space="0" w:color="auto"/>
            </w:tcBorders>
            <w:shd w:val="clear" w:color="008C95" w:fill="008C95"/>
            <w:hideMark/>
          </w:tcPr>
          <w:p w14:paraId="7B55DFCF" w14:textId="2A11EAA6" w:rsidR="00E73D4B" w:rsidRPr="00B94096" w:rsidRDefault="00106196" w:rsidP="45CFC72E">
            <w:pPr>
              <w:spacing w:line="264" w:lineRule="auto"/>
              <w:rPr>
                <w:color w:val="FFFFFF"/>
                <w:sz w:val="18"/>
                <w:szCs w:val="18"/>
              </w:rPr>
            </w:pPr>
            <w:r>
              <w:rPr>
                <w:color w:val="FFFFFF"/>
                <w:sz w:val="18"/>
              </w:rPr>
              <w:t>Review outcome required Endorse the revised 9-step lifecycle, the manual classification model, the no-format-conversion promotion rule, the UAE PASS + service-identity integration, and the revalidated Azure/Microsoft reference architecture, together with the v2.1 review-chain, SLA and native analytics additions so build can proceed against this baseline.</w:t>
            </w:r>
          </w:p>
        </w:tc>
      </w:tr>
    </w:tbl>
    <w:p w14:paraId="3B12F618" w14:textId="144A7A37" w:rsidR="00E73D4B" w:rsidRPr="006F05D7" w:rsidRDefault="00B94096" w:rsidP="45CFC72E">
      <w:pPr>
        <w:spacing w:before="200"/>
        <w:jc w:val="center"/>
        <w:rPr>
          <w:i/>
          <w:iCs/>
          <w:color w:val="5A6B85"/>
          <w:sz w:val="17"/>
          <w:szCs w:val="17"/>
        </w:rPr>
      </w:pPr>
      <w:r>
        <w:rPr>
          <w:i/>
          <w:iCs/>
          <w:color w:val="5A6B85"/>
          <w:sz w:val="17"/>
          <w:szCs w:val="17"/>
        </w:rPr>
        <w:t>- End of Document -</w:t>
      </w:r>
    </w:p>
    <w:sectPr w:rsidR="00E73D4B" w:rsidRPr="006F05D7" w:rsidSect="00B94096">
      <w:headerReference w:type="even" r:id="rId17"/>
      <w:headerReference w:type="default" r:id="rId18"/>
      <w:footerReference w:type="even" r:id="rId19"/>
      <w:footerReference w:type="default" r:id="rId20"/>
      <w:headerReference w:type="first" r:id="rId21"/>
      <w:footerReference w:type="first" r:id="rId22"/>
      <w:pgSz w:w="12240" w:h="15840"/>
      <w:pgMar w:top="11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9F2D9" w14:textId="77777777" w:rsidR="0051772A" w:rsidRDefault="0051772A">
      <w:r>
        <w:separator/>
      </w:r>
    </w:p>
  </w:endnote>
  <w:endnote w:type="continuationSeparator" w:id="0">
    <w:p w14:paraId="291BFF92" w14:textId="77777777" w:rsidR="0051772A" w:rsidRDefault="00517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5CFC72E" w14:paraId="43095CBB" w14:textId="77777777" w:rsidTr="45CFC72E">
      <w:trPr>
        <w:trHeight w:val="300"/>
      </w:trPr>
      <w:tc>
        <w:tcPr>
          <w:tcW w:w="3360" w:type="dxa"/>
        </w:tcPr>
        <w:p w14:paraId="2CF856A9" w14:textId="4865675F" w:rsidR="45CFC72E" w:rsidRDefault="45CFC72E" w:rsidP="45CFC72E">
          <w:pPr>
            <w:pStyle w:val="Header"/>
            <w:ind w:left="-115"/>
          </w:pPr>
        </w:p>
      </w:tc>
      <w:tc>
        <w:tcPr>
          <w:tcW w:w="3360" w:type="dxa"/>
        </w:tcPr>
        <w:p w14:paraId="4E29108B" w14:textId="23C7E14B" w:rsidR="45CFC72E" w:rsidRDefault="45CFC72E" w:rsidP="45CFC72E">
          <w:pPr>
            <w:pStyle w:val="Header"/>
            <w:jc w:val="center"/>
          </w:pPr>
        </w:p>
      </w:tc>
      <w:tc>
        <w:tcPr>
          <w:tcW w:w="3360" w:type="dxa"/>
        </w:tcPr>
        <w:p w14:paraId="0D74ECDC" w14:textId="5956219E" w:rsidR="45CFC72E" w:rsidRDefault="45CFC72E" w:rsidP="45CFC72E">
          <w:pPr>
            <w:pStyle w:val="Header"/>
            <w:ind w:right="-115"/>
            <w:jc w:val="right"/>
          </w:pPr>
        </w:p>
      </w:tc>
    </w:tr>
  </w:tbl>
  <w:p w14:paraId="15810062" w14:textId="7963A222" w:rsidR="45CFC72E" w:rsidRDefault="45CFC72E" w:rsidP="45CFC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0" w:type="dxa"/>
      <w:tblCellMar>
        <w:left w:w="0" w:type="dxa"/>
        <w:right w:w="0" w:type="dxa"/>
      </w:tblCellMar>
      <w:tblLook w:val="04A0" w:firstRow="1" w:lastRow="0" w:firstColumn="1" w:lastColumn="0" w:noHBand="0" w:noVBand="1"/>
    </w:tblPr>
    <w:tblGrid>
      <w:gridCol w:w="8664"/>
      <w:gridCol w:w="1416"/>
    </w:tblGrid>
    <w:tr w:rsidR="00B94096" w14:paraId="04516611" w14:textId="77777777">
      <w:trPr>
        <w:tblCellSpacing w:w="0" w:type="dxa"/>
      </w:trPr>
      <w:tc>
        <w:tcPr>
          <w:tcW w:w="0" w:type="auto"/>
          <w:tcBorders>
            <w:top w:val="single" w:sz="8" w:space="0" w:color="D3DEEF"/>
          </w:tcBorders>
          <w:vAlign w:val="center"/>
          <w:hideMark/>
        </w:tcPr>
        <w:p w14:paraId="5E9A9C69" w14:textId="77777777" w:rsidR="00B94096" w:rsidRDefault="00B94096">
          <w:pPr>
            <w:spacing w:before="100" w:beforeAutospacing="1" w:after="100" w:afterAutospacing="1"/>
            <w:rPr>
              <w:sz w:val="24"/>
              <w:szCs w:val="24"/>
            </w:rPr>
          </w:pPr>
          <w:r>
            <w:rPr>
              <w:color w:val="5A6B85"/>
              <w:sz w:val="16"/>
              <w:szCs w:val="16"/>
            </w:rPr>
            <w:t>OFFICIAL | Client Internal Use | Version 2.1</w:t>
          </w:r>
        </w:p>
      </w:tc>
      <w:tc>
        <w:tcPr>
          <w:tcW w:w="0" w:type="auto"/>
          <w:tcBorders>
            <w:top w:val="single" w:sz="8" w:space="0" w:color="D3DEEF"/>
          </w:tcBorders>
          <w:vAlign w:val="center"/>
          <w:hideMark/>
        </w:tcPr>
        <w:p w14:paraId="6C6F4906" w14:textId="77777777" w:rsidR="00B94096" w:rsidRDefault="00B94096">
          <w:pPr>
            <w:spacing w:before="100" w:beforeAutospacing="1" w:after="100" w:afterAutospacing="1"/>
            <w:jc w:val="right"/>
          </w:pPr>
          <w:r>
            <w:rPr>
              <w:color w:val="5A6B85"/>
              <w:sz w:val="16"/>
              <w:szCs w:val="16"/>
            </w:rPr>
            <w:t xml:space="preserve">Page </w:t>
          </w:r>
          <w:r>
            <w:rPr>
              <w:color w:val="5A6B85"/>
              <w:sz w:val="16"/>
              <w:szCs w:val="16"/>
            </w:rPr>
            <w:fldChar w:fldCharType="begin"/>
          </w:r>
          <w:r>
            <w:rPr>
              <w:color w:val="5A6B85"/>
              <w:sz w:val="16"/>
              <w:szCs w:val="16"/>
            </w:rPr>
            <w:instrText>PAGE</w:instrText>
          </w:r>
          <w:r>
            <w:rPr>
              <w:color w:val="5A6B85"/>
              <w:sz w:val="16"/>
              <w:szCs w:val="16"/>
            </w:rPr>
            <w:fldChar w:fldCharType="separate"/>
          </w:r>
          <w:r>
            <w:rPr>
              <w:color w:val="5A6B85"/>
              <w:sz w:val="16"/>
              <w:szCs w:val="16"/>
            </w:rPr>
            <w:t xml:space="preserve"> of </w:t>
          </w:r>
          <w:r>
            <w:rPr>
              <w:color w:val="5A6B85"/>
              <w:sz w:val="16"/>
              <w:szCs w:val="16"/>
            </w:rPr>
            <w:fldChar w:fldCharType="end"/>
          </w:r>
        </w:p>
      </w:tc>
    </w:tr>
  </w:tbl>
  <w:p w14:paraId="1A0C2931" w14:textId="023AA96F" w:rsidR="00E73D4B" w:rsidRPr="006F05D7" w:rsidRDefault="00E73D4B" w:rsidP="006F05D7">
    <w:pPr>
      <w:pBdr>
        <w:top w:val="single" w:sz="6" w:space="2" w:color="D3DEEF"/>
      </w:pBdr>
      <w:rPr>
        <w:color w:val="5A6B85"/>
        <w:sz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7C10" w14:textId="6A9FE3C0" w:rsidR="45CFC72E" w:rsidRDefault="00B94096" w:rsidP="00B94096">
    <w:pPr>
      <w:pStyle w:val="Footer"/>
      <w:jc w:val="center"/>
    </w:pPr>
    <w:r>
      <w:rPr>
        <w:color w:val="5A6B85"/>
        <w:sz w:val="16"/>
        <w:szCs w:val="16"/>
      </w:rPr>
      <w:t>OFFICIAL | Client Internal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16166" w14:textId="77777777" w:rsidR="0051772A" w:rsidRDefault="0051772A">
      <w:r>
        <w:separator/>
      </w:r>
    </w:p>
  </w:footnote>
  <w:footnote w:type="continuationSeparator" w:id="0">
    <w:p w14:paraId="52AFB035" w14:textId="77777777" w:rsidR="0051772A" w:rsidRDefault="00517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5CFC72E" w14:paraId="5B2A0D85" w14:textId="77777777" w:rsidTr="45CFC72E">
      <w:trPr>
        <w:trHeight w:val="300"/>
      </w:trPr>
      <w:tc>
        <w:tcPr>
          <w:tcW w:w="3360" w:type="dxa"/>
        </w:tcPr>
        <w:p w14:paraId="28D803B5" w14:textId="0A695673" w:rsidR="45CFC72E" w:rsidRDefault="45CFC72E" w:rsidP="45CFC72E">
          <w:pPr>
            <w:pStyle w:val="Header"/>
            <w:ind w:left="-115"/>
          </w:pPr>
        </w:p>
      </w:tc>
      <w:tc>
        <w:tcPr>
          <w:tcW w:w="3360" w:type="dxa"/>
        </w:tcPr>
        <w:p w14:paraId="48CFC062" w14:textId="072290CD" w:rsidR="45CFC72E" w:rsidRDefault="45CFC72E" w:rsidP="45CFC72E">
          <w:pPr>
            <w:pStyle w:val="Header"/>
            <w:jc w:val="center"/>
          </w:pPr>
        </w:p>
      </w:tc>
      <w:tc>
        <w:tcPr>
          <w:tcW w:w="3360" w:type="dxa"/>
        </w:tcPr>
        <w:p w14:paraId="7E74E378" w14:textId="0913B2A2" w:rsidR="45CFC72E" w:rsidRDefault="45CFC72E" w:rsidP="45CFC72E">
          <w:pPr>
            <w:pStyle w:val="Header"/>
            <w:ind w:right="-115"/>
            <w:jc w:val="right"/>
          </w:pPr>
        </w:p>
      </w:tc>
    </w:tr>
  </w:tbl>
  <w:p w14:paraId="1E4A929F" w14:textId="15468019" w:rsidR="45CFC72E" w:rsidRDefault="45CFC72E" w:rsidP="45CFC7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0" w:type="dxa"/>
      <w:tblCellMar>
        <w:left w:w="0" w:type="dxa"/>
        <w:right w:w="0" w:type="dxa"/>
      </w:tblCellMar>
      <w:tblLook w:val="04A0" w:firstRow="1" w:lastRow="0" w:firstColumn="1" w:lastColumn="0" w:noHBand="0" w:noVBand="1"/>
    </w:tblPr>
    <w:tblGrid>
      <w:gridCol w:w="2829"/>
      <w:gridCol w:w="7251"/>
    </w:tblGrid>
    <w:tr w:rsidR="00B94096" w14:paraId="0AFE6B6B" w14:textId="77777777">
      <w:trPr>
        <w:tblCellSpacing w:w="0" w:type="dxa"/>
      </w:trPr>
      <w:tc>
        <w:tcPr>
          <w:tcW w:w="0" w:type="auto"/>
          <w:tcBorders>
            <w:bottom w:val="single" w:sz="8" w:space="0" w:color="D3DEEF"/>
          </w:tcBorders>
          <w:vAlign w:val="center"/>
          <w:hideMark/>
        </w:tcPr>
        <w:p w14:paraId="6BAE9D1A" w14:textId="77777777" w:rsidR="00B94096" w:rsidRDefault="00B94096">
          <w:pPr>
            <w:spacing w:before="100" w:beforeAutospacing="1" w:after="100" w:afterAutospacing="1"/>
            <w:rPr>
              <w:sz w:val="24"/>
              <w:szCs w:val="24"/>
            </w:rPr>
          </w:pPr>
          <w:r>
            <w:rPr>
              <w:b/>
              <w:bCs/>
              <w:color w:val="0E1330"/>
              <w:sz w:val="16"/>
              <w:szCs w:val="16"/>
            </w:rPr>
            <w:t>DOCAYA EDMS</w:t>
          </w:r>
        </w:p>
      </w:tc>
      <w:tc>
        <w:tcPr>
          <w:tcW w:w="0" w:type="auto"/>
          <w:tcBorders>
            <w:bottom w:val="single" w:sz="8" w:space="0" w:color="D3DEEF"/>
          </w:tcBorders>
          <w:vAlign w:val="center"/>
          <w:hideMark/>
        </w:tcPr>
        <w:p w14:paraId="24CDECB4" w14:textId="77777777" w:rsidR="00B94096" w:rsidRDefault="00B94096">
          <w:pPr>
            <w:spacing w:before="100" w:beforeAutospacing="1" w:after="100" w:afterAutospacing="1"/>
            <w:jc w:val="right"/>
          </w:pPr>
          <w:r>
            <w:rPr>
              <w:color w:val="5A6B85"/>
              <w:sz w:val="16"/>
              <w:szCs w:val="16"/>
            </w:rPr>
            <w:t>Functional &amp; Business Design Specification</w:t>
          </w:r>
        </w:p>
      </w:tc>
    </w:tr>
  </w:tbl>
  <w:p w14:paraId="257E926B" w14:textId="403801D7" w:rsidR="00E73D4B" w:rsidRPr="006F05D7" w:rsidRDefault="00E73D4B" w:rsidP="006F05D7">
    <w:pPr>
      <w:pBdr>
        <w:bottom w:val="single" w:sz="6" w:space="2" w:color="D3DEEF"/>
      </w:pBdr>
      <w:rPr>
        <w:b/>
        <w:color w:val="6B3FD4"/>
        <w:sz w:val="15"/>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1397" w14:textId="5B2DAC5F" w:rsidR="45CFC72E" w:rsidRDefault="00B94096" w:rsidP="00B94096">
    <w:pPr>
      <w:pStyle w:val="Header"/>
      <w:jc w:val="center"/>
    </w:pPr>
    <w:r>
      <w:rPr>
        <w:b/>
        <w:bCs/>
        <w:color w:val="6B3FD4"/>
        <w:sz w:val="16"/>
        <w:szCs w:val="16"/>
      </w:rPr>
      <w:t>HYPERMINE AI | DOCAYA EDMS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AE205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CF2FE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EFA81D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ABC1A2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80C858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EF08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F9A80C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69EF5B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9C69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B26EFB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B67A50"/>
    <w:multiLevelType w:val="multilevel"/>
    <w:tmpl w:val="5EC8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649109"/>
    <w:multiLevelType w:val="hybridMultilevel"/>
    <w:tmpl w:val="66122D7A"/>
    <w:lvl w:ilvl="0" w:tplc="EF80C274">
      <w:start w:val="1"/>
      <w:numFmt w:val="decimal"/>
      <w:lvlText w:val="%1."/>
      <w:lvlJc w:val="left"/>
      <w:pPr>
        <w:ind w:left="720" w:hanging="360"/>
      </w:pPr>
    </w:lvl>
    <w:lvl w:ilvl="1" w:tplc="6660E89E">
      <w:start w:val="1"/>
      <w:numFmt w:val="lowerLetter"/>
      <w:lvlText w:val="%2."/>
      <w:lvlJc w:val="left"/>
      <w:pPr>
        <w:ind w:left="1440" w:hanging="360"/>
      </w:pPr>
    </w:lvl>
    <w:lvl w:ilvl="2" w:tplc="A9827D2A">
      <w:start w:val="1"/>
      <w:numFmt w:val="lowerRoman"/>
      <w:lvlText w:val="%3."/>
      <w:lvlJc w:val="right"/>
      <w:pPr>
        <w:ind w:left="2160" w:hanging="180"/>
      </w:pPr>
    </w:lvl>
    <w:lvl w:ilvl="3" w:tplc="480C88BC">
      <w:start w:val="1"/>
      <w:numFmt w:val="decimal"/>
      <w:lvlText w:val="%4."/>
      <w:lvlJc w:val="left"/>
      <w:pPr>
        <w:ind w:left="2880" w:hanging="360"/>
      </w:pPr>
    </w:lvl>
    <w:lvl w:ilvl="4" w:tplc="15ACF0BE">
      <w:start w:val="1"/>
      <w:numFmt w:val="lowerLetter"/>
      <w:lvlText w:val="%5."/>
      <w:lvlJc w:val="left"/>
      <w:pPr>
        <w:ind w:left="3600" w:hanging="360"/>
      </w:pPr>
    </w:lvl>
    <w:lvl w:ilvl="5" w:tplc="3786761E">
      <w:start w:val="1"/>
      <w:numFmt w:val="lowerRoman"/>
      <w:lvlText w:val="%6."/>
      <w:lvlJc w:val="right"/>
      <w:pPr>
        <w:ind w:left="4320" w:hanging="180"/>
      </w:pPr>
    </w:lvl>
    <w:lvl w:ilvl="6" w:tplc="E0CA322A">
      <w:start w:val="1"/>
      <w:numFmt w:val="decimal"/>
      <w:lvlText w:val="%7."/>
      <w:lvlJc w:val="left"/>
      <w:pPr>
        <w:ind w:left="5040" w:hanging="360"/>
      </w:pPr>
    </w:lvl>
    <w:lvl w:ilvl="7" w:tplc="D5BE828E">
      <w:start w:val="1"/>
      <w:numFmt w:val="lowerLetter"/>
      <w:lvlText w:val="%8."/>
      <w:lvlJc w:val="left"/>
      <w:pPr>
        <w:ind w:left="5760" w:hanging="360"/>
      </w:pPr>
    </w:lvl>
    <w:lvl w:ilvl="8" w:tplc="F24CF800">
      <w:start w:val="1"/>
      <w:numFmt w:val="lowerRoman"/>
      <w:lvlText w:val="%9."/>
      <w:lvlJc w:val="right"/>
      <w:pPr>
        <w:ind w:left="6480" w:hanging="180"/>
      </w:pPr>
    </w:lvl>
  </w:abstractNum>
  <w:abstractNum w:abstractNumId="12" w15:restartNumberingAfterBreak="0">
    <w:nsid w:val="15534CE9"/>
    <w:multiLevelType w:val="multilevel"/>
    <w:tmpl w:val="B012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F118D"/>
    <w:multiLevelType w:val="multilevel"/>
    <w:tmpl w:val="6930C08C"/>
    <w:lvl w:ilvl="0">
      <w:start w:val="1"/>
      <w:numFmt w:val="bullet"/>
      <w:lvlText w:val=""/>
      <w:lvlJc w:val="left"/>
      <w:pPr>
        <w:ind w:left="560" w:hanging="360"/>
      </w:pPr>
      <w:rPr>
        <w:rFonts w:ascii="Symbol" w:hAnsi="Symbol" w:hint="default"/>
      </w:rPr>
    </w:lvl>
    <w:lvl w:ilvl="1">
      <w:start w:val="1"/>
      <w:numFmt w:val="bullet"/>
      <w:lvlText w:val="o"/>
      <w:lvlJc w:val="left"/>
      <w:pPr>
        <w:ind w:left="1280" w:hanging="360"/>
      </w:pPr>
      <w:rPr>
        <w:rFonts w:ascii="Courier New" w:hAnsi="Courier New" w:hint="default"/>
      </w:rPr>
    </w:lvl>
    <w:lvl w:ilvl="2">
      <w:start w:val="1"/>
      <w:numFmt w:val="bullet"/>
      <w:lvlText w:val=""/>
      <w:lvlJc w:val="left"/>
      <w:pPr>
        <w:ind w:left="2000" w:hanging="360"/>
      </w:pPr>
      <w:rPr>
        <w:rFonts w:ascii="Wingdings" w:hAnsi="Wingdings" w:hint="default"/>
      </w:rPr>
    </w:lvl>
    <w:lvl w:ilvl="3">
      <w:start w:val="1"/>
      <w:numFmt w:val="bullet"/>
      <w:lvlText w:val=""/>
      <w:lvlJc w:val="left"/>
      <w:pPr>
        <w:ind w:left="2720" w:hanging="360"/>
      </w:pPr>
      <w:rPr>
        <w:rFonts w:ascii="Symbol" w:hAnsi="Symbol" w:hint="default"/>
      </w:rPr>
    </w:lvl>
    <w:lvl w:ilvl="4">
      <w:start w:val="1"/>
      <w:numFmt w:val="bullet"/>
      <w:lvlText w:val="o"/>
      <w:lvlJc w:val="left"/>
      <w:pPr>
        <w:ind w:left="3440" w:hanging="360"/>
      </w:pPr>
      <w:rPr>
        <w:rFonts w:ascii="Courier New" w:hAnsi="Courier New" w:hint="default"/>
      </w:rPr>
    </w:lvl>
    <w:lvl w:ilvl="5">
      <w:start w:val="1"/>
      <w:numFmt w:val="bullet"/>
      <w:lvlText w:val=""/>
      <w:lvlJc w:val="left"/>
      <w:pPr>
        <w:ind w:left="4160" w:hanging="360"/>
      </w:pPr>
      <w:rPr>
        <w:rFonts w:ascii="Wingdings" w:hAnsi="Wingdings" w:hint="default"/>
      </w:rPr>
    </w:lvl>
    <w:lvl w:ilvl="6">
      <w:start w:val="1"/>
      <w:numFmt w:val="bullet"/>
      <w:lvlText w:val=""/>
      <w:lvlJc w:val="left"/>
      <w:pPr>
        <w:ind w:left="4880" w:hanging="360"/>
      </w:pPr>
      <w:rPr>
        <w:rFonts w:ascii="Symbol" w:hAnsi="Symbol" w:hint="default"/>
      </w:rPr>
    </w:lvl>
    <w:lvl w:ilvl="7">
      <w:start w:val="1"/>
      <w:numFmt w:val="bullet"/>
      <w:lvlText w:val="o"/>
      <w:lvlJc w:val="left"/>
      <w:pPr>
        <w:ind w:left="5600" w:hanging="360"/>
      </w:pPr>
      <w:rPr>
        <w:rFonts w:ascii="Courier New" w:hAnsi="Courier New" w:hint="default"/>
      </w:rPr>
    </w:lvl>
    <w:lvl w:ilvl="8">
      <w:start w:val="1"/>
      <w:numFmt w:val="bullet"/>
      <w:lvlText w:val=""/>
      <w:lvlJc w:val="left"/>
      <w:pPr>
        <w:ind w:left="6320" w:hanging="360"/>
      </w:pPr>
      <w:rPr>
        <w:rFonts w:ascii="Wingdings" w:hAnsi="Wingdings" w:hint="default"/>
      </w:rPr>
    </w:lvl>
  </w:abstractNum>
  <w:abstractNum w:abstractNumId="14" w15:restartNumberingAfterBreak="0">
    <w:nsid w:val="19784375"/>
    <w:multiLevelType w:val="multilevel"/>
    <w:tmpl w:val="696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10152"/>
    <w:multiLevelType w:val="multilevel"/>
    <w:tmpl w:val="911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A8689"/>
    <w:multiLevelType w:val="hybridMultilevel"/>
    <w:tmpl w:val="4C2A5E22"/>
    <w:lvl w:ilvl="0" w:tplc="D326EF36">
      <w:start w:val="1"/>
      <w:numFmt w:val="bullet"/>
      <w:lvlText w:val="•"/>
      <w:lvlJc w:val="left"/>
      <w:pPr>
        <w:ind w:left="720" w:hanging="360"/>
      </w:pPr>
      <w:rPr>
        <w:rFonts w:ascii="Symbol" w:hAnsi="Symbol" w:hint="default"/>
      </w:rPr>
    </w:lvl>
    <w:lvl w:ilvl="1" w:tplc="83140A32">
      <w:start w:val="1"/>
      <w:numFmt w:val="bullet"/>
      <w:lvlText w:val="o"/>
      <w:lvlJc w:val="left"/>
      <w:pPr>
        <w:ind w:left="1440" w:hanging="360"/>
      </w:pPr>
      <w:rPr>
        <w:rFonts w:ascii="Courier New" w:hAnsi="Courier New" w:hint="default"/>
      </w:rPr>
    </w:lvl>
    <w:lvl w:ilvl="2" w:tplc="6E80AA70">
      <w:start w:val="1"/>
      <w:numFmt w:val="bullet"/>
      <w:lvlText w:val=""/>
      <w:lvlJc w:val="left"/>
      <w:pPr>
        <w:ind w:left="2160" w:hanging="360"/>
      </w:pPr>
      <w:rPr>
        <w:rFonts w:ascii="Wingdings" w:hAnsi="Wingdings" w:hint="default"/>
      </w:rPr>
    </w:lvl>
    <w:lvl w:ilvl="3" w:tplc="062C1764">
      <w:start w:val="1"/>
      <w:numFmt w:val="bullet"/>
      <w:lvlText w:val=""/>
      <w:lvlJc w:val="left"/>
      <w:pPr>
        <w:ind w:left="2880" w:hanging="360"/>
      </w:pPr>
      <w:rPr>
        <w:rFonts w:ascii="Symbol" w:hAnsi="Symbol" w:hint="default"/>
      </w:rPr>
    </w:lvl>
    <w:lvl w:ilvl="4" w:tplc="A5261092">
      <w:start w:val="1"/>
      <w:numFmt w:val="bullet"/>
      <w:lvlText w:val="o"/>
      <w:lvlJc w:val="left"/>
      <w:pPr>
        <w:ind w:left="3600" w:hanging="360"/>
      </w:pPr>
      <w:rPr>
        <w:rFonts w:ascii="Courier New" w:hAnsi="Courier New" w:hint="default"/>
      </w:rPr>
    </w:lvl>
    <w:lvl w:ilvl="5" w:tplc="304E6AD4">
      <w:start w:val="1"/>
      <w:numFmt w:val="bullet"/>
      <w:lvlText w:val=""/>
      <w:lvlJc w:val="left"/>
      <w:pPr>
        <w:ind w:left="4320" w:hanging="360"/>
      </w:pPr>
      <w:rPr>
        <w:rFonts w:ascii="Wingdings" w:hAnsi="Wingdings" w:hint="default"/>
      </w:rPr>
    </w:lvl>
    <w:lvl w:ilvl="6" w:tplc="D9C867E8">
      <w:start w:val="1"/>
      <w:numFmt w:val="bullet"/>
      <w:lvlText w:val=""/>
      <w:lvlJc w:val="left"/>
      <w:pPr>
        <w:ind w:left="5040" w:hanging="360"/>
      </w:pPr>
      <w:rPr>
        <w:rFonts w:ascii="Symbol" w:hAnsi="Symbol" w:hint="default"/>
      </w:rPr>
    </w:lvl>
    <w:lvl w:ilvl="7" w:tplc="B830B998">
      <w:start w:val="1"/>
      <w:numFmt w:val="bullet"/>
      <w:lvlText w:val="o"/>
      <w:lvlJc w:val="left"/>
      <w:pPr>
        <w:ind w:left="5760" w:hanging="360"/>
      </w:pPr>
      <w:rPr>
        <w:rFonts w:ascii="Courier New" w:hAnsi="Courier New" w:hint="default"/>
      </w:rPr>
    </w:lvl>
    <w:lvl w:ilvl="8" w:tplc="A8AC45D8">
      <w:start w:val="1"/>
      <w:numFmt w:val="bullet"/>
      <w:lvlText w:val=""/>
      <w:lvlJc w:val="left"/>
      <w:pPr>
        <w:ind w:left="6480" w:hanging="360"/>
      </w:pPr>
      <w:rPr>
        <w:rFonts w:ascii="Wingdings" w:hAnsi="Wingdings" w:hint="default"/>
      </w:rPr>
    </w:lvl>
  </w:abstractNum>
  <w:abstractNum w:abstractNumId="17" w15:restartNumberingAfterBreak="0">
    <w:nsid w:val="1F0E098E"/>
    <w:multiLevelType w:val="multilevel"/>
    <w:tmpl w:val="950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50ECB"/>
    <w:multiLevelType w:val="multilevel"/>
    <w:tmpl w:val="6CBE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C44464"/>
    <w:multiLevelType w:val="multilevel"/>
    <w:tmpl w:val="032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E746C"/>
    <w:multiLevelType w:val="hybridMultilevel"/>
    <w:tmpl w:val="17B4ADEC"/>
    <w:lvl w:ilvl="0" w:tplc="C1B82470">
      <w:start w:val="1"/>
      <w:numFmt w:val="decimal"/>
      <w:lvlText w:val="●"/>
      <w:lvlJc w:val="left"/>
      <w:pPr>
        <w:ind w:left="720" w:hanging="360"/>
      </w:pPr>
    </w:lvl>
    <w:lvl w:ilvl="1" w:tplc="30EE994E">
      <w:start w:val="1"/>
      <w:numFmt w:val="lowerLetter"/>
      <w:lvlText w:val="%2."/>
      <w:lvlJc w:val="left"/>
      <w:pPr>
        <w:ind w:left="1440" w:hanging="360"/>
      </w:pPr>
    </w:lvl>
    <w:lvl w:ilvl="2" w:tplc="C532A22E">
      <w:start w:val="1"/>
      <w:numFmt w:val="lowerRoman"/>
      <w:lvlText w:val="%3."/>
      <w:lvlJc w:val="right"/>
      <w:pPr>
        <w:ind w:left="2160" w:hanging="180"/>
      </w:pPr>
    </w:lvl>
    <w:lvl w:ilvl="3" w:tplc="43846E60">
      <w:start w:val="1"/>
      <w:numFmt w:val="decimal"/>
      <w:lvlText w:val="%4."/>
      <w:lvlJc w:val="left"/>
      <w:pPr>
        <w:ind w:left="2880" w:hanging="360"/>
      </w:pPr>
    </w:lvl>
    <w:lvl w:ilvl="4" w:tplc="C7DA7000">
      <w:start w:val="1"/>
      <w:numFmt w:val="lowerLetter"/>
      <w:lvlText w:val="%5."/>
      <w:lvlJc w:val="left"/>
      <w:pPr>
        <w:ind w:left="3600" w:hanging="360"/>
      </w:pPr>
    </w:lvl>
    <w:lvl w:ilvl="5" w:tplc="306E58F0">
      <w:start w:val="1"/>
      <w:numFmt w:val="lowerRoman"/>
      <w:lvlText w:val="%6."/>
      <w:lvlJc w:val="right"/>
      <w:pPr>
        <w:ind w:left="4320" w:hanging="180"/>
      </w:pPr>
    </w:lvl>
    <w:lvl w:ilvl="6" w:tplc="7C462092">
      <w:start w:val="1"/>
      <w:numFmt w:val="decimal"/>
      <w:lvlText w:val="%7."/>
      <w:lvlJc w:val="left"/>
      <w:pPr>
        <w:ind w:left="5040" w:hanging="360"/>
      </w:pPr>
    </w:lvl>
    <w:lvl w:ilvl="7" w:tplc="F6467976">
      <w:start w:val="1"/>
      <w:numFmt w:val="lowerLetter"/>
      <w:lvlText w:val="%8."/>
      <w:lvlJc w:val="left"/>
      <w:pPr>
        <w:ind w:left="5760" w:hanging="360"/>
      </w:pPr>
    </w:lvl>
    <w:lvl w:ilvl="8" w:tplc="1D9C539E">
      <w:start w:val="1"/>
      <w:numFmt w:val="lowerRoman"/>
      <w:lvlText w:val="%9."/>
      <w:lvlJc w:val="right"/>
      <w:pPr>
        <w:ind w:left="6480" w:hanging="180"/>
      </w:pPr>
    </w:lvl>
  </w:abstractNum>
  <w:abstractNum w:abstractNumId="21" w15:restartNumberingAfterBreak="0">
    <w:nsid w:val="307A02BA"/>
    <w:multiLevelType w:val="multilevel"/>
    <w:tmpl w:val="727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B5266"/>
    <w:multiLevelType w:val="hybridMultilevel"/>
    <w:tmpl w:val="95FA3F0C"/>
    <w:lvl w:ilvl="0" w:tplc="FFA04EE4">
      <w:start w:val="1"/>
      <w:numFmt w:val="decimal"/>
      <w:lvlText w:val="●"/>
      <w:lvlJc w:val="left"/>
      <w:pPr>
        <w:ind w:left="720" w:hanging="360"/>
      </w:pPr>
    </w:lvl>
    <w:lvl w:ilvl="1" w:tplc="0B228250">
      <w:start w:val="1"/>
      <w:numFmt w:val="lowerLetter"/>
      <w:lvlText w:val="%2."/>
      <w:lvlJc w:val="left"/>
      <w:pPr>
        <w:ind w:left="1440" w:hanging="360"/>
      </w:pPr>
    </w:lvl>
    <w:lvl w:ilvl="2" w:tplc="B1EAD5D8">
      <w:start w:val="1"/>
      <w:numFmt w:val="lowerRoman"/>
      <w:lvlText w:val="%3."/>
      <w:lvlJc w:val="right"/>
      <w:pPr>
        <w:ind w:left="2160" w:hanging="180"/>
      </w:pPr>
    </w:lvl>
    <w:lvl w:ilvl="3" w:tplc="5F12D26E">
      <w:start w:val="1"/>
      <w:numFmt w:val="decimal"/>
      <w:lvlText w:val="%4."/>
      <w:lvlJc w:val="left"/>
      <w:pPr>
        <w:ind w:left="2880" w:hanging="360"/>
      </w:pPr>
    </w:lvl>
    <w:lvl w:ilvl="4" w:tplc="58E49A76">
      <w:start w:val="1"/>
      <w:numFmt w:val="lowerLetter"/>
      <w:lvlText w:val="%5."/>
      <w:lvlJc w:val="left"/>
      <w:pPr>
        <w:ind w:left="3600" w:hanging="360"/>
      </w:pPr>
    </w:lvl>
    <w:lvl w:ilvl="5" w:tplc="0F883F92">
      <w:start w:val="1"/>
      <w:numFmt w:val="lowerRoman"/>
      <w:lvlText w:val="%6."/>
      <w:lvlJc w:val="right"/>
      <w:pPr>
        <w:ind w:left="4320" w:hanging="180"/>
      </w:pPr>
    </w:lvl>
    <w:lvl w:ilvl="6" w:tplc="3A6E0D70">
      <w:start w:val="1"/>
      <w:numFmt w:val="decimal"/>
      <w:lvlText w:val="%7."/>
      <w:lvlJc w:val="left"/>
      <w:pPr>
        <w:ind w:left="5040" w:hanging="360"/>
      </w:pPr>
    </w:lvl>
    <w:lvl w:ilvl="7" w:tplc="C12086A8">
      <w:start w:val="1"/>
      <w:numFmt w:val="lowerLetter"/>
      <w:lvlText w:val="%8."/>
      <w:lvlJc w:val="left"/>
      <w:pPr>
        <w:ind w:left="5760" w:hanging="360"/>
      </w:pPr>
    </w:lvl>
    <w:lvl w:ilvl="8" w:tplc="513A7AF0">
      <w:start w:val="1"/>
      <w:numFmt w:val="lowerRoman"/>
      <w:lvlText w:val="%9."/>
      <w:lvlJc w:val="right"/>
      <w:pPr>
        <w:ind w:left="6480" w:hanging="180"/>
      </w:pPr>
    </w:lvl>
  </w:abstractNum>
  <w:abstractNum w:abstractNumId="23" w15:restartNumberingAfterBreak="0">
    <w:nsid w:val="3657F326"/>
    <w:multiLevelType w:val="hybridMultilevel"/>
    <w:tmpl w:val="BAA04216"/>
    <w:lvl w:ilvl="0" w:tplc="C714CFE4">
      <w:start w:val="1"/>
      <w:numFmt w:val="bullet"/>
      <w:lvlText w:val="•"/>
      <w:lvlJc w:val="left"/>
      <w:pPr>
        <w:ind w:left="560" w:hanging="360"/>
      </w:pPr>
      <w:rPr>
        <w:rFonts w:ascii="Symbol" w:hAnsi="Symbol" w:hint="default"/>
      </w:rPr>
    </w:lvl>
    <w:lvl w:ilvl="1" w:tplc="E7FE964A">
      <w:start w:val="1"/>
      <w:numFmt w:val="bullet"/>
      <w:lvlText w:val="o"/>
      <w:lvlJc w:val="left"/>
      <w:pPr>
        <w:ind w:left="1280" w:hanging="360"/>
      </w:pPr>
      <w:rPr>
        <w:rFonts w:ascii="Courier New" w:hAnsi="Courier New" w:hint="default"/>
      </w:rPr>
    </w:lvl>
    <w:lvl w:ilvl="2" w:tplc="0524AF2C">
      <w:start w:val="1"/>
      <w:numFmt w:val="bullet"/>
      <w:lvlText w:val=""/>
      <w:lvlJc w:val="left"/>
      <w:pPr>
        <w:ind w:left="2000" w:hanging="360"/>
      </w:pPr>
      <w:rPr>
        <w:rFonts w:ascii="Wingdings" w:hAnsi="Wingdings" w:hint="default"/>
      </w:rPr>
    </w:lvl>
    <w:lvl w:ilvl="3" w:tplc="D7BCC320">
      <w:start w:val="1"/>
      <w:numFmt w:val="bullet"/>
      <w:lvlText w:val=""/>
      <w:lvlJc w:val="left"/>
      <w:pPr>
        <w:ind w:left="2720" w:hanging="360"/>
      </w:pPr>
      <w:rPr>
        <w:rFonts w:ascii="Symbol" w:hAnsi="Symbol" w:hint="default"/>
      </w:rPr>
    </w:lvl>
    <w:lvl w:ilvl="4" w:tplc="2118DD3A">
      <w:start w:val="1"/>
      <w:numFmt w:val="bullet"/>
      <w:lvlText w:val="o"/>
      <w:lvlJc w:val="left"/>
      <w:pPr>
        <w:ind w:left="3440" w:hanging="360"/>
      </w:pPr>
      <w:rPr>
        <w:rFonts w:ascii="Courier New" w:hAnsi="Courier New" w:hint="default"/>
      </w:rPr>
    </w:lvl>
    <w:lvl w:ilvl="5" w:tplc="A91E79DA">
      <w:start w:val="1"/>
      <w:numFmt w:val="bullet"/>
      <w:lvlText w:val=""/>
      <w:lvlJc w:val="left"/>
      <w:pPr>
        <w:ind w:left="4160" w:hanging="360"/>
      </w:pPr>
      <w:rPr>
        <w:rFonts w:ascii="Wingdings" w:hAnsi="Wingdings" w:hint="default"/>
      </w:rPr>
    </w:lvl>
    <w:lvl w:ilvl="6" w:tplc="3BD24AD8">
      <w:start w:val="1"/>
      <w:numFmt w:val="bullet"/>
      <w:lvlText w:val=""/>
      <w:lvlJc w:val="left"/>
      <w:pPr>
        <w:ind w:left="4880" w:hanging="360"/>
      </w:pPr>
      <w:rPr>
        <w:rFonts w:ascii="Symbol" w:hAnsi="Symbol" w:hint="default"/>
      </w:rPr>
    </w:lvl>
    <w:lvl w:ilvl="7" w:tplc="95BA9C06">
      <w:start w:val="1"/>
      <w:numFmt w:val="bullet"/>
      <w:lvlText w:val="o"/>
      <w:lvlJc w:val="left"/>
      <w:pPr>
        <w:ind w:left="5600" w:hanging="360"/>
      </w:pPr>
      <w:rPr>
        <w:rFonts w:ascii="Courier New" w:hAnsi="Courier New" w:hint="default"/>
      </w:rPr>
    </w:lvl>
    <w:lvl w:ilvl="8" w:tplc="10480294">
      <w:start w:val="1"/>
      <w:numFmt w:val="bullet"/>
      <w:lvlText w:val=""/>
      <w:lvlJc w:val="left"/>
      <w:pPr>
        <w:ind w:left="6320" w:hanging="360"/>
      </w:pPr>
      <w:rPr>
        <w:rFonts w:ascii="Wingdings" w:hAnsi="Wingdings" w:hint="default"/>
      </w:rPr>
    </w:lvl>
  </w:abstractNum>
  <w:abstractNum w:abstractNumId="24" w15:restartNumberingAfterBreak="0">
    <w:nsid w:val="3A33892B"/>
    <w:multiLevelType w:val="hybridMultilevel"/>
    <w:tmpl w:val="14BE12B4"/>
    <w:lvl w:ilvl="0" w:tplc="E728AE82">
      <w:start w:val="1"/>
      <w:numFmt w:val="bullet"/>
      <w:lvlText w:val="•"/>
      <w:lvlJc w:val="left"/>
      <w:pPr>
        <w:ind w:left="720" w:hanging="360"/>
      </w:pPr>
      <w:rPr>
        <w:rFonts w:ascii="Symbol" w:hAnsi="Symbol" w:hint="default"/>
      </w:rPr>
    </w:lvl>
    <w:lvl w:ilvl="1" w:tplc="4D7282EE">
      <w:start w:val="1"/>
      <w:numFmt w:val="bullet"/>
      <w:lvlText w:val="o"/>
      <w:lvlJc w:val="left"/>
      <w:pPr>
        <w:ind w:left="1440" w:hanging="360"/>
      </w:pPr>
      <w:rPr>
        <w:rFonts w:ascii="Courier New" w:hAnsi="Courier New" w:hint="default"/>
      </w:rPr>
    </w:lvl>
    <w:lvl w:ilvl="2" w:tplc="521A332C">
      <w:start w:val="1"/>
      <w:numFmt w:val="bullet"/>
      <w:lvlText w:val=""/>
      <w:lvlJc w:val="left"/>
      <w:pPr>
        <w:ind w:left="2160" w:hanging="360"/>
      </w:pPr>
      <w:rPr>
        <w:rFonts w:ascii="Wingdings" w:hAnsi="Wingdings" w:hint="default"/>
      </w:rPr>
    </w:lvl>
    <w:lvl w:ilvl="3" w:tplc="7CAAEA80">
      <w:start w:val="1"/>
      <w:numFmt w:val="bullet"/>
      <w:lvlText w:val=""/>
      <w:lvlJc w:val="left"/>
      <w:pPr>
        <w:ind w:left="2880" w:hanging="360"/>
      </w:pPr>
      <w:rPr>
        <w:rFonts w:ascii="Symbol" w:hAnsi="Symbol" w:hint="default"/>
      </w:rPr>
    </w:lvl>
    <w:lvl w:ilvl="4" w:tplc="C074CD30">
      <w:start w:val="1"/>
      <w:numFmt w:val="bullet"/>
      <w:lvlText w:val="o"/>
      <w:lvlJc w:val="left"/>
      <w:pPr>
        <w:ind w:left="3600" w:hanging="360"/>
      </w:pPr>
      <w:rPr>
        <w:rFonts w:ascii="Courier New" w:hAnsi="Courier New" w:hint="default"/>
      </w:rPr>
    </w:lvl>
    <w:lvl w:ilvl="5" w:tplc="583A3ECC">
      <w:start w:val="1"/>
      <w:numFmt w:val="bullet"/>
      <w:lvlText w:val=""/>
      <w:lvlJc w:val="left"/>
      <w:pPr>
        <w:ind w:left="4320" w:hanging="360"/>
      </w:pPr>
      <w:rPr>
        <w:rFonts w:ascii="Wingdings" w:hAnsi="Wingdings" w:hint="default"/>
      </w:rPr>
    </w:lvl>
    <w:lvl w:ilvl="6" w:tplc="7B5AA7F6">
      <w:start w:val="1"/>
      <w:numFmt w:val="bullet"/>
      <w:lvlText w:val=""/>
      <w:lvlJc w:val="left"/>
      <w:pPr>
        <w:ind w:left="5040" w:hanging="360"/>
      </w:pPr>
      <w:rPr>
        <w:rFonts w:ascii="Symbol" w:hAnsi="Symbol" w:hint="default"/>
      </w:rPr>
    </w:lvl>
    <w:lvl w:ilvl="7" w:tplc="26B07F3A">
      <w:start w:val="1"/>
      <w:numFmt w:val="bullet"/>
      <w:lvlText w:val="o"/>
      <w:lvlJc w:val="left"/>
      <w:pPr>
        <w:ind w:left="5760" w:hanging="360"/>
      </w:pPr>
      <w:rPr>
        <w:rFonts w:ascii="Courier New" w:hAnsi="Courier New" w:hint="default"/>
      </w:rPr>
    </w:lvl>
    <w:lvl w:ilvl="8" w:tplc="5E741E60">
      <w:start w:val="1"/>
      <w:numFmt w:val="bullet"/>
      <w:lvlText w:val=""/>
      <w:lvlJc w:val="left"/>
      <w:pPr>
        <w:ind w:left="6480" w:hanging="360"/>
      </w:pPr>
      <w:rPr>
        <w:rFonts w:ascii="Wingdings" w:hAnsi="Wingdings" w:hint="default"/>
      </w:rPr>
    </w:lvl>
  </w:abstractNum>
  <w:abstractNum w:abstractNumId="25" w15:restartNumberingAfterBreak="0">
    <w:nsid w:val="3F112BC3"/>
    <w:multiLevelType w:val="multilevel"/>
    <w:tmpl w:val="1A7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C75ECC"/>
    <w:multiLevelType w:val="multilevel"/>
    <w:tmpl w:val="F92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4F3167"/>
    <w:multiLevelType w:val="hybridMultilevel"/>
    <w:tmpl w:val="1D9A217E"/>
    <w:lvl w:ilvl="0" w:tplc="331C2606">
      <w:start w:val="1"/>
      <w:numFmt w:val="decimal"/>
      <w:lvlText w:val="●"/>
      <w:lvlJc w:val="left"/>
      <w:pPr>
        <w:ind w:left="720" w:hanging="360"/>
      </w:pPr>
    </w:lvl>
    <w:lvl w:ilvl="1" w:tplc="2FA89E90">
      <w:start w:val="1"/>
      <w:numFmt w:val="lowerLetter"/>
      <w:lvlText w:val="%2."/>
      <w:lvlJc w:val="left"/>
      <w:pPr>
        <w:ind w:left="1440" w:hanging="360"/>
      </w:pPr>
    </w:lvl>
    <w:lvl w:ilvl="2" w:tplc="692C579A">
      <w:start w:val="1"/>
      <w:numFmt w:val="lowerRoman"/>
      <w:lvlText w:val="%3."/>
      <w:lvlJc w:val="right"/>
      <w:pPr>
        <w:ind w:left="2160" w:hanging="180"/>
      </w:pPr>
    </w:lvl>
    <w:lvl w:ilvl="3" w:tplc="14AA24A4">
      <w:start w:val="1"/>
      <w:numFmt w:val="decimal"/>
      <w:lvlText w:val="%4."/>
      <w:lvlJc w:val="left"/>
      <w:pPr>
        <w:ind w:left="2880" w:hanging="360"/>
      </w:pPr>
    </w:lvl>
    <w:lvl w:ilvl="4" w:tplc="267CB4C8">
      <w:start w:val="1"/>
      <w:numFmt w:val="lowerLetter"/>
      <w:lvlText w:val="%5."/>
      <w:lvlJc w:val="left"/>
      <w:pPr>
        <w:ind w:left="3600" w:hanging="360"/>
      </w:pPr>
    </w:lvl>
    <w:lvl w:ilvl="5" w:tplc="0AE2CE60">
      <w:start w:val="1"/>
      <w:numFmt w:val="lowerRoman"/>
      <w:lvlText w:val="%6."/>
      <w:lvlJc w:val="right"/>
      <w:pPr>
        <w:ind w:left="4320" w:hanging="180"/>
      </w:pPr>
    </w:lvl>
    <w:lvl w:ilvl="6" w:tplc="BEC2C870">
      <w:start w:val="1"/>
      <w:numFmt w:val="decimal"/>
      <w:lvlText w:val="%7."/>
      <w:lvlJc w:val="left"/>
      <w:pPr>
        <w:ind w:left="5040" w:hanging="360"/>
      </w:pPr>
    </w:lvl>
    <w:lvl w:ilvl="7" w:tplc="240407AE">
      <w:start w:val="1"/>
      <w:numFmt w:val="lowerLetter"/>
      <w:lvlText w:val="%8."/>
      <w:lvlJc w:val="left"/>
      <w:pPr>
        <w:ind w:left="5760" w:hanging="360"/>
      </w:pPr>
    </w:lvl>
    <w:lvl w:ilvl="8" w:tplc="E35CFE74">
      <w:start w:val="1"/>
      <w:numFmt w:val="lowerRoman"/>
      <w:lvlText w:val="%9."/>
      <w:lvlJc w:val="right"/>
      <w:pPr>
        <w:ind w:left="6480" w:hanging="180"/>
      </w:pPr>
    </w:lvl>
  </w:abstractNum>
  <w:abstractNum w:abstractNumId="28" w15:restartNumberingAfterBreak="0">
    <w:nsid w:val="47D337AE"/>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8925DB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4A5B4F00"/>
    <w:multiLevelType w:val="multilevel"/>
    <w:tmpl w:val="E07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3E438A"/>
    <w:multiLevelType w:val="multilevel"/>
    <w:tmpl w:val="972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B04B07"/>
    <w:multiLevelType w:val="multilevel"/>
    <w:tmpl w:val="1B2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02865"/>
    <w:multiLevelType w:val="multilevel"/>
    <w:tmpl w:val="55A6159A"/>
    <w:lvl w:ilvl="0">
      <w:start w:val="1"/>
      <w:numFmt w:val="bullet"/>
      <w:lvlText w:val=""/>
      <w:lvlJc w:val="left"/>
      <w:pPr>
        <w:ind w:left="460" w:hanging="260"/>
      </w:pPr>
      <w:rPr>
        <w:rFonts w:ascii="Symbol" w:hAnsi="Symbol" w:hint="default"/>
      </w:rPr>
    </w:lvl>
    <w:lvl w:ilvl="1">
      <w:start w:val="1"/>
      <w:numFmt w:val="bullet"/>
      <w:lvlText w:val="–"/>
      <w:lvlJc w:val="left"/>
      <w:pPr>
        <w:ind w:left="90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E6F0E67"/>
    <w:multiLevelType w:val="multilevel"/>
    <w:tmpl w:val="95D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7984E"/>
    <w:multiLevelType w:val="hybridMultilevel"/>
    <w:tmpl w:val="90B6162A"/>
    <w:lvl w:ilvl="0" w:tplc="FFFFFFFF">
      <w:start w:val="1"/>
      <w:numFmt w:val="decimal"/>
      <w:lvlText w:val="●"/>
      <w:lvlJc w:val="left"/>
      <w:pPr>
        <w:ind w:left="460" w:hanging="260"/>
      </w:pPr>
    </w:lvl>
    <w:lvl w:ilvl="1" w:tplc="D1A42762">
      <w:numFmt w:val="decimal"/>
      <w:lvlText w:val=""/>
      <w:lvlJc w:val="left"/>
    </w:lvl>
    <w:lvl w:ilvl="2" w:tplc="51102BF2">
      <w:numFmt w:val="decimal"/>
      <w:lvlText w:val=""/>
      <w:lvlJc w:val="left"/>
    </w:lvl>
    <w:lvl w:ilvl="3" w:tplc="2862C63C">
      <w:numFmt w:val="decimal"/>
      <w:lvlText w:val=""/>
      <w:lvlJc w:val="left"/>
    </w:lvl>
    <w:lvl w:ilvl="4" w:tplc="922AE062">
      <w:numFmt w:val="decimal"/>
      <w:lvlText w:val=""/>
      <w:lvlJc w:val="left"/>
    </w:lvl>
    <w:lvl w:ilvl="5" w:tplc="CDACD916">
      <w:numFmt w:val="decimal"/>
      <w:lvlText w:val=""/>
      <w:lvlJc w:val="left"/>
    </w:lvl>
    <w:lvl w:ilvl="6" w:tplc="CC3CAC0E">
      <w:numFmt w:val="decimal"/>
      <w:lvlText w:val=""/>
      <w:lvlJc w:val="left"/>
    </w:lvl>
    <w:lvl w:ilvl="7" w:tplc="1EECBDFC">
      <w:numFmt w:val="decimal"/>
      <w:lvlText w:val=""/>
      <w:lvlJc w:val="left"/>
    </w:lvl>
    <w:lvl w:ilvl="8" w:tplc="14B85506">
      <w:numFmt w:val="decimal"/>
      <w:lvlText w:val=""/>
      <w:lvlJc w:val="left"/>
    </w:lvl>
  </w:abstractNum>
  <w:abstractNum w:abstractNumId="36" w15:restartNumberingAfterBreak="0">
    <w:nsid w:val="616766FE"/>
    <w:multiLevelType w:val="multilevel"/>
    <w:tmpl w:val="C6F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5B1846"/>
    <w:multiLevelType w:val="hybridMultilevel"/>
    <w:tmpl w:val="E242C200"/>
    <w:lvl w:ilvl="0" w:tplc="09ECEED8">
      <w:start w:val="1"/>
      <w:numFmt w:val="decimal"/>
      <w:lvlText w:val="●"/>
      <w:lvlJc w:val="left"/>
      <w:pPr>
        <w:ind w:left="720" w:hanging="360"/>
      </w:pPr>
    </w:lvl>
    <w:lvl w:ilvl="1" w:tplc="721AC162">
      <w:start w:val="1"/>
      <w:numFmt w:val="lowerLetter"/>
      <w:lvlText w:val="%2."/>
      <w:lvlJc w:val="left"/>
      <w:pPr>
        <w:ind w:left="1440" w:hanging="360"/>
      </w:pPr>
    </w:lvl>
    <w:lvl w:ilvl="2" w:tplc="592C4AF0">
      <w:start w:val="1"/>
      <w:numFmt w:val="lowerRoman"/>
      <w:lvlText w:val="%3."/>
      <w:lvlJc w:val="right"/>
      <w:pPr>
        <w:ind w:left="2160" w:hanging="180"/>
      </w:pPr>
    </w:lvl>
    <w:lvl w:ilvl="3" w:tplc="711CCA70">
      <w:start w:val="1"/>
      <w:numFmt w:val="decimal"/>
      <w:lvlText w:val="%4."/>
      <w:lvlJc w:val="left"/>
      <w:pPr>
        <w:ind w:left="2880" w:hanging="360"/>
      </w:pPr>
    </w:lvl>
    <w:lvl w:ilvl="4" w:tplc="B7D4DC22">
      <w:start w:val="1"/>
      <w:numFmt w:val="lowerLetter"/>
      <w:lvlText w:val="%5."/>
      <w:lvlJc w:val="left"/>
      <w:pPr>
        <w:ind w:left="3600" w:hanging="360"/>
      </w:pPr>
    </w:lvl>
    <w:lvl w:ilvl="5" w:tplc="A44095FA">
      <w:start w:val="1"/>
      <w:numFmt w:val="lowerRoman"/>
      <w:lvlText w:val="%6."/>
      <w:lvlJc w:val="right"/>
      <w:pPr>
        <w:ind w:left="4320" w:hanging="180"/>
      </w:pPr>
    </w:lvl>
    <w:lvl w:ilvl="6" w:tplc="244E1674">
      <w:start w:val="1"/>
      <w:numFmt w:val="decimal"/>
      <w:lvlText w:val="%7."/>
      <w:lvlJc w:val="left"/>
      <w:pPr>
        <w:ind w:left="5040" w:hanging="360"/>
      </w:pPr>
    </w:lvl>
    <w:lvl w:ilvl="7" w:tplc="AB848D72">
      <w:start w:val="1"/>
      <w:numFmt w:val="lowerLetter"/>
      <w:lvlText w:val="%8."/>
      <w:lvlJc w:val="left"/>
      <w:pPr>
        <w:ind w:left="5760" w:hanging="360"/>
      </w:pPr>
    </w:lvl>
    <w:lvl w:ilvl="8" w:tplc="B0925042">
      <w:start w:val="1"/>
      <w:numFmt w:val="lowerRoman"/>
      <w:lvlText w:val="%9."/>
      <w:lvlJc w:val="right"/>
      <w:pPr>
        <w:ind w:left="6480" w:hanging="180"/>
      </w:pPr>
    </w:lvl>
  </w:abstractNum>
  <w:abstractNum w:abstractNumId="38" w15:restartNumberingAfterBreak="0">
    <w:nsid w:val="69364B16"/>
    <w:multiLevelType w:val="hybridMultilevel"/>
    <w:tmpl w:val="64BCFEFC"/>
    <w:lvl w:ilvl="0" w:tplc="CB96D87C">
      <w:start w:val="1"/>
      <w:numFmt w:val="bullet"/>
      <w:lvlText w:val="●"/>
      <w:lvlJc w:val="left"/>
      <w:pPr>
        <w:ind w:left="720" w:hanging="360"/>
      </w:pPr>
    </w:lvl>
    <w:lvl w:ilvl="1" w:tplc="B454ABA4">
      <w:start w:val="1"/>
      <w:numFmt w:val="bullet"/>
      <w:lvlText w:val="○"/>
      <w:lvlJc w:val="left"/>
      <w:pPr>
        <w:ind w:left="1440" w:hanging="360"/>
      </w:pPr>
    </w:lvl>
    <w:lvl w:ilvl="2" w:tplc="20640154">
      <w:start w:val="1"/>
      <w:numFmt w:val="bullet"/>
      <w:lvlText w:val="■"/>
      <w:lvlJc w:val="left"/>
      <w:pPr>
        <w:ind w:left="2160" w:hanging="360"/>
      </w:pPr>
    </w:lvl>
    <w:lvl w:ilvl="3" w:tplc="586EDCAE">
      <w:start w:val="1"/>
      <w:numFmt w:val="bullet"/>
      <w:lvlText w:val="●"/>
      <w:lvlJc w:val="left"/>
      <w:pPr>
        <w:ind w:left="2880" w:hanging="360"/>
      </w:pPr>
    </w:lvl>
    <w:lvl w:ilvl="4" w:tplc="903CC814">
      <w:start w:val="1"/>
      <w:numFmt w:val="bullet"/>
      <w:lvlText w:val="○"/>
      <w:lvlJc w:val="left"/>
      <w:pPr>
        <w:ind w:left="3600" w:hanging="360"/>
      </w:pPr>
    </w:lvl>
    <w:lvl w:ilvl="5" w:tplc="21202B06">
      <w:start w:val="1"/>
      <w:numFmt w:val="bullet"/>
      <w:lvlText w:val="■"/>
      <w:lvlJc w:val="left"/>
      <w:pPr>
        <w:ind w:left="4320" w:hanging="360"/>
      </w:pPr>
    </w:lvl>
    <w:lvl w:ilvl="6" w:tplc="02EEC92C">
      <w:start w:val="1"/>
      <w:numFmt w:val="bullet"/>
      <w:lvlText w:val="●"/>
      <w:lvlJc w:val="left"/>
      <w:pPr>
        <w:ind w:left="5040" w:hanging="360"/>
      </w:pPr>
    </w:lvl>
    <w:lvl w:ilvl="7" w:tplc="266C42B0">
      <w:start w:val="1"/>
      <w:numFmt w:val="bullet"/>
      <w:lvlText w:val="●"/>
      <w:lvlJc w:val="left"/>
      <w:pPr>
        <w:ind w:left="5760" w:hanging="360"/>
      </w:pPr>
    </w:lvl>
    <w:lvl w:ilvl="8" w:tplc="B606B160">
      <w:start w:val="1"/>
      <w:numFmt w:val="bullet"/>
      <w:lvlText w:val="●"/>
      <w:lvlJc w:val="left"/>
      <w:pPr>
        <w:ind w:left="6480" w:hanging="360"/>
      </w:pPr>
    </w:lvl>
  </w:abstractNum>
  <w:abstractNum w:abstractNumId="39" w15:restartNumberingAfterBreak="0">
    <w:nsid w:val="695110A7"/>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6F8F751"/>
    <w:multiLevelType w:val="multilevel"/>
    <w:tmpl w:val="7164A6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AD175DF"/>
    <w:multiLevelType w:val="multilevel"/>
    <w:tmpl w:val="A158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8392617">
    <w:abstractNumId w:val="24"/>
  </w:num>
  <w:num w:numId="2" w16cid:durableId="1102988671">
    <w:abstractNumId w:val="16"/>
  </w:num>
  <w:num w:numId="3" w16cid:durableId="1319922243">
    <w:abstractNumId w:val="40"/>
  </w:num>
  <w:num w:numId="4" w16cid:durableId="856309433">
    <w:abstractNumId w:val="27"/>
  </w:num>
  <w:num w:numId="5" w16cid:durableId="2091387575">
    <w:abstractNumId w:val="22"/>
  </w:num>
  <w:num w:numId="6" w16cid:durableId="1417901941">
    <w:abstractNumId w:val="11"/>
  </w:num>
  <w:num w:numId="7" w16cid:durableId="1726098419">
    <w:abstractNumId w:val="23"/>
  </w:num>
  <w:num w:numId="8" w16cid:durableId="456604840">
    <w:abstractNumId w:val="13"/>
  </w:num>
  <w:num w:numId="9" w16cid:durableId="1584872695">
    <w:abstractNumId w:val="20"/>
  </w:num>
  <w:num w:numId="10" w16cid:durableId="1945260156">
    <w:abstractNumId w:val="37"/>
  </w:num>
  <w:num w:numId="11" w16cid:durableId="1333533434">
    <w:abstractNumId w:val="38"/>
    <w:lvlOverride w:ilvl="0">
      <w:startOverride w:val="1"/>
    </w:lvlOverride>
  </w:num>
  <w:num w:numId="12" w16cid:durableId="494759693">
    <w:abstractNumId w:val="33"/>
  </w:num>
  <w:num w:numId="13" w16cid:durableId="1480922280">
    <w:abstractNumId w:val="35"/>
  </w:num>
  <w:num w:numId="14" w16cid:durableId="401412390">
    <w:abstractNumId w:val="41"/>
  </w:num>
  <w:num w:numId="15" w16cid:durableId="11806">
    <w:abstractNumId w:val="21"/>
  </w:num>
  <w:num w:numId="16" w16cid:durableId="1818453914">
    <w:abstractNumId w:val="14"/>
  </w:num>
  <w:num w:numId="17" w16cid:durableId="1883978867">
    <w:abstractNumId w:val="34"/>
  </w:num>
  <w:num w:numId="18" w16cid:durableId="125969737">
    <w:abstractNumId w:val="10"/>
  </w:num>
  <w:num w:numId="19" w16cid:durableId="452329779">
    <w:abstractNumId w:val="18"/>
  </w:num>
  <w:num w:numId="20" w16cid:durableId="386996425">
    <w:abstractNumId w:val="30"/>
  </w:num>
  <w:num w:numId="21" w16cid:durableId="1523515869">
    <w:abstractNumId w:val="25"/>
  </w:num>
  <w:num w:numId="22" w16cid:durableId="1603800507">
    <w:abstractNumId w:val="15"/>
  </w:num>
  <w:num w:numId="23" w16cid:durableId="149367522">
    <w:abstractNumId w:val="36"/>
  </w:num>
  <w:num w:numId="24" w16cid:durableId="1787233850">
    <w:abstractNumId w:val="12"/>
  </w:num>
  <w:num w:numId="25" w16cid:durableId="163323738">
    <w:abstractNumId w:val="31"/>
  </w:num>
  <w:num w:numId="26" w16cid:durableId="73213372">
    <w:abstractNumId w:val="26"/>
  </w:num>
  <w:num w:numId="27" w16cid:durableId="1929535167">
    <w:abstractNumId w:val="19"/>
  </w:num>
  <w:num w:numId="28" w16cid:durableId="1014914171">
    <w:abstractNumId w:val="9"/>
  </w:num>
  <w:num w:numId="29" w16cid:durableId="1060249029">
    <w:abstractNumId w:val="28"/>
  </w:num>
  <w:num w:numId="30" w16cid:durableId="2131707490">
    <w:abstractNumId w:val="39"/>
  </w:num>
  <w:num w:numId="31" w16cid:durableId="640765194">
    <w:abstractNumId w:val="29"/>
  </w:num>
  <w:num w:numId="32" w16cid:durableId="2001425464">
    <w:abstractNumId w:val="7"/>
  </w:num>
  <w:num w:numId="33" w16cid:durableId="21177307">
    <w:abstractNumId w:val="6"/>
  </w:num>
  <w:num w:numId="34" w16cid:durableId="1831554008">
    <w:abstractNumId w:val="5"/>
  </w:num>
  <w:num w:numId="35" w16cid:durableId="1819153953">
    <w:abstractNumId w:val="4"/>
  </w:num>
  <w:num w:numId="36" w16cid:durableId="1788621773">
    <w:abstractNumId w:val="8"/>
  </w:num>
  <w:num w:numId="37" w16cid:durableId="585040644">
    <w:abstractNumId w:val="3"/>
  </w:num>
  <w:num w:numId="38" w16cid:durableId="1811050874">
    <w:abstractNumId w:val="2"/>
  </w:num>
  <w:num w:numId="39" w16cid:durableId="158349531">
    <w:abstractNumId w:val="1"/>
  </w:num>
  <w:num w:numId="40" w16cid:durableId="830173952">
    <w:abstractNumId w:val="0"/>
  </w:num>
  <w:num w:numId="41" w16cid:durableId="103771352">
    <w:abstractNumId w:val="17"/>
  </w:num>
  <w:num w:numId="42" w16cid:durableId="138969161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887E2F"/>
    <w:rsid w:val="00054850"/>
    <w:rsid w:val="00067B0D"/>
    <w:rsid w:val="00106196"/>
    <w:rsid w:val="00111231"/>
    <w:rsid w:val="001164C6"/>
    <w:rsid w:val="001B4846"/>
    <w:rsid w:val="00271570"/>
    <w:rsid w:val="0028069C"/>
    <w:rsid w:val="003256E4"/>
    <w:rsid w:val="003E4AB9"/>
    <w:rsid w:val="004866FD"/>
    <w:rsid w:val="005016E1"/>
    <w:rsid w:val="00516A11"/>
    <w:rsid w:val="0051772A"/>
    <w:rsid w:val="0059483A"/>
    <w:rsid w:val="005E4B1B"/>
    <w:rsid w:val="00613C00"/>
    <w:rsid w:val="00615701"/>
    <w:rsid w:val="00662BC9"/>
    <w:rsid w:val="00680B72"/>
    <w:rsid w:val="00690FAE"/>
    <w:rsid w:val="006E6E93"/>
    <w:rsid w:val="006F05D7"/>
    <w:rsid w:val="00712FC2"/>
    <w:rsid w:val="007B320B"/>
    <w:rsid w:val="007F63A7"/>
    <w:rsid w:val="00812A94"/>
    <w:rsid w:val="00825D2E"/>
    <w:rsid w:val="00894A95"/>
    <w:rsid w:val="008A25EF"/>
    <w:rsid w:val="008D72B2"/>
    <w:rsid w:val="009040D0"/>
    <w:rsid w:val="00942BEF"/>
    <w:rsid w:val="009724A6"/>
    <w:rsid w:val="009B489D"/>
    <w:rsid w:val="009E59AC"/>
    <w:rsid w:val="009F58BF"/>
    <w:rsid w:val="00A9529F"/>
    <w:rsid w:val="00B12124"/>
    <w:rsid w:val="00B710EA"/>
    <w:rsid w:val="00B94096"/>
    <w:rsid w:val="00C1498C"/>
    <w:rsid w:val="00CD18C1"/>
    <w:rsid w:val="00DF22C9"/>
    <w:rsid w:val="00E043A1"/>
    <w:rsid w:val="00E54E20"/>
    <w:rsid w:val="00E73D4B"/>
    <w:rsid w:val="00E75E88"/>
    <w:rsid w:val="00ED3F33"/>
    <w:rsid w:val="00F33763"/>
    <w:rsid w:val="00F92A7B"/>
    <w:rsid w:val="00F945DF"/>
    <w:rsid w:val="00FD073E"/>
    <w:rsid w:val="021CFEE4"/>
    <w:rsid w:val="0284AE1B"/>
    <w:rsid w:val="03AE59B6"/>
    <w:rsid w:val="0438FE7D"/>
    <w:rsid w:val="045B153C"/>
    <w:rsid w:val="05DF8E54"/>
    <w:rsid w:val="064EA212"/>
    <w:rsid w:val="0741487F"/>
    <w:rsid w:val="074D0F06"/>
    <w:rsid w:val="07940AB3"/>
    <w:rsid w:val="07B88780"/>
    <w:rsid w:val="08A3C276"/>
    <w:rsid w:val="091B1ECE"/>
    <w:rsid w:val="09E85863"/>
    <w:rsid w:val="0AD454FB"/>
    <w:rsid w:val="0B49DB68"/>
    <w:rsid w:val="0C5A1D4E"/>
    <w:rsid w:val="0E77872F"/>
    <w:rsid w:val="10988348"/>
    <w:rsid w:val="10A63804"/>
    <w:rsid w:val="11E16127"/>
    <w:rsid w:val="120C5AFE"/>
    <w:rsid w:val="123FF41D"/>
    <w:rsid w:val="12887E2F"/>
    <w:rsid w:val="1303D290"/>
    <w:rsid w:val="1355221E"/>
    <w:rsid w:val="14C43B10"/>
    <w:rsid w:val="156D7303"/>
    <w:rsid w:val="1577997E"/>
    <w:rsid w:val="15B6AC64"/>
    <w:rsid w:val="15C4D2E7"/>
    <w:rsid w:val="16677215"/>
    <w:rsid w:val="17AE77EF"/>
    <w:rsid w:val="17CA42C3"/>
    <w:rsid w:val="18904E82"/>
    <w:rsid w:val="1A10DA72"/>
    <w:rsid w:val="1A299392"/>
    <w:rsid w:val="1A44CA84"/>
    <w:rsid w:val="1BCE8F9E"/>
    <w:rsid w:val="1C027F27"/>
    <w:rsid w:val="1C2ACBC1"/>
    <w:rsid w:val="1D6FD5FE"/>
    <w:rsid w:val="1DE5E035"/>
    <w:rsid w:val="1E769717"/>
    <w:rsid w:val="1F688B0A"/>
    <w:rsid w:val="20FF489C"/>
    <w:rsid w:val="22218E5E"/>
    <w:rsid w:val="230CEE73"/>
    <w:rsid w:val="231015C5"/>
    <w:rsid w:val="2332626A"/>
    <w:rsid w:val="2343098D"/>
    <w:rsid w:val="24C347A3"/>
    <w:rsid w:val="24D16DA6"/>
    <w:rsid w:val="25661F65"/>
    <w:rsid w:val="259BF880"/>
    <w:rsid w:val="25D7789E"/>
    <w:rsid w:val="25F1F661"/>
    <w:rsid w:val="26207656"/>
    <w:rsid w:val="26FE9EBD"/>
    <w:rsid w:val="27208AED"/>
    <w:rsid w:val="279A20A2"/>
    <w:rsid w:val="27DC4956"/>
    <w:rsid w:val="283395D5"/>
    <w:rsid w:val="2886124E"/>
    <w:rsid w:val="291894BF"/>
    <w:rsid w:val="295E7E94"/>
    <w:rsid w:val="2A7EE079"/>
    <w:rsid w:val="2D4A4973"/>
    <w:rsid w:val="2F06148B"/>
    <w:rsid w:val="30DACD1A"/>
    <w:rsid w:val="3188B4E1"/>
    <w:rsid w:val="31EADEE7"/>
    <w:rsid w:val="32D95473"/>
    <w:rsid w:val="352AFBC0"/>
    <w:rsid w:val="35785E26"/>
    <w:rsid w:val="35D415A8"/>
    <w:rsid w:val="37148254"/>
    <w:rsid w:val="378B89C8"/>
    <w:rsid w:val="381FF22B"/>
    <w:rsid w:val="3833E03D"/>
    <w:rsid w:val="38F8A82D"/>
    <w:rsid w:val="393FBDC0"/>
    <w:rsid w:val="3945CFA8"/>
    <w:rsid w:val="39E1CD3E"/>
    <w:rsid w:val="3A9A447A"/>
    <w:rsid w:val="3B0538DC"/>
    <w:rsid w:val="3B71AA67"/>
    <w:rsid w:val="3B9F2ECE"/>
    <w:rsid w:val="3BA26441"/>
    <w:rsid w:val="3C1DF7B6"/>
    <w:rsid w:val="3CACA919"/>
    <w:rsid w:val="3DF4E7AC"/>
    <w:rsid w:val="3F32FED5"/>
    <w:rsid w:val="3F4ACAAD"/>
    <w:rsid w:val="3FAAB08A"/>
    <w:rsid w:val="401BEFBA"/>
    <w:rsid w:val="40BF2C91"/>
    <w:rsid w:val="41A591E1"/>
    <w:rsid w:val="422B4655"/>
    <w:rsid w:val="424E91F3"/>
    <w:rsid w:val="4499633E"/>
    <w:rsid w:val="44AB523D"/>
    <w:rsid w:val="45CFC72E"/>
    <w:rsid w:val="4639B4E1"/>
    <w:rsid w:val="4658A5D1"/>
    <w:rsid w:val="466605DA"/>
    <w:rsid w:val="469664A9"/>
    <w:rsid w:val="47B87BEE"/>
    <w:rsid w:val="47C26005"/>
    <w:rsid w:val="4819BD82"/>
    <w:rsid w:val="498EC1DB"/>
    <w:rsid w:val="4A80F0F0"/>
    <w:rsid w:val="4B469339"/>
    <w:rsid w:val="4B474DF0"/>
    <w:rsid w:val="4C350305"/>
    <w:rsid w:val="4C66B82F"/>
    <w:rsid w:val="4D679B5F"/>
    <w:rsid w:val="4F629605"/>
    <w:rsid w:val="4FBDF971"/>
    <w:rsid w:val="501E3DB5"/>
    <w:rsid w:val="50542D5A"/>
    <w:rsid w:val="50EAE5AD"/>
    <w:rsid w:val="51736144"/>
    <w:rsid w:val="51910C82"/>
    <w:rsid w:val="51D87086"/>
    <w:rsid w:val="521E1B6A"/>
    <w:rsid w:val="522E446E"/>
    <w:rsid w:val="5239BA45"/>
    <w:rsid w:val="527EA499"/>
    <w:rsid w:val="53FE85FD"/>
    <w:rsid w:val="546234F8"/>
    <w:rsid w:val="55A9778D"/>
    <w:rsid w:val="566BBCB0"/>
    <w:rsid w:val="56D8DE16"/>
    <w:rsid w:val="578AE4D8"/>
    <w:rsid w:val="583021BD"/>
    <w:rsid w:val="58FA9B4F"/>
    <w:rsid w:val="5911F85F"/>
    <w:rsid w:val="591232AF"/>
    <w:rsid w:val="59470CDD"/>
    <w:rsid w:val="59BC4441"/>
    <w:rsid w:val="5AC458FC"/>
    <w:rsid w:val="5B195DA8"/>
    <w:rsid w:val="5B338604"/>
    <w:rsid w:val="5BA34F8B"/>
    <w:rsid w:val="5C19E2B5"/>
    <w:rsid w:val="5C553270"/>
    <w:rsid w:val="5CE959E6"/>
    <w:rsid w:val="5E55936D"/>
    <w:rsid w:val="5EE7C890"/>
    <w:rsid w:val="5F713EC7"/>
    <w:rsid w:val="604325C7"/>
    <w:rsid w:val="63CA3843"/>
    <w:rsid w:val="63FEA231"/>
    <w:rsid w:val="64742727"/>
    <w:rsid w:val="64BFA82A"/>
    <w:rsid w:val="64D0AEAF"/>
    <w:rsid w:val="64DF27F4"/>
    <w:rsid w:val="650D5277"/>
    <w:rsid w:val="6597B79B"/>
    <w:rsid w:val="659F1A2F"/>
    <w:rsid w:val="65A52972"/>
    <w:rsid w:val="65F8A970"/>
    <w:rsid w:val="660E3470"/>
    <w:rsid w:val="666F78C2"/>
    <w:rsid w:val="66FC6254"/>
    <w:rsid w:val="67D8C9DC"/>
    <w:rsid w:val="682C18DF"/>
    <w:rsid w:val="6832D2B2"/>
    <w:rsid w:val="68AFCF56"/>
    <w:rsid w:val="691A4C20"/>
    <w:rsid w:val="698BDD61"/>
    <w:rsid w:val="6A752D93"/>
    <w:rsid w:val="6AED2B65"/>
    <w:rsid w:val="6B57EC7E"/>
    <w:rsid w:val="6B926DD2"/>
    <w:rsid w:val="6C700648"/>
    <w:rsid w:val="6CA16E9B"/>
    <w:rsid w:val="6D00DEC7"/>
    <w:rsid w:val="6FDA5C89"/>
    <w:rsid w:val="727C3A11"/>
    <w:rsid w:val="72924532"/>
    <w:rsid w:val="72CFB603"/>
    <w:rsid w:val="745DB78F"/>
    <w:rsid w:val="777B1577"/>
    <w:rsid w:val="77A477EE"/>
    <w:rsid w:val="780B0BE4"/>
    <w:rsid w:val="785C967D"/>
    <w:rsid w:val="78FD33E0"/>
    <w:rsid w:val="790DF6DB"/>
    <w:rsid w:val="7939ABC0"/>
    <w:rsid w:val="7953C247"/>
    <w:rsid w:val="79B63F74"/>
    <w:rsid w:val="7C014716"/>
    <w:rsid w:val="7C37150C"/>
    <w:rsid w:val="7C5F69C1"/>
    <w:rsid w:val="7D40C002"/>
    <w:rsid w:val="7FDD2D8B"/>
    <w:rsid w:val="7FE98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5A90"/>
  <w15:docId w15:val="{35663772-ACD2-4940-84AF-C06661E4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B33"/>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0" w:lineRule="atLeast"/>
    </w:pPr>
  </w:style>
  <w:style w:type="paragraph" w:styleId="Heading1">
    <w:name w:val="heading 1"/>
    <w:link w:val="Heading1Char"/>
    <w:uiPriority w:val="9"/>
    <w:qFormat/>
    <w:pPr>
      <w:keepNext/>
      <w:spacing w:before="400" w:after="160" w:line="270" w:lineRule="atLeast"/>
      <w:outlineLvl w:val="0"/>
    </w:pPr>
    <w:rPr>
      <w:b/>
      <w:color w:val="0E1330"/>
      <w:sz w:val="32"/>
      <w:szCs w:val="32"/>
    </w:rPr>
  </w:style>
  <w:style w:type="paragraph" w:styleId="Heading2">
    <w:name w:val="heading 2"/>
    <w:link w:val="Heading2Char"/>
    <w:uiPriority w:val="9"/>
    <w:unhideWhenUsed/>
    <w:qFormat/>
    <w:pPr>
      <w:keepNext/>
      <w:spacing w:before="280" w:after="120" w:line="270" w:lineRule="atLeast"/>
      <w:outlineLvl w:val="1"/>
    </w:pPr>
    <w:rPr>
      <w:b/>
      <w:color w:val="6B3FD4"/>
      <w:sz w:val="24"/>
      <w:szCs w:val="26"/>
    </w:rPr>
  </w:style>
  <w:style w:type="paragraph" w:styleId="Heading3">
    <w:name w:val="heading 3"/>
    <w:uiPriority w:val="9"/>
    <w:semiHidden/>
    <w:unhideWhenUsed/>
    <w:qFormat/>
    <w:pPr>
      <w:keepNext/>
      <w:spacing w:before="200" w:after="80" w:line="270" w:lineRule="atLeast"/>
      <w:outlineLvl w:val="2"/>
    </w:pPr>
    <w:rPr>
      <w:b/>
      <w:color w:val="1B8E97"/>
      <w:sz w:val="21"/>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B94096"/>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B9409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409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8" w:space="4" w:color="D3DEEF"/>
      </w:pBdr>
      <w:spacing w:before="260" w:after="140"/>
      <w:outlineLvl w:val="0"/>
    </w:pPr>
    <w:rPr>
      <w:b/>
      <w:bCs/>
      <w:color w:val="1E4FD8"/>
      <w:sz w:val="30"/>
      <w:szCs w:val="30"/>
    </w:rPr>
  </w:style>
  <w:style w:type="paragraph" w:customStyle="1" w:styleId="heading20">
    <w:name w:val="heading 20"/>
    <w:qFormat/>
    <w:pPr>
      <w:spacing w:before="200" w:after="100"/>
      <w:outlineLvl w:val="1"/>
    </w:pPr>
    <w:rPr>
      <w:b/>
      <w:bCs/>
      <w:color w:val="0E8F86"/>
      <w:sz w:val="23"/>
      <w:szCs w:val="23"/>
    </w:rPr>
  </w:style>
  <w:style w:type="paragraph" w:customStyle="1" w:styleId="heading30">
    <w:name w:val="heading 30"/>
    <w:qFormat/>
    <w:pPr>
      <w:spacing w:before="150" w:after="80"/>
      <w:outlineLvl w:val="2"/>
    </w:pPr>
    <w:rPr>
      <w:b/>
      <w:bCs/>
      <w:sz w:val="20"/>
      <w:szCs w:val="20"/>
    </w:rPr>
  </w:style>
  <w:style w:type="paragraph" w:styleId="TOC1">
    <w:name w:val="toc 1"/>
    <w:basedOn w:val="Normal"/>
    <w:next w:val="Normal"/>
    <w:autoRedefine/>
    <w:uiPriority w:val="39"/>
    <w:unhideWhenUsed/>
    <w:rsid w:val="009724A6"/>
    <w:pPr>
      <w:spacing w:after="100"/>
    </w:pPr>
  </w:style>
  <w:style w:type="paragraph" w:styleId="TOC2">
    <w:name w:val="toc 2"/>
    <w:basedOn w:val="Normal"/>
    <w:next w:val="Normal"/>
    <w:autoRedefine/>
    <w:uiPriority w:val="39"/>
    <w:unhideWhenUsed/>
    <w:rsid w:val="009724A6"/>
    <w:pPr>
      <w:spacing w:after="100"/>
      <w:ind w:left="190"/>
    </w:pPr>
  </w:style>
  <w:style w:type="paragraph" w:styleId="TOC3">
    <w:name w:val="toc 3"/>
    <w:basedOn w:val="Normal"/>
    <w:next w:val="Normal"/>
    <w:uiPriority w:val="39"/>
    <w:unhideWhenUsed/>
    <w:rsid w:val="45CFC72E"/>
    <w:pPr>
      <w:spacing w:after="100"/>
      <w:ind w:left="440"/>
    </w:pPr>
  </w:style>
  <w:style w:type="paragraph" w:styleId="Header">
    <w:name w:val="header"/>
    <w:basedOn w:val="Normal"/>
    <w:uiPriority w:val="99"/>
    <w:unhideWhenUsed/>
    <w:rsid w:val="45CFC72E"/>
    <w:pPr>
      <w:tabs>
        <w:tab w:val="center" w:pos="4680"/>
        <w:tab w:val="right" w:pos="9360"/>
      </w:tabs>
      <w:spacing w:after="0" w:line="240" w:lineRule="auto"/>
    </w:pPr>
  </w:style>
  <w:style w:type="paragraph" w:styleId="Footer">
    <w:name w:val="footer"/>
    <w:basedOn w:val="Normal"/>
    <w:uiPriority w:val="99"/>
    <w:unhideWhenUsed/>
    <w:rsid w:val="45CFC72E"/>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unhideWhenUsed/>
    <w:rsid w:val="006F05D7"/>
    <w:pPr>
      <w:numPr>
        <w:numId w:val="28"/>
      </w:numPr>
      <w:contextualSpacing/>
    </w:pPr>
  </w:style>
  <w:style w:type="character" w:styleId="BookTitle">
    <w:name w:val="Book Title"/>
    <w:basedOn w:val="DefaultParagraphFont"/>
    <w:uiPriority w:val="33"/>
    <w:qFormat/>
    <w:rsid w:val="00B94096"/>
    <w:rPr>
      <w:b/>
      <w:bCs/>
      <w:i/>
      <w:iCs/>
      <w:spacing w:val="5"/>
    </w:rPr>
  </w:style>
  <w:style w:type="paragraph" w:styleId="Caption">
    <w:name w:val="caption"/>
    <w:basedOn w:val="Normal"/>
    <w:next w:val="Normal"/>
    <w:uiPriority w:val="35"/>
    <w:semiHidden/>
    <w:unhideWhenUsed/>
    <w:qFormat/>
    <w:rsid w:val="00B94096"/>
    <w:pPr>
      <w:spacing w:after="200" w:line="240" w:lineRule="auto"/>
    </w:pPr>
    <w:rPr>
      <w:i/>
      <w:iCs/>
      <w:color w:val="0E2841" w:themeColor="text2"/>
      <w:sz w:val="18"/>
      <w:szCs w:val="18"/>
    </w:rPr>
  </w:style>
  <w:style w:type="character" w:styleId="Emphasis">
    <w:name w:val="Emphasis"/>
    <w:basedOn w:val="DefaultParagraphFont"/>
    <w:uiPriority w:val="20"/>
    <w:qFormat/>
    <w:rsid w:val="00B94096"/>
    <w:rPr>
      <w:i/>
      <w:iCs/>
    </w:rPr>
  </w:style>
  <w:style w:type="character" w:customStyle="1" w:styleId="Heading7Char">
    <w:name w:val="Heading 7 Char"/>
    <w:basedOn w:val="DefaultParagraphFont"/>
    <w:link w:val="Heading7"/>
    <w:uiPriority w:val="9"/>
    <w:semiHidden/>
    <w:rsid w:val="00B9409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B940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409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B94096"/>
    <w:rPr>
      <w:i/>
      <w:iCs/>
      <w:color w:val="156082" w:themeColor="accent1"/>
    </w:rPr>
  </w:style>
  <w:style w:type="paragraph" w:styleId="IntenseQuote">
    <w:name w:val="Intense Quote"/>
    <w:basedOn w:val="Normal"/>
    <w:next w:val="Normal"/>
    <w:link w:val="IntenseQuoteChar"/>
    <w:uiPriority w:val="30"/>
    <w:qFormat/>
    <w:rsid w:val="00B94096"/>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B94096"/>
    <w:rPr>
      <w:i/>
      <w:iCs/>
      <w:color w:val="156082" w:themeColor="accent1"/>
    </w:rPr>
  </w:style>
  <w:style w:type="character" w:styleId="IntenseReference">
    <w:name w:val="Intense Reference"/>
    <w:basedOn w:val="DefaultParagraphFont"/>
    <w:uiPriority w:val="32"/>
    <w:qFormat/>
    <w:rsid w:val="00B94096"/>
    <w:rPr>
      <w:b/>
      <w:bCs/>
      <w:smallCaps/>
      <w:color w:val="156082" w:themeColor="accent1"/>
      <w:spacing w:val="5"/>
    </w:rPr>
  </w:style>
  <w:style w:type="paragraph" w:styleId="NoSpacing">
    <w:name w:val="No Spacing"/>
    <w:uiPriority w:val="1"/>
    <w:qFormat/>
    <w:rsid w:val="00B94096"/>
  </w:style>
  <w:style w:type="paragraph" w:styleId="Quote">
    <w:name w:val="Quote"/>
    <w:basedOn w:val="Normal"/>
    <w:next w:val="Normal"/>
    <w:link w:val="QuoteChar"/>
    <w:uiPriority w:val="29"/>
    <w:qFormat/>
    <w:rsid w:val="00B9409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94096"/>
    <w:rPr>
      <w:i/>
      <w:iCs/>
      <w:color w:val="404040" w:themeColor="text1" w:themeTint="BF"/>
    </w:rPr>
  </w:style>
  <w:style w:type="character" w:styleId="Strong">
    <w:name w:val="Strong"/>
    <w:basedOn w:val="DefaultParagraphFont"/>
    <w:uiPriority w:val="22"/>
    <w:qFormat/>
    <w:rsid w:val="00B94096"/>
    <w:rPr>
      <w:b/>
      <w:bCs/>
    </w:rPr>
  </w:style>
  <w:style w:type="paragraph" w:styleId="Subtitle">
    <w:name w:val="Subtitle"/>
    <w:basedOn w:val="Normal"/>
    <w:next w:val="Normal"/>
    <w:link w:val="SubtitleChar"/>
    <w:uiPriority w:val="11"/>
    <w:qFormat/>
    <w:rsid w:val="00B9409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94096"/>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B94096"/>
    <w:rPr>
      <w:i/>
      <w:iCs/>
      <w:color w:val="404040" w:themeColor="text1" w:themeTint="BF"/>
    </w:rPr>
  </w:style>
  <w:style w:type="character" w:styleId="SubtleReference">
    <w:name w:val="Subtle Reference"/>
    <w:basedOn w:val="DefaultParagraphFont"/>
    <w:uiPriority w:val="31"/>
    <w:qFormat/>
    <w:rsid w:val="00B94096"/>
    <w:rPr>
      <w:smallCaps/>
      <w:color w:val="5A5A5A" w:themeColor="text1" w:themeTint="A5"/>
    </w:rPr>
  </w:style>
  <w:style w:type="paragraph" w:styleId="TOCHeading">
    <w:name w:val="TOC Heading"/>
    <w:basedOn w:val="Heading1"/>
    <w:next w:val="Normal"/>
    <w:uiPriority w:val="39"/>
    <w:semiHidden/>
    <w:unhideWhenUsed/>
    <w:qFormat/>
    <w:rsid w:val="00B94096"/>
    <w:pPr>
      <w:keepLines/>
      <w:spacing w:before="240" w:after="0"/>
      <w:outlineLvl w:val="9"/>
    </w:pPr>
    <w:rPr>
      <w:rFonts w:asciiTheme="majorHAnsi" w:eastAsiaTheme="majorEastAsia" w:hAnsiTheme="majorHAnsi" w:cstheme="majorBidi"/>
      <w:b w:val="0"/>
      <w:color w:val="0F4761" w:themeColor="accent1" w:themeShade="BF"/>
    </w:rPr>
  </w:style>
  <w:style w:type="character" w:customStyle="1" w:styleId="Heading1Char">
    <w:name w:val="Heading 1 Char"/>
    <w:basedOn w:val="DefaultParagraphFont"/>
    <w:link w:val="Heading1"/>
    <w:uiPriority w:val="9"/>
    <w:rsid w:val="00B94096"/>
    <w:rPr>
      <w:b/>
      <w:color w:val="0E1330"/>
      <w:sz w:val="32"/>
      <w:szCs w:val="32"/>
    </w:rPr>
  </w:style>
  <w:style w:type="numbering" w:styleId="111111">
    <w:name w:val="Outline List 2"/>
    <w:basedOn w:val="NoList"/>
    <w:uiPriority w:val="99"/>
    <w:semiHidden/>
    <w:unhideWhenUsed/>
    <w:rsid w:val="00B94096"/>
    <w:pPr>
      <w:numPr>
        <w:numId w:val="29"/>
      </w:numPr>
    </w:pPr>
  </w:style>
  <w:style w:type="numbering" w:styleId="1ai">
    <w:name w:val="Outline List 1"/>
    <w:basedOn w:val="NoList"/>
    <w:uiPriority w:val="99"/>
    <w:semiHidden/>
    <w:unhideWhenUsed/>
    <w:rsid w:val="00B94096"/>
    <w:pPr>
      <w:numPr>
        <w:numId w:val="30"/>
      </w:numPr>
    </w:pPr>
  </w:style>
  <w:style w:type="numbering" w:styleId="ArticleSection">
    <w:name w:val="Outline List 3"/>
    <w:basedOn w:val="NoList"/>
    <w:uiPriority w:val="99"/>
    <w:semiHidden/>
    <w:unhideWhenUsed/>
    <w:rsid w:val="00B94096"/>
    <w:pPr>
      <w:numPr>
        <w:numId w:val="31"/>
      </w:numPr>
    </w:pPr>
  </w:style>
  <w:style w:type="paragraph" w:styleId="BalloonText">
    <w:name w:val="Balloon Text"/>
    <w:basedOn w:val="Normal"/>
    <w:link w:val="BalloonTextChar"/>
    <w:uiPriority w:val="99"/>
    <w:semiHidden/>
    <w:unhideWhenUsed/>
    <w:rsid w:val="00B940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4096"/>
    <w:rPr>
      <w:rFonts w:ascii="Segoe UI" w:hAnsi="Segoe UI" w:cs="Segoe UI"/>
      <w:sz w:val="18"/>
      <w:szCs w:val="18"/>
    </w:rPr>
  </w:style>
  <w:style w:type="paragraph" w:styleId="Bibliography">
    <w:name w:val="Bibliography"/>
    <w:basedOn w:val="Normal"/>
    <w:next w:val="Normal"/>
    <w:uiPriority w:val="37"/>
    <w:semiHidden/>
    <w:unhideWhenUsed/>
    <w:rsid w:val="00B94096"/>
  </w:style>
  <w:style w:type="paragraph" w:styleId="BlockText">
    <w:name w:val="Block Text"/>
    <w:basedOn w:val="Normal"/>
    <w:uiPriority w:val="99"/>
    <w:semiHidden/>
    <w:unhideWhenUsed/>
    <w:rsid w:val="00B94096"/>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rsid w:val="00B94096"/>
  </w:style>
  <w:style w:type="character" w:customStyle="1" w:styleId="BodyTextChar">
    <w:name w:val="Body Text Char"/>
    <w:basedOn w:val="DefaultParagraphFont"/>
    <w:link w:val="BodyText"/>
    <w:uiPriority w:val="99"/>
    <w:semiHidden/>
    <w:rsid w:val="00B94096"/>
  </w:style>
  <w:style w:type="paragraph" w:styleId="BodyText2">
    <w:name w:val="Body Text 2"/>
    <w:basedOn w:val="Normal"/>
    <w:link w:val="BodyText2Char"/>
    <w:uiPriority w:val="99"/>
    <w:semiHidden/>
    <w:unhideWhenUsed/>
    <w:rsid w:val="00B94096"/>
    <w:pPr>
      <w:spacing w:line="480" w:lineRule="auto"/>
    </w:pPr>
  </w:style>
  <w:style w:type="character" w:customStyle="1" w:styleId="BodyText2Char">
    <w:name w:val="Body Text 2 Char"/>
    <w:basedOn w:val="DefaultParagraphFont"/>
    <w:link w:val="BodyText2"/>
    <w:uiPriority w:val="99"/>
    <w:semiHidden/>
    <w:rsid w:val="00B94096"/>
  </w:style>
  <w:style w:type="paragraph" w:styleId="BodyText3">
    <w:name w:val="Body Text 3"/>
    <w:basedOn w:val="Normal"/>
    <w:link w:val="BodyText3Char"/>
    <w:uiPriority w:val="99"/>
    <w:semiHidden/>
    <w:unhideWhenUsed/>
    <w:rsid w:val="00B94096"/>
    <w:rPr>
      <w:sz w:val="16"/>
      <w:szCs w:val="16"/>
    </w:rPr>
  </w:style>
  <w:style w:type="character" w:customStyle="1" w:styleId="BodyText3Char">
    <w:name w:val="Body Text 3 Char"/>
    <w:basedOn w:val="DefaultParagraphFont"/>
    <w:link w:val="BodyText3"/>
    <w:uiPriority w:val="99"/>
    <w:semiHidden/>
    <w:rsid w:val="00B94096"/>
    <w:rPr>
      <w:sz w:val="16"/>
      <w:szCs w:val="16"/>
    </w:rPr>
  </w:style>
  <w:style w:type="paragraph" w:styleId="BodyTextFirstIndent">
    <w:name w:val="Body Text First Indent"/>
    <w:basedOn w:val="BodyText"/>
    <w:link w:val="BodyTextFirstIndentChar"/>
    <w:uiPriority w:val="99"/>
    <w:semiHidden/>
    <w:unhideWhenUsed/>
    <w:rsid w:val="00B94096"/>
    <w:pPr>
      <w:ind w:firstLine="360"/>
    </w:pPr>
  </w:style>
  <w:style w:type="character" w:customStyle="1" w:styleId="BodyTextFirstIndentChar">
    <w:name w:val="Body Text First Indent Char"/>
    <w:basedOn w:val="BodyTextChar"/>
    <w:link w:val="BodyTextFirstIndent"/>
    <w:uiPriority w:val="99"/>
    <w:semiHidden/>
    <w:rsid w:val="00B94096"/>
  </w:style>
  <w:style w:type="paragraph" w:styleId="BodyTextIndent">
    <w:name w:val="Body Text Indent"/>
    <w:basedOn w:val="Normal"/>
    <w:link w:val="BodyTextIndentChar"/>
    <w:uiPriority w:val="99"/>
    <w:semiHidden/>
    <w:unhideWhenUsed/>
    <w:rsid w:val="00B94096"/>
    <w:pPr>
      <w:ind w:left="360"/>
    </w:pPr>
  </w:style>
  <w:style w:type="character" w:customStyle="1" w:styleId="BodyTextIndentChar">
    <w:name w:val="Body Text Indent Char"/>
    <w:basedOn w:val="DefaultParagraphFont"/>
    <w:link w:val="BodyTextIndent"/>
    <w:uiPriority w:val="99"/>
    <w:semiHidden/>
    <w:rsid w:val="00B94096"/>
  </w:style>
  <w:style w:type="paragraph" w:styleId="BodyTextFirstIndent2">
    <w:name w:val="Body Text First Indent 2"/>
    <w:basedOn w:val="BodyTextIndent"/>
    <w:link w:val="BodyTextFirstIndent2Char"/>
    <w:uiPriority w:val="99"/>
    <w:semiHidden/>
    <w:unhideWhenUsed/>
    <w:rsid w:val="00B94096"/>
    <w:pPr>
      <w:ind w:firstLine="360"/>
    </w:pPr>
  </w:style>
  <w:style w:type="character" w:customStyle="1" w:styleId="BodyTextFirstIndent2Char">
    <w:name w:val="Body Text First Indent 2 Char"/>
    <w:basedOn w:val="BodyTextIndentChar"/>
    <w:link w:val="BodyTextFirstIndent2"/>
    <w:uiPriority w:val="99"/>
    <w:semiHidden/>
    <w:rsid w:val="00B94096"/>
  </w:style>
  <w:style w:type="paragraph" w:styleId="BodyTextIndent2">
    <w:name w:val="Body Text Indent 2"/>
    <w:basedOn w:val="Normal"/>
    <w:link w:val="BodyTextIndent2Char"/>
    <w:uiPriority w:val="99"/>
    <w:semiHidden/>
    <w:unhideWhenUsed/>
    <w:rsid w:val="00B94096"/>
    <w:pPr>
      <w:spacing w:line="480" w:lineRule="auto"/>
      <w:ind w:left="360"/>
    </w:pPr>
  </w:style>
  <w:style w:type="character" w:customStyle="1" w:styleId="BodyTextIndent2Char">
    <w:name w:val="Body Text Indent 2 Char"/>
    <w:basedOn w:val="DefaultParagraphFont"/>
    <w:link w:val="BodyTextIndent2"/>
    <w:uiPriority w:val="99"/>
    <w:semiHidden/>
    <w:rsid w:val="00B94096"/>
  </w:style>
  <w:style w:type="paragraph" w:styleId="BodyTextIndent3">
    <w:name w:val="Body Text Indent 3"/>
    <w:basedOn w:val="Normal"/>
    <w:link w:val="BodyTextIndent3Char"/>
    <w:uiPriority w:val="99"/>
    <w:semiHidden/>
    <w:unhideWhenUsed/>
    <w:rsid w:val="00B94096"/>
    <w:pPr>
      <w:ind w:left="360"/>
    </w:pPr>
    <w:rPr>
      <w:sz w:val="16"/>
      <w:szCs w:val="16"/>
    </w:rPr>
  </w:style>
  <w:style w:type="character" w:customStyle="1" w:styleId="BodyTextIndent3Char">
    <w:name w:val="Body Text Indent 3 Char"/>
    <w:basedOn w:val="DefaultParagraphFont"/>
    <w:link w:val="BodyTextIndent3"/>
    <w:uiPriority w:val="99"/>
    <w:semiHidden/>
    <w:rsid w:val="00B94096"/>
    <w:rPr>
      <w:sz w:val="16"/>
      <w:szCs w:val="16"/>
    </w:rPr>
  </w:style>
  <w:style w:type="paragraph" w:styleId="Closing">
    <w:name w:val="Closing"/>
    <w:basedOn w:val="Normal"/>
    <w:link w:val="ClosingChar"/>
    <w:uiPriority w:val="99"/>
    <w:semiHidden/>
    <w:unhideWhenUsed/>
    <w:rsid w:val="00B94096"/>
    <w:pPr>
      <w:spacing w:after="0" w:line="240" w:lineRule="auto"/>
      <w:ind w:left="4320"/>
    </w:pPr>
  </w:style>
  <w:style w:type="character" w:customStyle="1" w:styleId="ClosingChar">
    <w:name w:val="Closing Char"/>
    <w:basedOn w:val="DefaultParagraphFont"/>
    <w:link w:val="Closing"/>
    <w:uiPriority w:val="99"/>
    <w:semiHidden/>
    <w:rsid w:val="00B94096"/>
  </w:style>
  <w:style w:type="table" w:styleId="ColorfulGrid">
    <w:name w:val="Colorful Grid"/>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B94096"/>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B9409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94096"/>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B94096"/>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B94096"/>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B94096"/>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B94096"/>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B94096"/>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B94096"/>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94096"/>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94096"/>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94096"/>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B94096"/>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94096"/>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94096"/>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94096"/>
    <w:rPr>
      <w:sz w:val="16"/>
      <w:szCs w:val="16"/>
    </w:rPr>
  </w:style>
  <w:style w:type="paragraph" w:styleId="CommentText">
    <w:name w:val="annotation text"/>
    <w:basedOn w:val="Normal"/>
    <w:link w:val="CommentTextChar"/>
    <w:uiPriority w:val="99"/>
    <w:semiHidden/>
    <w:unhideWhenUsed/>
    <w:rsid w:val="00B94096"/>
    <w:pPr>
      <w:spacing w:line="240" w:lineRule="auto"/>
    </w:pPr>
    <w:rPr>
      <w:sz w:val="20"/>
      <w:szCs w:val="20"/>
    </w:rPr>
  </w:style>
  <w:style w:type="character" w:customStyle="1" w:styleId="CommentTextChar">
    <w:name w:val="Comment Text Char"/>
    <w:basedOn w:val="DefaultParagraphFont"/>
    <w:link w:val="CommentText"/>
    <w:uiPriority w:val="99"/>
    <w:semiHidden/>
    <w:rsid w:val="00B94096"/>
    <w:rPr>
      <w:sz w:val="20"/>
      <w:szCs w:val="20"/>
    </w:rPr>
  </w:style>
  <w:style w:type="paragraph" w:styleId="CommentSubject">
    <w:name w:val="annotation subject"/>
    <w:basedOn w:val="CommentText"/>
    <w:next w:val="CommentText"/>
    <w:link w:val="CommentSubjectChar"/>
    <w:uiPriority w:val="99"/>
    <w:semiHidden/>
    <w:unhideWhenUsed/>
    <w:rsid w:val="00B94096"/>
    <w:rPr>
      <w:b/>
      <w:bCs/>
    </w:rPr>
  </w:style>
  <w:style w:type="character" w:customStyle="1" w:styleId="CommentSubjectChar">
    <w:name w:val="Comment Subject Char"/>
    <w:basedOn w:val="CommentTextChar"/>
    <w:link w:val="CommentSubject"/>
    <w:uiPriority w:val="99"/>
    <w:semiHidden/>
    <w:rsid w:val="00B94096"/>
    <w:rPr>
      <w:b/>
      <w:bCs/>
      <w:sz w:val="20"/>
      <w:szCs w:val="20"/>
    </w:rPr>
  </w:style>
  <w:style w:type="table" w:styleId="DarkList">
    <w:name w:val="Dark List"/>
    <w:basedOn w:val="TableNormal"/>
    <w:uiPriority w:val="70"/>
    <w:semiHidden/>
    <w:unhideWhenUsed/>
    <w:rsid w:val="00B9409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94096"/>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B94096"/>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B94096"/>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B94096"/>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B94096"/>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B94096"/>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B94096"/>
  </w:style>
  <w:style w:type="character" w:customStyle="1" w:styleId="DateChar">
    <w:name w:val="Date Char"/>
    <w:basedOn w:val="DefaultParagraphFont"/>
    <w:link w:val="Date"/>
    <w:uiPriority w:val="99"/>
    <w:semiHidden/>
    <w:rsid w:val="00B94096"/>
  </w:style>
  <w:style w:type="paragraph" w:styleId="DocumentMap">
    <w:name w:val="Document Map"/>
    <w:basedOn w:val="Normal"/>
    <w:link w:val="DocumentMapChar"/>
    <w:uiPriority w:val="99"/>
    <w:semiHidden/>
    <w:unhideWhenUsed/>
    <w:rsid w:val="00B9409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94096"/>
    <w:rPr>
      <w:rFonts w:ascii="Segoe UI" w:hAnsi="Segoe UI" w:cs="Segoe UI"/>
      <w:sz w:val="16"/>
      <w:szCs w:val="16"/>
    </w:rPr>
  </w:style>
  <w:style w:type="paragraph" w:styleId="E-mailSignature">
    <w:name w:val="E-mail Signature"/>
    <w:basedOn w:val="Normal"/>
    <w:link w:val="E-mailSignatureChar"/>
    <w:uiPriority w:val="99"/>
    <w:semiHidden/>
    <w:unhideWhenUsed/>
    <w:rsid w:val="00B94096"/>
    <w:pPr>
      <w:spacing w:after="0" w:line="240" w:lineRule="auto"/>
    </w:pPr>
  </w:style>
  <w:style w:type="character" w:customStyle="1" w:styleId="E-mailSignatureChar">
    <w:name w:val="E-mail Signature Char"/>
    <w:basedOn w:val="DefaultParagraphFont"/>
    <w:link w:val="E-mailSignature"/>
    <w:uiPriority w:val="99"/>
    <w:semiHidden/>
    <w:rsid w:val="00B94096"/>
  </w:style>
  <w:style w:type="paragraph" w:styleId="EnvelopeAddress">
    <w:name w:val="envelope address"/>
    <w:basedOn w:val="Normal"/>
    <w:uiPriority w:val="99"/>
    <w:semiHidden/>
    <w:unhideWhenUsed/>
    <w:rsid w:val="00B9409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94096"/>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94096"/>
    <w:rPr>
      <w:color w:val="96607D" w:themeColor="followedHyperlink"/>
      <w:u w:val="single"/>
    </w:rPr>
  </w:style>
  <w:style w:type="table" w:styleId="GridTable1Light">
    <w:name w:val="Grid Table 1 Light"/>
    <w:basedOn w:val="TableNormal"/>
    <w:uiPriority w:val="46"/>
    <w:rsid w:val="00B9409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94096"/>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94096"/>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94096"/>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94096"/>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94096"/>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94096"/>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9409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94096"/>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B94096"/>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B94096"/>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B94096"/>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B94096"/>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B94096"/>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B940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9409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B94096"/>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B94096"/>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B9409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B9409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B9409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B940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9409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B94096"/>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B94096"/>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B9409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B9409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B9409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B940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B9409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94096"/>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B94096"/>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B94096"/>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B94096"/>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B94096"/>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B94096"/>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B9409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94096"/>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B94096"/>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B94096"/>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B94096"/>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B94096"/>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B94096"/>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B94096"/>
    <w:rPr>
      <w:color w:val="2B579A"/>
      <w:shd w:val="clear" w:color="auto" w:fill="E1DFDD"/>
    </w:rPr>
  </w:style>
  <w:style w:type="character" w:styleId="HTMLAcronym">
    <w:name w:val="HTML Acronym"/>
    <w:basedOn w:val="DefaultParagraphFont"/>
    <w:uiPriority w:val="99"/>
    <w:semiHidden/>
    <w:unhideWhenUsed/>
    <w:rsid w:val="00B94096"/>
  </w:style>
  <w:style w:type="paragraph" w:styleId="HTMLAddress">
    <w:name w:val="HTML Address"/>
    <w:basedOn w:val="Normal"/>
    <w:link w:val="HTMLAddressChar"/>
    <w:uiPriority w:val="99"/>
    <w:semiHidden/>
    <w:unhideWhenUsed/>
    <w:rsid w:val="00B94096"/>
    <w:pPr>
      <w:spacing w:after="0" w:line="240" w:lineRule="auto"/>
    </w:pPr>
    <w:rPr>
      <w:i/>
      <w:iCs/>
    </w:rPr>
  </w:style>
  <w:style w:type="character" w:customStyle="1" w:styleId="HTMLAddressChar">
    <w:name w:val="HTML Address Char"/>
    <w:basedOn w:val="DefaultParagraphFont"/>
    <w:link w:val="HTMLAddress"/>
    <w:uiPriority w:val="99"/>
    <w:semiHidden/>
    <w:rsid w:val="00B94096"/>
    <w:rPr>
      <w:i/>
      <w:iCs/>
    </w:rPr>
  </w:style>
  <w:style w:type="character" w:styleId="HTMLCite">
    <w:name w:val="HTML Cite"/>
    <w:basedOn w:val="DefaultParagraphFont"/>
    <w:uiPriority w:val="99"/>
    <w:semiHidden/>
    <w:unhideWhenUsed/>
    <w:rsid w:val="00B94096"/>
    <w:rPr>
      <w:i/>
      <w:iCs/>
    </w:rPr>
  </w:style>
  <w:style w:type="character" w:styleId="HTMLCode">
    <w:name w:val="HTML Code"/>
    <w:basedOn w:val="DefaultParagraphFont"/>
    <w:uiPriority w:val="99"/>
    <w:semiHidden/>
    <w:unhideWhenUsed/>
    <w:rsid w:val="00B94096"/>
    <w:rPr>
      <w:rFonts w:ascii="Consolas" w:hAnsi="Consolas"/>
      <w:sz w:val="20"/>
      <w:szCs w:val="20"/>
    </w:rPr>
  </w:style>
  <w:style w:type="character" w:styleId="HTMLDefinition">
    <w:name w:val="HTML Definition"/>
    <w:basedOn w:val="DefaultParagraphFont"/>
    <w:uiPriority w:val="99"/>
    <w:semiHidden/>
    <w:unhideWhenUsed/>
    <w:rsid w:val="00B94096"/>
    <w:rPr>
      <w:i/>
      <w:iCs/>
    </w:rPr>
  </w:style>
  <w:style w:type="character" w:styleId="HTMLKeyboard">
    <w:name w:val="HTML Keyboard"/>
    <w:basedOn w:val="DefaultParagraphFont"/>
    <w:uiPriority w:val="99"/>
    <w:semiHidden/>
    <w:unhideWhenUsed/>
    <w:rsid w:val="00B94096"/>
    <w:rPr>
      <w:rFonts w:ascii="Consolas" w:hAnsi="Consolas"/>
      <w:sz w:val="20"/>
      <w:szCs w:val="20"/>
    </w:rPr>
  </w:style>
  <w:style w:type="paragraph" w:styleId="HTMLPreformatted">
    <w:name w:val="HTML Preformatted"/>
    <w:basedOn w:val="Normal"/>
    <w:link w:val="HTMLPreformattedChar"/>
    <w:uiPriority w:val="99"/>
    <w:semiHidden/>
    <w:unhideWhenUsed/>
    <w:rsid w:val="00B940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94096"/>
    <w:rPr>
      <w:rFonts w:ascii="Consolas" w:hAnsi="Consolas"/>
      <w:sz w:val="20"/>
      <w:szCs w:val="20"/>
    </w:rPr>
  </w:style>
  <w:style w:type="character" w:styleId="HTMLSample">
    <w:name w:val="HTML Sample"/>
    <w:basedOn w:val="DefaultParagraphFont"/>
    <w:uiPriority w:val="99"/>
    <w:semiHidden/>
    <w:unhideWhenUsed/>
    <w:rsid w:val="00B94096"/>
    <w:rPr>
      <w:rFonts w:ascii="Consolas" w:hAnsi="Consolas"/>
      <w:sz w:val="24"/>
      <w:szCs w:val="24"/>
    </w:rPr>
  </w:style>
  <w:style w:type="character" w:styleId="HTMLTypewriter">
    <w:name w:val="HTML Typewriter"/>
    <w:basedOn w:val="DefaultParagraphFont"/>
    <w:uiPriority w:val="99"/>
    <w:semiHidden/>
    <w:unhideWhenUsed/>
    <w:rsid w:val="00B94096"/>
    <w:rPr>
      <w:rFonts w:ascii="Consolas" w:hAnsi="Consolas"/>
      <w:sz w:val="20"/>
      <w:szCs w:val="20"/>
    </w:rPr>
  </w:style>
  <w:style w:type="character" w:styleId="HTMLVariable">
    <w:name w:val="HTML Variable"/>
    <w:basedOn w:val="DefaultParagraphFont"/>
    <w:uiPriority w:val="99"/>
    <w:semiHidden/>
    <w:unhideWhenUsed/>
    <w:rsid w:val="00B94096"/>
    <w:rPr>
      <w:i/>
      <w:iCs/>
    </w:rPr>
  </w:style>
  <w:style w:type="paragraph" w:styleId="Index1">
    <w:name w:val="index 1"/>
    <w:basedOn w:val="Normal"/>
    <w:next w:val="Normal"/>
    <w:autoRedefine/>
    <w:uiPriority w:val="99"/>
    <w:semiHidden/>
    <w:unhideWhenUsed/>
    <w:rsid w:val="00B94096"/>
    <w:pPr>
      <w:spacing w:after="0" w:line="240" w:lineRule="auto"/>
      <w:ind w:left="190" w:hanging="190"/>
    </w:pPr>
  </w:style>
  <w:style w:type="paragraph" w:styleId="Index2">
    <w:name w:val="index 2"/>
    <w:basedOn w:val="Normal"/>
    <w:next w:val="Normal"/>
    <w:autoRedefine/>
    <w:uiPriority w:val="99"/>
    <w:semiHidden/>
    <w:unhideWhenUsed/>
    <w:rsid w:val="00B94096"/>
    <w:pPr>
      <w:spacing w:after="0" w:line="240" w:lineRule="auto"/>
      <w:ind w:left="380" w:hanging="190"/>
    </w:pPr>
  </w:style>
  <w:style w:type="paragraph" w:styleId="Index3">
    <w:name w:val="index 3"/>
    <w:basedOn w:val="Normal"/>
    <w:next w:val="Normal"/>
    <w:autoRedefine/>
    <w:uiPriority w:val="99"/>
    <w:semiHidden/>
    <w:unhideWhenUsed/>
    <w:rsid w:val="00B94096"/>
    <w:pPr>
      <w:spacing w:after="0" w:line="240" w:lineRule="auto"/>
      <w:ind w:left="570" w:hanging="190"/>
    </w:pPr>
  </w:style>
  <w:style w:type="paragraph" w:styleId="Index4">
    <w:name w:val="index 4"/>
    <w:basedOn w:val="Normal"/>
    <w:next w:val="Normal"/>
    <w:autoRedefine/>
    <w:uiPriority w:val="99"/>
    <w:semiHidden/>
    <w:unhideWhenUsed/>
    <w:rsid w:val="00B94096"/>
    <w:pPr>
      <w:spacing w:after="0" w:line="240" w:lineRule="auto"/>
      <w:ind w:left="760" w:hanging="190"/>
    </w:pPr>
  </w:style>
  <w:style w:type="paragraph" w:styleId="Index5">
    <w:name w:val="index 5"/>
    <w:basedOn w:val="Normal"/>
    <w:next w:val="Normal"/>
    <w:autoRedefine/>
    <w:uiPriority w:val="99"/>
    <w:semiHidden/>
    <w:unhideWhenUsed/>
    <w:rsid w:val="00B94096"/>
    <w:pPr>
      <w:spacing w:after="0" w:line="240" w:lineRule="auto"/>
      <w:ind w:left="950" w:hanging="190"/>
    </w:pPr>
  </w:style>
  <w:style w:type="paragraph" w:styleId="Index6">
    <w:name w:val="index 6"/>
    <w:basedOn w:val="Normal"/>
    <w:next w:val="Normal"/>
    <w:autoRedefine/>
    <w:uiPriority w:val="99"/>
    <w:semiHidden/>
    <w:unhideWhenUsed/>
    <w:rsid w:val="00B94096"/>
    <w:pPr>
      <w:spacing w:after="0" w:line="240" w:lineRule="auto"/>
      <w:ind w:left="1140" w:hanging="190"/>
    </w:pPr>
  </w:style>
  <w:style w:type="paragraph" w:styleId="Index7">
    <w:name w:val="index 7"/>
    <w:basedOn w:val="Normal"/>
    <w:next w:val="Normal"/>
    <w:autoRedefine/>
    <w:uiPriority w:val="99"/>
    <w:semiHidden/>
    <w:unhideWhenUsed/>
    <w:rsid w:val="00B94096"/>
    <w:pPr>
      <w:spacing w:after="0" w:line="240" w:lineRule="auto"/>
      <w:ind w:left="1330" w:hanging="190"/>
    </w:pPr>
  </w:style>
  <w:style w:type="paragraph" w:styleId="Index8">
    <w:name w:val="index 8"/>
    <w:basedOn w:val="Normal"/>
    <w:next w:val="Normal"/>
    <w:autoRedefine/>
    <w:uiPriority w:val="99"/>
    <w:semiHidden/>
    <w:unhideWhenUsed/>
    <w:rsid w:val="00B94096"/>
    <w:pPr>
      <w:spacing w:after="0" w:line="240" w:lineRule="auto"/>
      <w:ind w:left="1520" w:hanging="190"/>
    </w:pPr>
  </w:style>
  <w:style w:type="paragraph" w:styleId="Index9">
    <w:name w:val="index 9"/>
    <w:basedOn w:val="Normal"/>
    <w:next w:val="Normal"/>
    <w:autoRedefine/>
    <w:uiPriority w:val="99"/>
    <w:semiHidden/>
    <w:unhideWhenUsed/>
    <w:rsid w:val="00B94096"/>
    <w:pPr>
      <w:spacing w:after="0" w:line="240" w:lineRule="auto"/>
      <w:ind w:left="1710" w:hanging="190"/>
    </w:pPr>
  </w:style>
  <w:style w:type="paragraph" w:styleId="IndexHeading">
    <w:name w:val="index heading"/>
    <w:basedOn w:val="Normal"/>
    <w:next w:val="Index1"/>
    <w:uiPriority w:val="99"/>
    <w:semiHidden/>
    <w:unhideWhenUsed/>
    <w:rsid w:val="00B94096"/>
    <w:rPr>
      <w:rFonts w:asciiTheme="majorHAnsi" w:eastAsiaTheme="majorEastAsia" w:hAnsiTheme="majorHAnsi" w:cstheme="majorBidi"/>
      <w:b/>
      <w:bCs/>
    </w:rPr>
  </w:style>
  <w:style w:type="table" w:styleId="LightGrid">
    <w:name w:val="Light Grid"/>
    <w:basedOn w:val="TableNormal"/>
    <w:uiPriority w:val="62"/>
    <w:semiHidden/>
    <w:unhideWhenUsed/>
    <w:rsid w:val="00B940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94096"/>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B94096"/>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B94096"/>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B94096"/>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B94096"/>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B94096"/>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B9409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94096"/>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B94096"/>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B94096"/>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B94096"/>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B94096"/>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B94096"/>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B9409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94096"/>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B94096"/>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B94096"/>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B94096"/>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B94096"/>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B94096"/>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B94096"/>
  </w:style>
  <w:style w:type="paragraph" w:styleId="List">
    <w:name w:val="List"/>
    <w:basedOn w:val="Normal"/>
    <w:uiPriority w:val="99"/>
    <w:semiHidden/>
    <w:unhideWhenUsed/>
    <w:rsid w:val="00B94096"/>
    <w:pPr>
      <w:ind w:left="360" w:hanging="360"/>
      <w:contextualSpacing/>
    </w:pPr>
  </w:style>
  <w:style w:type="paragraph" w:styleId="List2">
    <w:name w:val="List 2"/>
    <w:basedOn w:val="Normal"/>
    <w:uiPriority w:val="99"/>
    <w:semiHidden/>
    <w:unhideWhenUsed/>
    <w:rsid w:val="00B94096"/>
    <w:pPr>
      <w:ind w:left="720" w:hanging="360"/>
      <w:contextualSpacing/>
    </w:pPr>
  </w:style>
  <w:style w:type="paragraph" w:styleId="List3">
    <w:name w:val="List 3"/>
    <w:basedOn w:val="Normal"/>
    <w:uiPriority w:val="99"/>
    <w:semiHidden/>
    <w:unhideWhenUsed/>
    <w:rsid w:val="00B94096"/>
    <w:pPr>
      <w:ind w:left="1080" w:hanging="360"/>
      <w:contextualSpacing/>
    </w:pPr>
  </w:style>
  <w:style w:type="paragraph" w:styleId="List4">
    <w:name w:val="List 4"/>
    <w:basedOn w:val="Normal"/>
    <w:uiPriority w:val="99"/>
    <w:semiHidden/>
    <w:unhideWhenUsed/>
    <w:rsid w:val="00B94096"/>
    <w:pPr>
      <w:ind w:left="1440" w:hanging="360"/>
      <w:contextualSpacing/>
    </w:pPr>
  </w:style>
  <w:style w:type="paragraph" w:styleId="List5">
    <w:name w:val="List 5"/>
    <w:basedOn w:val="Normal"/>
    <w:uiPriority w:val="99"/>
    <w:semiHidden/>
    <w:unhideWhenUsed/>
    <w:rsid w:val="00B94096"/>
    <w:pPr>
      <w:ind w:left="1800" w:hanging="360"/>
      <w:contextualSpacing/>
    </w:pPr>
  </w:style>
  <w:style w:type="paragraph" w:styleId="ListBullet2">
    <w:name w:val="List Bullet 2"/>
    <w:basedOn w:val="Normal"/>
    <w:uiPriority w:val="99"/>
    <w:semiHidden/>
    <w:unhideWhenUsed/>
    <w:rsid w:val="00B94096"/>
    <w:pPr>
      <w:numPr>
        <w:numId w:val="32"/>
      </w:numPr>
      <w:contextualSpacing/>
    </w:pPr>
  </w:style>
  <w:style w:type="paragraph" w:styleId="ListBullet3">
    <w:name w:val="List Bullet 3"/>
    <w:basedOn w:val="Normal"/>
    <w:uiPriority w:val="99"/>
    <w:semiHidden/>
    <w:unhideWhenUsed/>
    <w:rsid w:val="00B94096"/>
    <w:pPr>
      <w:numPr>
        <w:numId w:val="33"/>
      </w:numPr>
      <w:contextualSpacing/>
    </w:pPr>
  </w:style>
  <w:style w:type="paragraph" w:styleId="ListBullet4">
    <w:name w:val="List Bullet 4"/>
    <w:basedOn w:val="Normal"/>
    <w:uiPriority w:val="99"/>
    <w:semiHidden/>
    <w:unhideWhenUsed/>
    <w:rsid w:val="00B94096"/>
    <w:pPr>
      <w:numPr>
        <w:numId w:val="34"/>
      </w:numPr>
      <w:contextualSpacing/>
    </w:pPr>
  </w:style>
  <w:style w:type="paragraph" w:styleId="ListBullet5">
    <w:name w:val="List Bullet 5"/>
    <w:basedOn w:val="Normal"/>
    <w:uiPriority w:val="99"/>
    <w:semiHidden/>
    <w:unhideWhenUsed/>
    <w:rsid w:val="00B94096"/>
    <w:pPr>
      <w:numPr>
        <w:numId w:val="35"/>
      </w:numPr>
      <w:contextualSpacing/>
    </w:pPr>
  </w:style>
  <w:style w:type="paragraph" w:styleId="ListContinue">
    <w:name w:val="List Continue"/>
    <w:basedOn w:val="Normal"/>
    <w:uiPriority w:val="99"/>
    <w:semiHidden/>
    <w:unhideWhenUsed/>
    <w:rsid w:val="00B94096"/>
    <w:pPr>
      <w:ind w:left="360"/>
      <w:contextualSpacing/>
    </w:pPr>
  </w:style>
  <w:style w:type="paragraph" w:styleId="ListContinue2">
    <w:name w:val="List Continue 2"/>
    <w:basedOn w:val="Normal"/>
    <w:uiPriority w:val="99"/>
    <w:semiHidden/>
    <w:unhideWhenUsed/>
    <w:rsid w:val="00B94096"/>
    <w:pPr>
      <w:ind w:left="720"/>
      <w:contextualSpacing/>
    </w:pPr>
  </w:style>
  <w:style w:type="paragraph" w:styleId="ListContinue3">
    <w:name w:val="List Continue 3"/>
    <w:basedOn w:val="Normal"/>
    <w:uiPriority w:val="99"/>
    <w:semiHidden/>
    <w:unhideWhenUsed/>
    <w:rsid w:val="00B94096"/>
    <w:pPr>
      <w:ind w:left="1080"/>
      <w:contextualSpacing/>
    </w:pPr>
  </w:style>
  <w:style w:type="paragraph" w:styleId="ListContinue4">
    <w:name w:val="List Continue 4"/>
    <w:basedOn w:val="Normal"/>
    <w:uiPriority w:val="99"/>
    <w:semiHidden/>
    <w:unhideWhenUsed/>
    <w:rsid w:val="00B94096"/>
    <w:pPr>
      <w:ind w:left="1440"/>
      <w:contextualSpacing/>
    </w:pPr>
  </w:style>
  <w:style w:type="paragraph" w:styleId="ListContinue5">
    <w:name w:val="List Continue 5"/>
    <w:basedOn w:val="Normal"/>
    <w:uiPriority w:val="99"/>
    <w:semiHidden/>
    <w:unhideWhenUsed/>
    <w:rsid w:val="00B94096"/>
    <w:pPr>
      <w:ind w:left="1800"/>
      <w:contextualSpacing/>
    </w:pPr>
  </w:style>
  <w:style w:type="paragraph" w:styleId="ListNumber">
    <w:name w:val="List Number"/>
    <w:basedOn w:val="Normal"/>
    <w:uiPriority w:val="99"/>
    <w:semiHidden/>
    <w:unhideWhenUsed/>
    <w:rsid w:val="00B94096"/>
    <w:pPr>
      <w:numPr>
        <w:numId w:val="36"/>
      </w:numPr>
      <w:contextualSpacing/>
    </w:pPr>
  </w:style>
  <w:style w:type="paragraph" w:styleId="ListNumber2">
    <w:name w:val="List Number 2"/>
    <w:basedOn w:val="Normal"/>
    <w:uiPriority w:val="99"/>
    <w:semiHidden/>
    <w:unhideWhenUsed/>
    <w:rsid w:val="00B94096"/>
    <w:pPr>
      <w:numPr>
        <w:numId w:val="37"/>
      </w:numPr>
      <w:contextualSpacing/>
    </w:pPr>
  </w:style>
  <w:style w:type="paragraph" w:styleId="ListNumber3">
    <w:name w:val="List Number 3"/>
    <w:basedOn w:val="Normal"/>
    <w:uiPriority w:val="99"/>
    <w:semiHidden/>
    <w:unhideWhenUsed/>
    <w:rsid w:val="00B94096"/>
    <w:pPr>
      <w:numPr>
        <w:numId w:val="38"/>
      </w:numPr>
      <w:contextualSpacing/>
    </w:pPr>
  </w:style>
  <w:style w:type="paragraph" w:styleId="ListNumber4">
    <w:name w:val="List Number 4"/>
    <w:basedOn w:val="Normal"/>
    <w:uiPriority w:val="99"/>
    <w:semiHidden/>
    <w:unhideWhenUsed/>
    <w:rsid w:val="00B94096"/>
    <w:pPr>
      <w:numPr>
        <w:numId w:val="39"/>
      </w:numPr>
      <w:contextualSpacing/>
    </w:pPr>
  </w:style>
  <w:style w:type="paragraph" w:styleId="ListNumber5">
    <w:name w:val="List Number 5"/>
    <w:basedOn w:val="Normal"/>
    <w:uiPriority w:val="99"/>
    <w:semiHidden/>
    <w:unhideWhenUsed/>
    <w:rsid w:val="00B94096"/>
    <w:pPr>
      <w:numPr>
        <w:numId w:val="40"/>
      </w:numPr>
      <w:contextualSpacing/>
    </w:pPr>
  </w:style>
  <w:style w:type="table" w:styleId="ListTable1Light">
    <w:name w:val="List Table 1 Light"/>
    <w:basedOn w:val="TableNormal"/>
    <w:uiPriority w:val="46"/>
    <w:rsid w:val="00B9409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94096"/>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B94096"/>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B94096"/>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B94096"/>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B94096"/>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B94096"/>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B9409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94096"/>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B94096"/>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B94096"/>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B94096"/>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B94096"/>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B94096"/>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B9409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94096"/>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B94096"/>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B94096"/>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B94096"/>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B94096"/>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B94096"/>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B9409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9409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B94096"/>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B94096"/>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B94096"/>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B94096"/>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B94096"/>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B9409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94096"/>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94096"/>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94096"/>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94096"/>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94096"/>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94096"/>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9409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94096"/>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B94096"/>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B94096"/>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B94096"/>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B94096"/>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B94096"/>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B9409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94096"/>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94096"/>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94096"/>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94096"/>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94096"/>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94096"/>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B94096"/>
    <w:pPr>
      <w:tabs>
        <w:tab w:val="left" w:pos="480"/>
        <w:tab w:val="left" w:pos="960"/>
        <w:tab w:val="left" w:pos="1440"/>
        <w:tab w:val="left" w:pos="1920"/>
        <w:tab w:val="left" w:pos="2400"/>
        <w:tab w:val="left" w:pos="2880"/>
        <w:tab w:val="left" w:pos="3360"/>
        <w:tab w:val="left" w:pos="3840"/>
        <w:tab w:val="left" w:pos="4320"/>
      </w:tabs>
      <w:spacing w:line="270" w:lineRule="atLeast"/>
    </w:pPr>
    <w:rPr>
      <w:rFonts w:ascii="Consolas" w:hAnsi="Consolas"/>
      <w:sz w:val="20"/>
      <w:szCs w:val="20"/>
    </w:rPr>
  </w:style>
  <w:style w:type="character" w:customStyle="1" w:styleId="MacroTextChar">
    <w:name w:val="Macro Text Char"/>
    <w:basedOn w:val="DefaultParagraphFont"/>
    <w:link w:val="MacroText"/>
    <w:uiPriority w:val="99"/>
    <w:semiHidden/>
    <w:rsid w:val="00B94096"/>
    <w:rPr>
      <w:rFonts w:ascii="Consolas" w:hAnsi="Consolas"/>
      <w:sz w:val="20"/>
      <w:szCs w:val="20"/>
    </w:rPr>
  </w:style>
  <w:style w:type="table" w:styleId="MediumGrid1">
    <w:name w:val="Medium Grid 1"/>
    <w:basedOn w:val="TableNormal"/>
    <w:uiPriority w:val="67"/>
    <w:semiHidden/>
    <w:unhideWhenUsed/>
    <w:rsid w:val="00B940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94096"/>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B94096"/>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B94096"/>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B94096"/>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B94096"/>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B94096"/>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B9409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B9409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94096"/>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B94096"/>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B94096"/>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B94096"/>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B94096"/>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B94096"/>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94096"/>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9409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94096"/>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94096"/>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94096"/>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94096"/>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94096"/>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94096"/>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9409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B94096"/>
    <w:rPr>
      <w:color w:val="2B579A"/>
      <w:shd w:val="clear" w:color="auto" w:fill="E1DFDD"/>
    </w:rPr>
  </w:style>
  <w:style w:type="paragraph" w:styleId="MessageHeader">
    <w:name w:val="Message Header"/>
    <w:basedOn w:val="Normal"/>
    <w:link w:val="MessageHeaderChar"/>
    <w:uiPriority w:val="99"/>
    <w:semiHidden/>
    <w:unhideWhenUsed/>
    <w:rsid w:val="00B94096"/>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94096"/>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B94096"/>
    <w:rPr>
      <w:rFonts w:ascii="Times New Roman" w:hAnsi="Times New Roman" w:cs="Times New Roman"/>
      <w:sz w:val="24"/>
      <w:szCs w:val="24"/>
    </w:rPr>
  </w:style>
  <w:style w:type="paragraph" w:styleId="NormalIndent">
    <w:name w:val="Normal Indent"/>
    <w:basedOn w:val="Normal"/>
    <w:uiPriority w:val="99"/>
    <w:semiHidden/>
    <w:unhideWhenUsed/>
    <w:rsid w:val="00B94096"/>
    <w:pPr>
      <w:ind w:left="720"/>
    </w:pPr>
  </w:style>
  <w:style w:type="paragraph" w:styleId="NoteHeading">
    <w:name w:val="Note Heading"/>
    <w:basedOn w:val="Normal"/>
    <w:next w:val="Normal"/>
    <w:link w:val="NoteHeadingChar"/>
    <w:uiPriority w:val="99"/>
    <w:semiHidden/>
    <w:unhideWhenUsed/>
    <w:rsid w:val="00B94096"/>
    <w:pPr>
      <w:spacing w:after="0" w:line="240" w:lineRule="auto"/>
    </w:pPr>
  </w:style>
  <w:style w:type="character" w:customStyle="1" w:styleId="NoteHeadingChar">
    <w:name w:val="Note Heading Char"/>
    <w:basedOn w:val="DefaultParagraphFont"/>
    <w:link w:val="NoteHeading"/>
    <w:uiPriority w:val="99"/>
    <w:semiHidden/>
    <w:rsid w:val="00B94096"/>
  </w:style>
  <w:style w:type="character" w:styleId="PageNumber">
    <w:name w:val="page number"/>
    <w:basedOn w:val="DefaultParagraphFont"/>
    <w:uiPriority w:val="99"/>
    <w:semiHidden/>
    <w:unhideWhenUsed/>
    <w:rsid w:val="00B94096"/>
  </w:style>
  <w:style w:type="character" w:styleId="PlaceholderText">
    <w:name w:val="Placeholder Text"/>
    <w:basedOn w:val="DefaultParagraphFont"/>
    <w:uiPriority w:val="99"/>
    <w:semiHidden/>
    <w:rsid w:val="00B94096"/>
    <w:rPr>
      <w:color w:val="666666"/>
    </w:rPr>
  </w:style>
  <w:style w:type="table" w:styleId="PlainTable1">
    <w:name w:val="Plain Table 1"/>
    <w:basedOn w:val="TableNormal"/>
    <w:uiPriority w:val="41"/>
    <w:rsid w:val="00B9409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409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9409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9409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9409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B9409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94096"/>
    <w:rPr>
      <w:rFonts w:ascii="Consolas" w:hAnsi="Consolas"/>
      <w:sz w:val="21"/>
      <w:szCs w:val="21"/>
    </w:rPr>
  </w:style>
  <w:style w:type="paragraph" w:styleId="Salutation">
    <w:name w:val="Salutation"/>
    <w:basedOn w:val="Normal"/>
    <w:next w:val="Normal"/>
    <w:link w:val="SalutationChar"/>
    <w:uiPriority w:val="99"/>
    <w:semiHidden/>
    <w:unhideWhenUsed/>
    <w:rsid w:val="00B94096"/>
  </w:style>
  <w:style w:type="character" w:customStyle="1" w:styleId="SalutationChar">
    <w:name w:val="Salutation Char"/>
    <w:basedOn w:val="DefaultParagraphFont"/>
    <w:link w:val="Salutation"/>
    <w:uiPriority w:val="99"/>
    <w:semiHidden/>
    <w:rsid w:val="00B94096"/>
  </w:style>
  <w:style w:type="paragraph" w:styleId="Signature">
    <w:name w:val="Signature"/>
    <w:basedOn w:val="Normal"/>
    <w:link w:val="SignatureChar"/>
    <w:uiPriority w:val="99"/>
    <w:semiHidden/>
    <w:unhideWhenUsed/>
    <w:rsid w:val="00B94096"/>
    <w:pPr>
      <w:spacing w:after="0" w:line="240" w:lineRule="auto"/>
      <w:ind w:left="4320"/>
    </w:pPr>
  </w:style>
  <w:style w:type="character" w:customStyle="1" w:styleId="SignatureChar">
    <w:name w:val="Signature Char"/>
    <w:basedOn w:val="DefaultParagraphFont"/>
    <w:link w:val="Signature"/>
    <w:uiPriority w:val="99"/>
    <w:semiHidden/>
    <w:rsid w:val="00B94096"/>
  </w:style>
  <w:style w:type="character" w:styleId="SmartHyperlink">
    <w:name w:val="Smart Hyperlink"/>
    <w:basedOn w:val="DefaultParagraphFont"/>
    <w:uiPriority w:val="99"/>
    <w:semiHidden/>
    <w:unhideWhenUsed/>
    <w:rsid w:val="00B94096"/>
    <w:rPr>
      <w:u w:val="dotted"/>
    </w:rPr>
  </w:style>
  <w:style w:type="character" w:styleId="SmartLink">
    <w:name w:val="Smart Link"/>
    <w:basedOn w:val="DefaultParagraphFont"/>
    <w:uiPriority w:val="99"/>
    <w:semiHidden/>
    <w:unhideWhenUsed/>
    <w:rsid w:val="00B94096"/>
    <w:rPr>
      <w:color w:val="0000FF"/>
      <w:u w:val="single"/>
      <w:shd w:val="clear" w:color="auto" w:fill="F3F2F1"/>
    </w:rPr>
  </w:style>
  <w:style w:type="table" w:styleId="Table3Deffects1">
    <w:name w:val="Table 3D effects 1"/>
    <w:basedOn w:val="TableNormal"/>
    <w:uiPriority w:val="99"/>
    <w:semiHidden/>
    <w:unhideWhenUsed/>
    <w:rsid w:val="00B94096"/>
    <w:pPr>
      <w:spacing w:after="120" w:line="270" w:lineRule="atLeast"/>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94096"/>
    <w:pPr>
      <w:spacing w:after="120" w:line="270" w:lineRule="atLeast"/>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94096"/>
    <w:pPr>
      <w:spacing w:after="120" w:line="270" w:lineRule="atLeast"/>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94096"/>
    <w:pPr>
      <w:spacing w:after="120" w:line="270" w:lineRule="atLeast"/>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94096"/>
    <w:pPr>
      <w:spacing w:after="120" w:line="270" w:lineRule="atLeast"/>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94096"/>
    <w:pPr>
      <w:spacing w:after="120" w:line="27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94096"/>
    <w:pPr>
      <w:spacing w:after="120" w:line="270" w:lineRule="atLeast"/>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94096"/>
    <w:pPr>
      <w:spacing w:after="120" w:line="27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94096"/>
    <w:pPr>
      <w:spacing w:after="120" w:line="270" w:lineRule="atLeast"/>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94096"/>
    <w:pPr>
      <w:spacing w:after="120" w:line="270" w:lineRule="atLeast"/>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94096"/>
    <w:pPr>
      <w:spacing w:after="120" w:line="270" w:lineRule="atLeast"/>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94096"/>
    <w:pPr>
      <w:spacing w:after="120" w:line="270" w:lineRule="atLeast"/>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94096"/>
    <w:pPr>
      <w:spacing w:after="120" w:line="270" w:lineRule="atLeast"/>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94096"/>
    <w:pPr>
      <w:spacing w:after="120" w:line="270" w:lineRule="atLeast"/>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94096"/>
    <w:pPr>
      <w:spacing w:after="120" w:line="270" w:lineRule="atLeast"/>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94096"/>
    <w:pPr>
      <w:spacing w:after="120" w:line="27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94096"/>
    <w:pPr>
      <w:spacing w:after="120" w:line="270" w:lineRule="atLeast"/>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B94096"/>
    <w:pPr>
      <w:spacing w:after="120" w:line="27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94096"/>
    <w:pPr>
      <w:spacing w:after="120" w:line="270" w:lineRule="atLeast"/>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94096"/>
    <w:pPr>
      <w:spacing w:after="120" w:line="270" w:lineRule="atLeast"/>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94096"/>
    <w:pPr>
      <w:spacing w:after="120" w:line="270" w:lineRule="atLeast"/>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94096"/>
    <w:pPr>
      <w:spacing w:after="120" w:line="270" w:lineRule="atLeast"/>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94096"/>
    <w:pPr>
      <w:spacing w:after="120" w:line="270" w:lineRule="atLeast"/>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940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B94096"/>
    <w:pPr>
      <w:spacing w:after="120" w:line="27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94096"/>
    <w:pPr>
      <w:spacing w:after="120" w:line="27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94096"/>
    <w:pPr>
      <w:spacing w:after="120" w:line="270" w:lineRule="atLeast"/>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94096"/>
    <w:pPr>
      <w:spacing w:after="120" w:line="27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94096"/>
    <w:pPr>
      <w:spacing w:after="120" w:line="270" w:lineRule="atLeast"/>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94096"/>
    <w:pPr>
      <w:spacing w:after="120" w:line="27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94096"/>
    <w:pPr>
      <w:spacing w:after="120" w:line="27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B94096"/>
    <w:pPr>
      <w:spacing w:after="0"/>
      <w:ind w:left="190" w:hanging="190"/>
    </w:pPr>
  </w:style>
  <w:style w:type="paragraph" w:styleId="TableofFigures">
    <w:name w:val="table of figures"/>
    <w:basedOn w:val="Normal"/>
    <w:next w:val="Normal"/>
    <w:uiPriority w:val="99"/>
    <w:semiHidden/>
    <w:unhideWhenUsed/>
    <w:rsid w:val="00B94096"/>
    <w:pPr>
      <w:spacing w:after="0"/>
    </w:pPr>
  </w:style>
  <w:style w:type="table" w:styleId="TableProfessional">
    <w:name w:val="Table Professional"/>
    <w:basedOn w:val="TableNormal"/>
    <w:uiPriority w:val="99"/>
    <w:semiHidden/>
    <w:unhideWhenUsed/>
    <w:rsid w:val="00B94096"/>
    <w:pPr>
      <w:spacing w:after="120" w:line="270" w:lineRule="atLeast"/>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94096"/>
    <w:pPr>
      <w:spacing w:after="120" w:line="270" w:lineRule="atLeast"/>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94096"/>
    <w:pPr>
      <w:spacing w:after="120" w:line="27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94096"/>
    <w:pPr>
      <w:spacing w:after="120" w:line="270" w:lineRule="atLeast"/>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94096"/>
    <w:pPr>
      <w:spacing w:after="120" w:line="27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94096"/>
    <w:pPr>
      <w:spacing w:after="120" w:line="27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94096"/>
    <w:pPr>
      <w:spacing w:after="120" w:line="27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B94096"/>
    <w:pPr>
      <w:spacing w:after="120" w:line="270" w:lineRule="atLeast"/>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94096"/>
    <w:pPr>
      <w:spacing w:after="120" w:line="270" w:lineRule="atLeast"/>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94096"/>
    <w:pPr>
      <w:spacing w:after="120" w:line="270" w:lineRule="atLeast"/>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B9409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B94096"/>
    <w:pPr>
      <w:spacing w:after="100"/>
      <w:ind w:left="570"/>
    </w:pPr>
  </w:style>
  <w:style w:type="paragraph" w:styleId="TOC5">
    <w:name w:val="toc 5"/>
    <w:basedOn w:val="Normal"/>
    <w:next w:val="Normal"/>
    <w:autoRedefine/>
    <w:uiPriority w:val="39"/>
    <w:semiHidden/>
    <w:unhideWhenUsed/>
    <w:rsid w:val="00B94096"/>
    <w:pPr>
      <w:spacing w:after="100"/>
      <w:ind w:left="760"/>
    </w:pPr>
  </w:style>
  <w:style w:type="paragraph" w:styleId="TOC6">
    <w:name w:val="toc 6"/>
    <w:basedOn w:val="Normal"/>
    <w:next w:val="Normal"/>
    <w:autoRedefine/>
    <w:uiPriority w:val="39"/>
    <w:semiHidden/>
    <w:unhideWhenUsed/>
    <w:rsid w:val="00B94096"/>
    <w:pPr>
      <w:spacing w:after="100"/>
      <w:ind w:left="950"/>
    </w:pPr>
  </w:style>
  <w:style w:type="paragraph" w:styleId="TOC7">
    <w:name w:val="toc 7"/>
    <w:basedOn w:val="Normal"/>
    <w:next w:val="Normal"/>
    <w:autoRedefine/>
    <w:uiPriority w:val="39"/>
    <w:semiHidden/>
    <w:unhideWhenUsed/>
    <w:rsid w:val="00B94096"/>
    <w:pPr>
      <w:spacing w:after="100"/>
      <w:ind w:left="1140"/>
    </w:pPr>
  </w:style>
  <w:style w:type="paragraph" w:styleId="TOC8">
    <w:name w:val="toc 8"/>
    <w:basedOn w:val="Normal"/>
    <w:next w:val="Normal"/>
    <w:autoRedefine/>
    <w:uiPriority w:val="39"/>
    <w:semiHidden/>
    <w:unhideWhenUsed/>
    <w:rsid w:val="00B94096"/>
    <w:pPr>
      <w:spacing w:after="100"/>
      <w:ind w:left="1330"/>
    </w:pPr>
  </w:style>
  <w:style w:type="paragraph" w:styleId="TOC9">
    <w:name w:val="toc 9"/>
    <w:basedOn w:val="Normal"/>
    <w:next w:val="Normal"/>
    <w:autoRedefine/>
    <w:uiPriority w:val="39"/>
    <w:semiHidden/>
    <w:unhideWhenUsed/>
    <w:rsid w:val="00B94096"/>
    <w:pPr>
      <w:spacing w:after="100"/>
      <w:ind w:left="1520"/>
    </w:pPr>
  </w:style>
  <w:style w:type="character" w:styleId="UnresolvedMention">
    <w:name w:val="Unresolved Mention"/>
    <w:basedOn w:val="DefaultParagraphFont"/>
    <w:uiPriority w:val="99"/>
    <w:semiHidden/>
    <w:unhideWhenUsed/>
    <w:rsid w:val="00B94096"/>
    <w:rPr>
      <w:color w:val="605E5C"/>
      <w:shd w:val="clear" w:color="auto" w:fill="E1DFDD"/>
    </w:rPr>
  </w:style>
  <w:style w:type="character" w:customStyle="1" w:styleId="Heading2Char">
    <w:name w:val="Heading 2 Char"/>
    <w:basedOn w:val="DefaultParagraphFont"/>
    <w:link w:val="Heading2"/>
    <w:uiPriority w:val="9"/>
    <w:rsid w:val="00054850"/>
    <w:rPr>
      <w:b/>
      <w:color w:val="6B3FD4"/>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c76376-bcb0-4cdb-921e-917fee2afcc1">
  <we:reference id="11d7cf85-ae5a-43b8-bc58-1e1a151cce24" version="1.0.0.1" store="excatalog" storeType="excatalog"/>
  <we:alternateReferences>
    <we:reference id="WA200010725" version="1.0.0.1" store="en-us" storeType="omex"/>
  </we:alternateReferences>
  <we:properties>
    <we:property name="claude.fileId" value="&quot;4732b52a-bcea-4ae5-9cc9-61a6fb9b0e4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5704EB66BA5B49A70B296160084FFA" ma:contentTypeVersion="8" ma:contentTypeDescription="Create a new document." ma:contentTypeScope="" ma:versionID="f102b4326b64ac9a9b018ac65e7389d6">
  <xsd:schema xmlns:xsd="http://www.w3.org/2001/XMLSchema" xmlns:xs="http://www.w3.org/2001/XMLSchema" xmlns:p="http://schemas.microsoft.com/office/2006/metadata/properties" xmlns:ns2="66eb0448-7920-496a-86f8-99ba68c08a34" targetNamespace="http://schemas.microsoft.com/office/2006/metadata/properties" ma:root="true" ma:fieldsID="22cf4eb7cac1842d418c3509ec9350fc" ns2:_="">
    <xsd:import namespace="66eb0448-7920-496a-86f8-99ba68c08a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eb0448-7920-496a-86f8-99ba68c08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dc34496-df21-4b6c-8f9a-23f2070c1c4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6eb0448-7920-496a-86f8-99ba68c08a3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C247E-F87B-450C-BBBA-1122CA2A64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eb0448-7920-496a-86f8-99ba68c08a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63873D-4E4C-4389-BD0D-9245AE9718FD}">
  <ds:schemaRefs>
    <ds:schemaRef ds:uri="http://schemas.microsoft.com/office/2006/metadata/properties"/>
    <ds:schemaRef ds:uri="http://schemas.microsoft.com/office/infopath/2007/PartnerControls"/>
    <ds:schemaRef ds:uri="66eb0448-7920-496a-86f8-99ba68c08a34"/>
  </ds:schemaRefs>
</ds:datastoreItem>
</file>

<file path=customXml/itemProps3.xml><?xml version="1.0" encoding="utf-8"?>
<ds:datastoreItem xmlns:ds="http://schemas.openxmlformats.org/officeDocument/2006/customXml" ds:itemID="{E25E9597-1532-47D0-B0D8-9587AA29EDB6}">
  <ds:schemaRefs>
    <ds:schemaRef ds:uri="http://schemas.microsoft.com/sharepoint/v3/contenttype/forms"/>
  </ds:schemaRefs>
</ds:datastoreItem>
</file>

<file path=customXml/itemProps4.xml><?xml version="1.0" encoding="utf-8"?>
<ds:datastoreItem xmlns:ds="http://schemas.openxmlformats.org/officeDocument/2006/customXml" ds:itemID="{8C35BAA8-3925-4172-BE27-CA7D06327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Pages>
  <Words>9373</Words>
  <Characters>56432</Characters>
  <Application>Microsoft Office Word</Application>
  <DocSecurity>0</DocSecurity>
  <Lines>1659</Lines>
  <Paragraphs>1290</Paragraphs>
  <ScaleCrop>false</ScaleCrop>
  <HeadingPairs>
    <vt:vector size="2" baseType="variant">
      <vt:variant>
        <vt:lpstr>Title</vt:lpstr>
      </vt:variant>
      <vt:variant>
        <vt:i4>1</vt:i4>
      </vt:variant>
    </vt:vector>
  </HeadingPairs>
  <TitlesOfParts>
    <vt:vector size="1" baseType="lpstr">
      <vt:lpstr>Docaya EDMS — Functional &amp; Business Design (MOI UAE)</vt:lpstr>
    </vt:vector>
  </TitlesOfParts>
  <Company/>
  <LinksUpToDate>false</LinksUpToDate>
  <CharactersWithSpaces>64515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Docaya EDMS — Functional &amp; Business Design (MOI UAE)</dc:title>
  <dc:creator>Ojashwa Chauhan</dc:creator>
  <dc:description>Enhanced functional and business design of the Docaya EDMS for the Ministry of Interior, UAE</dc:description>
  <cp:lastModifiedBy>Data Core</cp:lastModifiedBy>
  <cp:revision>42</cp:revision>
  <cp:lastPrinted>2026-09-12T13:42:00Z</cp:lastPrinted>
  <dcterms:created xsi:type="dcterms:W3CDTF">2026-09-05T05:42:00Z</dcterms:created>
  <dcterms:modified xsi:type="dcterms:W3CDTF">2026-09-12T13:47:00Z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a7407-5844-49ec-aa4f-9b4135bf0609_Enabled">
    <vt:lpwstr>true</vt:lpwstr>
  </property>
  <property fmtid="{D5CDD505-2E9C-101B-9397-08002B2CF9AE}" pid="3" name="MSIP_Label_09ea7407-5844-49ec-aa4f-9b4135bf0609_SetDate">
    <vt:lpwstr>2026-09-04T20:13:11Z</vt:lpwstr>
  </property>
  <property fmtid="{D5CDD505-2E9C-101B-9397-08002B2CF9AE}" pid="4" name="MSIP_Label_09ea7407-5844-49ec-aa4f-9b4135bf0609_Method">
    <vt:lpwstr>Standard</vt:lpwstr>
  </property>
  <property fmtid="{D5CDD505-2E9C-101B-9397-08002B2CF9AE}" pid="5" name="MSIP_Label_09ea7407-5844-49ec-aa4f-9b4135bf0609_Name">
    <vt:lpwstr>Restricted-Core42</vt:lpwstr>
  </property>
  <property fmtid="{D5CDD505-2E9C-101B-9397-08002B2CF9AE}" pid="6" name="MSIP_Label_09ea7407-5844-49ec-aa4f-9b4135bf0609_SiteId">
    <vt:lpwstr>62974d97-13b6-40c9-8576-f1ab2905b6cf</vt:lpwstr>
  </property>
  <property fmtid="{D5CDD505-2E9C-101B-9397-08002B2CF9AE}" pid="7" name="MSIP_Label_09ea7407-5844-49ec-aa4f-9b4135bf0609_ActionId">
    <vt:lpwstr>0548d8ce-4255-475b-9306-c46c38433c71</vt:lpwstr>
  </property>
  <property fmtid="{D5CDD505-2E9C-101B-9397-08002B2CF9AE}" pid="8" name="MSIP_Label_09ea7407-5844-49ec-aa4f-9b4135bf0609_ContentBits">
    <vt:lpwstr>0</vt:lpwstr>
  </property>
  <property fmtid="{D5CDD505-2E9C-101B-9397-08002B2CF9AE}" pid="9" name="ContentTypeId">
    <vt:lpwstr>0x0101000F5704EB66BA5B49A70B296160084FFA</vt:lpwstr>
  </property>
  <property fmtid="{D5CDD505-2E9C-101B-9397-08002B2CF9AE}" pid="10" name="MediaServiceImageTags">
    <vt:lpwstr/>
  </property>
</Properties>
</file>