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F4E" w14:textId="599079FF" w:rsidR="006F05D7" w:rsidRPr="006F05D7" w:rsidRDefault="006F05D7" w:rsidP="006F05D7">
      <w:pPr>
        <w:spacing w:after="360"/>
        <w:jc w:val="center"/>
      </w:pPr>
      <w:r>
        <w:rPr>
          <w:noProof/>
        </w:rPr>
        <w:drawing>
          <wp:inline distT="0" distB="0" distL="0" distR="0" wp14:anchorId="16A5142A" wp14:editId="2E8ED09F">
            <wp:extent cx="2413000" cy="1216075"/>
            <wp:effectExtent l="0" t="0" r="6350" b="3175"/>
            <wp:docPr id="7838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3627" name=""/>
                    <pic:cNvPicPr/>
                  </pic:nvPicPr>
                  <pic:blipFill>
                    <a:blip r:embed="rId10">
                      <a:extLst>
                        <a:ext uri="{28A0092B-C50C-407E-A947-70E740481C1C}">
                          <a14:useLocalDpi xmlns:a14="http://schemas.microsoft.com/office/drawing/2010/main" val="0"/>
                        </a:ext>
                      </a:extLst>
                    </a:blip>
                    <a:stretch>
                      <a:fillRect/>
                    </a:stretch>
                  </pic:blipFill>
                  <pic:spPr>
                    <a:xfrm>
                      <a:off x="0" y="0"/>
                      <a:ext cx="2413000" cy="1216075"/>
                    </a:xfrm>
                    <a:prstGeom prst="rect">
                      <a:avLst/>
                    </a:prstGeom>
                  </pic:spPr>
                </pic:pic>
              </a:graphicData>
            </a:graphic>
          </wp:inline>
        </w:drawing>
      </w:r>
    </w:p>
    <w:p w14:paraId="55DD90C0" w14:textId="77777777" w:rsidR="00B94096" w:rsidRDefault="00B94096">
      <w:pPr>
        <w:pStyle w:val="Title"/>
        <w:spacing w:before="1440" w:after="280"/>
        <w:jc w:val="center"/>
        <w:rPr>
          <w:kern w:val="2"/>
          <w:lang w:val="en-GB" w:eastAsia="en-GB"/>
          <w14:ligatures w14:val="standardContextual"/>
        </w:rPr>
      </w:pPr>
      <w:r>
        <w:rPr>
          <w:b/>
          <w:bCs/>
          <w:color w:val="0E1330"/>
          <w:sz w:val="60"/>
          <w:szCs w:val="60"/>
        </w:rPr>
        <w:t>DOCAYA</w:t>
      </w:r>
    </w:p>
    <w:p w14:paraId="3CEFABD1" w14:textId="77777777" w:rsidR="00B94096" w:rsidRDefault="00B94096">
      <w:pPr>
        <w:spacing w:after="160"/>
        <w:jc w:val="center"/>
        <w:rPr>
          <w:kern w:val="2"/>
          <w:lang w:val="en-GB" w:eastAsia="en-GB"/>
          <w14:ligatures w14:val="standardContextual"/>
        </w:rPr>
      </w:pPr>
      <w:r>
        <w:rPr>
          <w:b/>
          <w:bCs/>
          <w:color w:val="0E1330"/>
          <w:sz w:val="30"/>
          <w:szCs w:val="30"/>
        </w:rPr>
        <w:t>Enterprise Electronic Document Management System</w:t>
      </w:r>
    </w:p>
    <w:p w14:paraId="3A6E788D" w14:textId="77777777" w:rsidR="00B94096" w:rsidRDefault="00B94096">
      <w:pPr>
        <w:spacing w:after="300"/>
        <w:jc w:val="center"/>
        <w:rPr>
          <w:kern w:val="2"/>
          <w:lang w:val="en-GB" w:eastAsia="en-GB"/>
          <w14:ligatures w14:val="standardContextual"/>
        </w:rPr>
      </w:pPr>
      <w:r>
        <w:rPr>
          <w:b/>
          <w:bCs/>
          <w:color w:val="6B3FD4"/>
          <w:sz w:val="26"/>
          <w:szCs w:val="26"/>
        </w:rPr>
        <w:t>Functional &amp; Business Design Specification</w:t>
      </w:r>
    </w:p>
    <w:p w14:paraId="0CAD8567" w14:textId="77777777" w:rsidR="00B94096" w:rsidRDefault="00B94096">
      <w:pPr>
        <w:spacing w:after="160"/>
        <w:jc w:val="center"/>
        <w:rPr>
          <w:kern w:val="2"/>
          <w:lang w:val="en-GB" w:eastAsia="en-GB"/>
          <w14:ligatures w14:val="standardContextual"/>
        </w:rPr>
      </w:pPr>
      <w:r>
        <w:rPr>
          <w:color w:val="5A6B85"/>
          <w:sz w:val="21"/>
          <w:szCs w:val="21"/>
        </w:rPr>
        <w:t>Prepared for the Client, United Arab Emirates</w:t>
      </w:r>
    </w:p>
    <w:p w14:paraId="274C1CBF" w14:textId="77777777" w:rsidR="00B94096" w:rsidRDefault="00B94096">
      <w:pPr>
        <w:spacing w:after="400"/>
        <w:jc w:val="center"/>
        <w:rPr>
          <w:kern w:val="2"/>
          <w:lang w:val="en-GB" w:eastAsia="en-GB"/>
          <w14:ligatures w14:val="standardContextual"/>
        </w:rPr>
      </w:pPr>
      <w:r>
        <w:rPr>
          <w:b/>
          <w:bCs/>
          <w:color w:val="1B8E97"/>
          <w:sz w:val="18"/>
          <w:szCs w:val="18"/>
        </w:rPr>
        <w:t xml:space="preserve">Prepared by </w:t>
      </w:r>
      <w:proofErr w:type="spellStart"/>
      <w:r>
        <w:rPr>
          <w:b/>
          <w:bCs/>
          <w:color w:val="1B8E97"/>
          <w:sz w:val="18"/>
          <w:szCs w:val="18"/>
        </w:rPr>
        <w:t>Hypermine</w:t>
      </w:r>
      <w:proofErr w:type="spellEnd"/>
      <w:r>
        <w:rPr>
          <w:b/>
          <w:bCs/>
          <w:color w:val="1B8E97"/>
          <w:sz w:val="18"/>
          <w:szCs w:val="18"/>
        </w:rPr>
        <w:t xml:space="preserve"> AI | Intelligence. Amplified.</w:t>
      </w:r>
    </w:p>
    <w:p w14:paraId="6064F6E5" w14:textId="3FFF97DC" w:rsidR="00B94096" w:rsidRDefault="00B94096">
      <w:pPr>
        <w:rPr>
          <w:kern w:val="2"/>
          <w:lang w:val="en-GB" w:eastAsia="en-GB"/>
          <w14:ligatures w14:val="standardContextual"/>
        </w:rPr>
      </w:pPr>
      <w:r>
        <w:rPr>
          <w:kern w:val="2"/>
          <w:lang w:val="en-GB" w:eastAsia="en-GB"/>
          <w14:ligatures w14:val="standardContextual"/>
        </w:rPr>
        <w:br w:type="page"/>
      </w:r>
    </w:p>
    <w:p w14:paraId="648D1489" w14:textId="1359A7C9" w:rsidR="00B94096" w:rsidRPr="00B94096" w:rsidRDefault="00B94096" w:rsidP="00B94096">
      <w:pPr>
        <w:pStyle w:val="Title"/>
        <w:spacing w:after="60"/>
        <w:rPr>
          <w:b/>
          <w:color w:val="17365D"/>
          <w:sz w:val="48"/>
          <w:lang w:val="en-GB" w:eastAsia="en-GB"/>
        </w:rPr>
      </w:pPr>
      <w:r w:rsidRPr="00B94096">
        <w:rPr>
          <w:b/>
          <w:color w:val="17365D"/>
          <w:sz w:val="48"/>
          <w:lang w:val="en-GB" w:eastAsia="en-GB"/>
        </w:rPr>
        <w:lastRenderedPageBreak/>
        <w:t>Document Details</w:t>
      </w:r>
    </w:p>
    <w:p w14:paraId="71867F97" w14:textId="4FD9BF30" w:rsidR="00B94096" w:rsidRPr="00B94096" w:rsidRDefault="00B94096" w:rsidP="00B94096">
      <w:pPr>
        <w:spacing w:after="240"/>
        <w:rPr>
          <w:i/>
          <w:color w:val="5B4B8A"/>
          <w:sz w:val="20"/>
        </w:rPr>
      </w:pPr>
      <w:r w:rsidRPr="00B94096">
        <w:rPr>
          <w:i/>
          <w:color w:val="5B4B8A"/>
          <w:sz w:val="20"/>
        </w:rPr>
        <w:t>Control, ownership and approval information</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B4C6E7"/>
          <w:insideV w:val="none" w:sz="4" w:space="0" w:color="B4C6E7"/>
        </w:tblBorders>
        <w:tblLook w:val="04A0" w:firstRow="1" w:lastRow="0" w:firstColumn="1" w:lastColumn="0" w:noHBand="0" w:noVBand="1"/>
      </w:tblPr>
      <w:tblGrid>
        <w:gridCol w:w="3120"/>
        <w:gridCol w:w="3120"/>
        <w:gridCol w:w="3120"/>
      </w:tblGrid>
      <w:tr w:rsidR="00894A95" w:rsidRPr="00B94096" w14:paraId="4C8151F2" w14:textId="77777777" w:rsidTr="00B94096">
        <w:trPr>
          <w:cnfStyle w:val="100000000000" w:firstRow="1" w:lastRow="0" w:firstColumn="0" w:lastColumn="0" w:oddVBand="0" w:evenVBand="0" w:oddHBand="0"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5A782D9" w14:textId="77777777" w:rsidR="00894A95" w:rsidRPr="00B94096" w:rsidRDefault="00894A95" w:rsidP="45CFC72E">
            <w:pPr>
              <w:rPr>
                <w:color w:val="FFFFFF"/>
                <w:kern w:val="2"/>
                <w:sz w:val="18"/>
                <w14:ligatures w14:val="standardContextual"/>
              </w:rPr>
            </w:pPr>
          </w:p>
        </w:tc>
        <w:tc>
          <w:tcPr>
            <w:tcW w:w="0" w:type="auto"/>
            <w:tcBorders>
              <w:bottom w:val="none" w:sz="0" w:space="0" w:color="auto"/>
            </w:tcBorders>
            <w:hideMark/>
          </w:tcPr>
          <w:p w14:paraId="06536F8A" w14:textId="77777777" w:rsidR="00894A95" w:rsidRPr="00B94096" w:rsidRDefault="00894A95" w:rsidP="45CFC72E">
            <w:pPr>
              <w:cnfStyle w:val="100000000000" w:firstRow="1" w:lastRow="0" w:firstColumn="0" w:lastColumn="0" w:oddVBand="0" w:evenVBand="0" w:oddHBand="0" w:evenHBand="0" w:firstRowFirstColumn="0" w:firstRowLastColumn="0" w:lastRowFirstColumn="0" w:lastRowLastColumn="0"/>
              <w:rPr>
                <w:color w:val="FFFFFF"/>
                <w:sz w:val="18"/>
              </w:rPr>
            </w:pPr>
          </w:p>
        </w:tc>
        <w:tc>
          <w:tcPr>
            <w:tcW w:w="0" w:type="auto"/>
            <w:tcBorders>
              <w:bottom w:val="none" w:sz="0" w:space="0" w:color="auto"/>
            </w:tcBorders>
            <w:hideMark/>
          </w:tcPr>
          <w:p w14:paraId="49EAB728" w14:textId="77777777" w:rsidR="00894A95" w:rsidRPr="00B94096" w:rsidRDefault="00894A95">
            <w:pPr>
              <w:cnfStyle w:val="100000000000" w:firstRow="1" w:lastRow="0" w:firstColumn="0" w:lastColumn="0" w:oddVBand="0" w:evenVBand="0" w:oddHBand="0" w:evenHBand="0" w:firstRowFirstColumn="0" w:firstRowLastColumn="0" w:lastRowFirstColumn="0" w:lastRowLastColumn="0"/>
              <w:rPr>
                <w:sz w:val="18"/>
              </w:rPr>
            </w:pPr>
          </w:p>
        </w:tc>
      </w:tr>
    </w:tbl>
    <w:p w14:paraId="59233EA5" w14:textId="77777777" w:rsidR="00B94096" w:rsidRPr="00B94096" w:rsidRDefault="00B94096" w:rsidP="00B94096">
      <w:pPr>
        <w:pStyle w:val="Heading1"/>
        <w:spacing w:before="200" w:after="80"/>
        <w:rPr>
          <w:color w:val="17365D"/>
          <w:sz w:val="28"/>
        </w:rPr>
      </w:pPr>
      <w:r w:rsidRPr="00B94096">
        <w:rPr>
          <w:color w:val="17365D"/>
          <w:sz w:val="28"/>
        </w:rPr>
        <w:t>Document Control</w:t>
      </w:r>
    </w:p>
    <w:tbl>
      <w:tblPr>
        <w:tblStyle w:val="TableGrid"/>
        <w:tblW w:w="0" w:type="auto"/>
        <w:tblLook w:val="04A0" w:firstRow="1" w:lastRow="0" w:firstColumn="1" w:lastColumn="0" w:noHBand="0" w:noVBand="1"/>
      </w:tblPr>
      <w:tblGrid>
        <w:gridCol w:w="5035"/>
        <w:gridCol w:w="5035"/>
      </w:tblGrid>
      <w:tr w:rsidR="00B94096" w14:paraId="54F840A8" w14:textId="77777777" w:rsidTr="00B94096">
        <w:tc>
          <w:tcPr>
            <w:tcW w:w="5035" w:type="dxa"/>
          </w:tcPr>
          <w:p w14:paraId="0E4EB9E4" w14:textId="37F0A574" w:rsidR="00B94096" w:rsidRDefault="00B94096">
            <w:pPr>
              <w:spacing w:after="200"/>
            </w:pPr>
            <w:r>
              <w:t>Document Owner</w:t>
            </w:r>
          </w:p>
        </w:tc>
        <w:tc>
          <w:tcPr>
            <w:tcW w:w="5035" w:type="dxa"/>
          </w:tcPr>
          <w:p w14:paraId="7D3E2AAE" w14:textId="26082F01" w:rsidR="00B94096" w:rsidRDefault="00B94096">
            <w:pPr>
              <w:spacing w:after="200"/>
            </w:pPr>
            <w:r>
              <w:t>To be confirmed</w:t>
            </w:r>
          </w:p>
        </w:tc>
      </w:tr>
      <w:tr w:rsidR="00B94096" w14:paraId="2B19C249" w14:textId="77777777" w:rsidTr="00B94096">
        <w:tc>
          <w:tcPr>
            <w:tcW w:w="5035" w:type="dxa"/>
          </w:tcPr>
          <w:p w14:paraId="52D55927" w14:textId="2300075E" w:rsidR="00B94096" w:rsidRDefault="00B94096">
            <w:pPr>
              <w:spacing w:after="200"/>
            </w:pPr>
            <w:r>
              <w:t>Business Owner</w:t>
            </w:r>
          </w:p>
        </w:tc>
        <w:tc>
          <w:tcPr>
            <w:tcW w:w="5035" w:type="dxa"/>
          </w:tcPr>
          <w:p w14:paraId="5DCA0B20" w14:textId="532757FF" w:rsidR="00B94096" w:rsidRDefault="00B94096">
            <w:pPr>
              <w:spacing w:after="200"/>
            </w:pPr>
            <w:r>
              <w:t>To be confirmed</w:t>
            </w:r>
          </w:p>
        </w:tc>
      </w:tr>
      <w:tr w:rsidR="00B94096" w14:paraId="78E41A9F" w14:textId="77777777" w:rsidTr="00B94096">
        <w:tc>
          <w:tcPr>
            <w:tcW w:w="5035" w:type="dxa"/>
          </w:tcPr>
          <w:p w14:paraId="163F476F" w14:textId="2767A9FB" w:rsidR="00B94096" w:rsidRDefault="00B94096">
            <w:pPr>
              <w:spacing w:after="200"/>
            </w:pPr>
            <w:r>
              <w:t>Classification</w:t>
            </w:r>
          </w:p>
        </w:tc>
        <w:tc>
          <w:tcPr>
            <w:tcW w:w="5035" w:type="dxa"/>
          </w:tcPr>
          <w:p w14:paraId="14A429CB" w14:textId="4EF0BB94" w:rsidR="00B94096" w:rsidRDefault="00B94096">
            <w:pPr>
              <w:spacing w:after="200"/>
            </w:pPr>
            <w:r>
              <w:t>Internal / Controlled</w:t>
            </w:r>
          </w:p>
        </w:tc>
      </w:tr>
      <w:tr w:rsidR="00B94096" w14:paraId="570D6536" w14:textId="77777777" w:rsidTr="00B94096">
        <w:tc>
          <w:tcPr>
            <w:tcW w:w="5035" w:type="dxa"/>
          </w:tcPr>
          <w:p w14:paraId="61DE49B5" w14:textId="0458FBDB" w:rsidR="00B94096" w:rsidRDefault="00B94096">
            <w:pPr>
              <w:spacing w:after="200"/>
            </w:pPr>
            <w:r>
              <w:t>Approval Status</w:t>
            </w:r>
          </w:p>
        </w:tc>
        <w:tc>
          <w:tcPr>
            <w:tcW w:w="5035" w:type="dxa"/>
          </w:tcPr>
          <w:p w14:paraId="27BEA003" w14:textId="64C2A0ED" w:rsidR="00B94096" w:rsidRDefault="00B94096">
            <w:pPr>
              <w:spacing w:after="200"/>
            </w:pPr>
            <w:r>
              <w:t>Pending approval</w:t>
            </w:r>
          </w:p>
        </w:tc>
      </w:tr>
    </w:tbl>
    <w:p w14:paraId="7108E411" w14:textId="77777777" w:rsidR="00B94096" w:rsidRPr="00B94096" w:rsidRDefault="00B94096" w:rsidP="00B94096">
      <w:pPr>
        <w:pStyle w:val="Heading1"/>
        <w:spacing w:before="200" w:after="80"/>
        <w:rPr>
          <w:color w:val="17365D"/>
          <w:sz w:val="28"/>
        </w:rPr>
      </w:pPr>
      <w:r w:rsidRPr="00B94096">
        <w:rPr>
          <w:color w:val="17365D"/>
          <w:sz w:val="28"/>
        </w:rPr>
        <w:t>Revision History</w:t>
      </w:r>
    </w:p>
    <w:tbl>
      <w:tblPr>
        <w:tblStyle w:val="TableGrid"/>
        <w:tblW w:w="0" w:type="auto"/>
        <w:tblLook w:val="04A0" w:firstRow="1" w:lastRow="0" w:firstColumn="1" w:lastColumn="0" w:noHBand="0" w:noVBand="1"/>
      </w:tblPr>
      <w:tblGrid>
        <w:gridCol w:w="2517"/>
        <w:gridCol w:w="2517"/>
        <w:gridCol w:w="2518"/>
        <w:gridCol w:w="2518"/>
      </w:tblGrid>
      <w:tr w:rsidR="00B94096" w14:paraId="5D67D356" w14:textId="77777777" w:rsidTr="00B94096">
        <w:tc>
          <w:tcPr>
            <w:tcW w:w="2517" w:type="dxa"/>
          </w:tcPr>
          <w:p w14:paraId="6C441987" w14:textId="531D3E15" w:rsidR="00B94096" w:rsidRDefault="00B94096">
            <w:pPr>
              <w:spacing w:after="200"/>
            </w:pPr>
            <w:r>
              <w:t>Version</w:t>
            </w:r>
          </w:p>
        </w:tc>
        <w:tc>
          <w:tcPr>
            <w:tcW w:w="2517" w:type="dxa"/>
          </w:tcPr>
          <w:p w14:paraId="0B94380C" w14:textId="23E38C10" w:rsidR="00B94096" w:rsidRDefault="00B94096">
            <w:pPr>
              <w:spacing w:after="200"/>
            </w:pPr>
            <w:r>
              <w:t>Date</w:t>
            </w:r>
          </w:p>
        </w:tc>
        <w:tc>
          <w:tcPr>
            <w:tcW w:w="2518" w:type="dxa"/>
          </w:tcPr>
          <w:p w14:paraId="5036DC55" w14:textId="6B8112E2" w:rsidR="00B94096" w:rsidRDefault="00B94096">
            <w:pPr>
              <w:spacing w:after="200"/>
            </w:pPr>
            <w:r>
              <w:t>Description</w:t>
            </w:r>
          </w:p>
        </w:tc>
        <w:tc>
          <w:tcPr>
            <w:tcW w:w="2518" w:type="dxa"/>
          </w:tcPr>
          <w:p w14:paraId="63AF76A7" w14:textId="51BE5678" w:rsidR="00B94096" w:rsidRDefault="00B94096">
            <w:pPr>
              <w:spacing w:after="200"/>
            </w:pPr>
            <w:r>
              <w:t>Author</w:t>
            </w:r>
          </w:p>
        </w:tc>
      </w:tr>
      <w:tr w:rsidR="00B94096" w14:paraId="11FDDD3E" w14:textId="77777777" w:rsidTr="00B94096">
        <w:tc>
          <w:tcPr>
            <w:tcW w:w="2517" w:type="dxa"/>
          </w:tcPr>
          <w:p w14:paraId="73236EF1" w14:textId="0E0828DE" w:rsidR="00B94096" w:rsidRDefault="00B94096">
            <w:pPr>
              <w:spacing w:after="200"/>
            </w:pPr>
            <w:r>
              <w:t>0.1</w:t>
            </w:r>
          </w:p>
        </w:tc>
        <w:tc>
          <w:tcPr>
            <w:tcW w:w="2517" w:type="dxa"/>
          </w:tcPr>
          <w:p w14:paraId="3164188D" w14:textId="6A147602" w:rsidR="00B94096" w:rsidRDefault="00B94096">
            <w:pPr>
              <w:spacing w:after="200"/>
            </w:pPr>
            <w:r>
              <w:t>To be confirmed</w:t>
            </w:r>
          </w:p>
        </w:tc>
        <w:tc>
          <w:tcPr>
            <w:tcW w:w="2518" w:type="dxa"/>
          </w:tcPr>
          <w:p w14:paraId="680E9C95" w14:textId="2E000EC2" w:rsidR="00B94096" w:rsidRDefault="00B94096">
            <w:pPr>
              <w:spacing w:after="200"/>
            </w:pPr>
            <w:r>
              <w:t>Initial controlled draft</w:t>
            </w:r>
          </w:p>
        </w:tc>
        <w:tc>
          <w:tcPr>
            <w:tcW w:w="2518" w:type="dxa"/>
          </w:tcPr>
          <w:p w14:paraId="1399E549" w14:textId="5342EEC2" w:rsidR="00B94096" w:rsidRDefault="00B94096">
            <w:pPr>
              <w:spacing w:after="200"/>
            </w:pPr>
            <w:r>
              <w:t>To be confirmed</w:t>
            </w:r>
          </w:p>
        </w:tc>
      </w:tr>
    </w:tbl>
    <w:p w14:paraId="2840CA43" w14:textId="77777777" w:rsidR="00B94096" w:rsidRPr="00B94096" w:rsidRDefault="00B94096" w:rsidP="00B94096">
      <w:pPr>
        <w:pStyle w:val="Heading1"/>
        <w:spacing w:before="200" w:after="80"/>
        <w:rPr>
          <w:color w:val="17365D"/>
          <w:sz w:val="28"/>
        </w:rPr>
      </w:pPr>
      <w:r w:rsidRPr="00B94096">
        <w:rPr>
          <w:color w:val="17365D"/>
          <w:sz w:val="28"/>
        </w:rPr>
        <w:t>Review and Approval</w:t>
      </w:r>
    </w:p>
    <w:tbl>
      <w:tblPr>
        <w:tblStyle w:val="TableGrid"/>
        <w:tblW w:w="0" w:type="auto"/>
        <w:tblLook w:val="04A0" w:firstRow="1" w:lastRow="0" w:firstColumn="1" w:lastColumn="0" w:noHBand="0" w:noVBand="1"/>
      </w:tblPr>
      <w:tblGrid>
        <w:gridCol w:w="2517"/>
        <w:gridCol w:w="2517"/>
        <w:gridCol w:w="2518"/>
        <w:gridCol w:w="2518"/>
      </w:tblGrid>
      <w:tr w:rsidR="00B94096" w14:paraId="0F809A23" w14:textId="77777777" w:rsidTr="00B94096">
        <w:tc>
          <w:tcPr>
            <w:tcW w:w="2517" w:type="dxa"/>
          </w:tcPr>
          <w:p w14:paraId="1B964823" w14:textId="3A26E605" w:rsidR="00B94096" w:rsidRDefault="00B94096">
            <w:pPr>
              <w:spacing w:after="200"/>
            </w:pPr>
            <w:r>
              <w:t>Role</w:t>
            </w:r>
          </w:p>
        </w:tc>
        <w:tc>
          <w:tcPr>
            <w:tcW w:w="2517" w:type="dxa"/>
          </w:tcPr>
          <w:p w14:paraId="6F5A2D38" w14:textId="015323FD" w:rsidR="00B94096" w:rsidRDefault="00B94096">
            <w:pPr>
              <w:spacing w:after="200"/>
            </w:pPr>
            <w:r>
              <w:t>Name</w:t>
            </w:r>
          </w:p>
        </w:tc>
        <w:tc>
          <w:tcPr>
            <w:tcW w:w="2518" w:type="dxa"/>
          </w:tcPr>
          <w:p w14:paraId="7185BA9F" w14:textId="6D98500A" w:rsidR="00B94096" w:rsidRDefault="00B94096">
            <w:pPr>
              <w:spacing w:after="200"/>
            </w:pPr>
            <w:r>
              <w:t>Signature</w:t>
            </w:r>
          </w:p>
        </w:tc>
        <w:tc>
          <w:tcPr>
            <w:tcW w:w="2518" w:type="dxa"/>
          </w:tcPr>
          <w:p w14:paraId="32555A93" w14:textId="07437324" w:rsidR="00B94096" w:rsidRDefault="00B94096">
            <w:pPr>
              <w:spacing w:after="200"/>
            </w:pPr>
            <w:r>
              <w:t>Date</w:t>
            </w:r>
          </w:p>
        </w:tc>
      </w:tr>
      <w:tr w:rsidR="00B94096" w14:paraId="7A69D8CB" w14:textId="77777777" w:rsidTr="00B94096">
        <w:tc>
          <w:tcPr>
            <w:tcW w:w="2517" w:type="dxa"/>
          </w:tcPr>
          <w:p w14:paraId="53A5F74C" w14:textId="41A4F37C" w:rsidR="00B94096" w:rsidRDefault="00B94096">
            <w:pPr>
              <w:spacing w:after="200"/>
            </w:pPr>
            <w:r>
              <w:t>Reviewed by</w:t>
            </w:r>
          </w:p>
        </w:tc>
        <w:tc>
          <w:tcPr>
            <w:tcW w:w="2517" w:type="dxa"/>
          </w:tcPr>
          <w:p w14:paraId="210CFC7F" w14:textId="701DB9DB" w:rsidR="00B94096" w:rsidRDefault="00B94096">
            <w:pPr>
              <w:spacing w:after="200"/>
            </w:pPr>
            <w:r>
              <w:t>To be confirmed</w:t>
            </w:r>
          </w:p>
        </w:tc>
        <w:tc>
          <w:tcPr>
            <w:tcW w:w="2518" w:type="dxa"/>
          </w:tcPr>
          <w:p w14:paraId="0A3F5E78" w14:textId="77777777" w:rsidR="00B94096" w:rsidRDefault="00B94096">
            <w:pPr>
              <w:spacing w:after="200"/>
            </w:pPr>
          </w:p>
        </w:tc>
        <w:tc>
          <w:tcPr>
            <w:tcW w:w="2518" w:type="dxa"/>
          </w:tcPr>
          <w:p w14:paraId="3C17DC43" w14:textId="77777777" w:rsidR="00B94096" w:rsidRDefault="00B94096">
            <w:pPr>
              <w:spacing w:after="200"/>
            </w:pPr>
          </w:p>
        </w:tc>
      </w:tr>
      <w:tr w:rsidR="00B94096" w14:paraId="1CB3D609" w14:textId="77777777" w:rsidTr="00B94096">
        <w:tc>
          <w:tcPr>
            <w:tcW w:w="2517" w:type="dxa"/>
          </w:tcPr>
          <w:p w14:paraId="49AED783" w14:textId="3F6FF048" w:rsidR="00B94096" w:rsidRDefault="00B94096">
            <w:pPr>
              <w:spacing w:after="200"/>
            </w:pPr>
            <w:r>
              <w:t>Approved by</w:t>
            </w:r>
          </w:p>
        </w:tc>
        <w:tc>
          <w:tcPr>
            <w:tcW w:w="2517" w:type="dxa"/>
          </w:tcPr>
          <w:p w14:paraId="538E887E" w14:textId="4461DF62" w:rsidR="00B94096" w:rsidRDefault="00B94096">
            <w:pPr>
              <w:spacing w:after="200"/>
            </w:pPr>
            <w:r>
              <w:t>To be confirmed</w:t>
            </w:r>
          </w:p>
        </w:tc>
        <w:tc>
          <w:tcPr>
            <w:tcW w:w="2518" w:type="dxa"/>
          </w:tcPr>
          <w:p w14:paraId="1E1723B1" w14:textId="77777777" w:rsidR="00B94096" w:rsidRDefault="00B94096">
            <w:pPr>
              <w:spacing w:after="200"/>
            </w:pPr>
          </w:p>
        </w:tc>
        <w:tc>
          <w:tcPr>
            <w:tcW w:w="2518" w:type="dxa"/>
          </w:tcPr>
          <w:p w14:paraId="78C0EF93" w14:textId="77777777" w:rsidR="00B94096" w:rsidRDefault="00B94096">
            <w:pPr>
              <w:spacing w:after="200"/>
            </w:pPr>
          </w:p>
        </w:tc>
      </w:tr>
    </w:tbl>
    <w:p w14:paraId="6A05A809" w14:textId="0FCC3603" w:rsidR="00E73D4B" w:rsidRDefault="00E73D4B">
      <w:pPr>
        <w:spacing w:after="200"/>
      </w:pPr>
    </w:p>
    <w:tbl>
      <w:tblPr>
        <w:tblW w:w="7200" w:type="dxa"/>
        <w:jc w:val="center"/>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CellMar>
          <w:left w:w="10" w:type="dxa"/>
          <w:right w:w="10" w:type="dxa"/>
        </w:tblCellMar>
        <w:tblLook w:val="0200" w:firstRow="0" w:lastRow="0" w:firstColumn="0" w:lastColumn="0" w:noHBand="1" w:noVBand="0"/>
      </w:tblPr>
      <w:tblGrid>
        <w:gridCol w:w="2400"/>
        <w:gridCol w:w="4800"/>
      </w:tblGrid>
      <w:tr w:rsidR="00E73D4B" w14:paraId="4179C4E2" w14:textId="77777777" w:rsidTr="006F05D7">
        <w:trPr>
          <w:trHeight w:val="300"/>
          <w:jc w:val="center"/>
        </w:trPr>
        <w:tc>
          <w:tcPr>
            <w:tcW w:w="2400" w:type="dxa"/>
            <w:shd w:val="clear" w:color="F4F5FA" w:fill="F4F5FA"/>
            <w:tcMar>
              <w:top w:w="70" w:type="dxa"/>
              <w:left w:w="110" w:type="dxa"/>
              <w:bottom w:w="70" w:type="dxa"/>
              <w:right w:w="110" w:type="dxa"/>
            </w:tcMar>
            <w:vAlign w:val="center"/>
          </w:tcPr>
          <w:p w14:paraId="2B286203" w14:textId="7BDF29E7" w:rsidR="00E73D4B" w:rsidRPr="006F05D7" w:rsidRDefault="45CFC72E" w:rsidP="45CFC72E">
            <w:pPr>
              <w:spacing w:line="250" w:lineRule="auto"/>
              <w:rPr>
                <w:b/>
                <w:bCs/>
                <w:color w:val="0E1330"/>
                <w:sz w:val="17"/>
                <w:szCs w:val="17"/>
              </w:rPr>
            </w:pPr>
            <w:r w:rsidRPr="006F05D7">
              <w:rPr>
                <w:b/>
                <w:bCs/>
                <w:color w:val="0E1330"/>
                <w:sz w:val="17"/>
                <w:szCs w:val="17"/>
              </w:rPr>
              <w:t>Document type</w:t>
            </w:r>
          </w:p>
        </w:tc>
        <w:tc>
          <w:tcPr>
            <w:tcW w:w="4800" w:type="dxa"/>
            <w:shd w:val="clear" w:color="FFFFFF" w:fill="FFFFFF"/>
            <w:tcMar>
              <w:top w:w="70" w:type="dxa"/>
              <w:left w:w="110" w:type="dxa"/>
              <w:bottom w:w="70" w:type="dxa"/>
              <w:right w:w="110" w:type="dxa"/>
            </w:tcMar>
            <w:vAlign w:val="center"/>
          </w:tcPr>
          <w:p w14:paraId="7DBB9075" w14:textId="0D59480D" w:rsidR="00E73D4B" w:rsidRPr="006F05D7" w:rsidRDefault="45CFC72E" w:rsidP="45CFC72E">
            <w:pPr>
              <w:spacing w:line="250" w:lineRule="auto"/>
              <w:rPr>
                <w:sz w:val="17"/>
                <w:szCs w:val="17"/>
              </w:rPr>
            </w:pPr>
            <w:r w:rsidRPr="006F05D7">
              <w:rPr>
                <w:sz w:val="17"/>
                <w:szCs w:val="17"/>
              </w:rPr>
              <w:t>Functional &amp; Business Design (Solution Definition)</w:t>
            </w:r>
          </w:p>
        </w:tc>
      </w:tr>
      <w:tr w:rsidR="00E73D4B" w14:paraId="60E01BA7" w14:textId="77777777" w:rsidTr="006F05D7">
        <w:trPr>
          <w:jc w:val="center"/>
        </w:trPr>
        <w:tc>
          <w:tcPr>
            <w:tcW w:w="2400" w:type="dxa"/>
            <w:shd w:val="clear" w:color="F4F5FA" w:fill="F4F5FA"/>
            <w:tcMar>
              <w:top w:w="70" w:type="dxa"/>
              <w:left w:w="110" w:type="dxa"/>
              <w:bottom w:w="70" w:type="dxa"/>
              <w:right w:w="110" w:type="dxa"/>
            </w:tcMar>
            <w:vAlign w:val="center"/>
          </w:tcPr>
          <w:p w14:paraId="1169F9CF" w14:textId="738A57BC" w:rsidR="00E73D4B" w:rsidRPr="00ED3F33" w:rsidRDefault="45CFC72E" w:rsidP="45CFC72E">
            <w:pPr>
              <w:spacing w:line="250" w:lineRule="auto"/>
              <w:rPr>
                <w:b/>
                <w:bCs/>
                <w:color w:val="0E1330"/>
                <w:sz w:val="17"/>
                <w:szCs w:val="17"/>
              </w:rPr>
            </w:pPr>
            <w:r w:rsidRPr="00ED3F33">
              <w:rPr>
                <w:b/>
                <w:bCs/>
                <w:color w:val="0E1330"/>
                <w:sz w:val="17"/>
                <w:szCs w:val="17"/>
              </w:rPr>
              <w:t>Client / Owner</w:t>
            </w:r>
          </w:p>
        </w:tc>
        <w:tc>
          <w:tcPr>
            <w:tcW w:w="4800" w:type="dxa"/>
            <w:shd w:val="clear" w:color="FFFFFF" w:fill="FFFFFF"/>
            <w:tcMar>
              <w:top w:w="70" w:type="dxa"/>
              <w:left w:w="110" w:type="dxa"/>
              <w:bottom w:w="70" w:type="dxa"/>
              <w:right w:w="110" w:type="dxa"/>
            </w:tcMar>
            <w:vAlign w:val="center"/>
          </w:tcPr>
          <w:p w14:paraId="48772570" w14:textId="390ECB96" w:rsidR="00E73D4B" w:rsidRPr="006F05D7" w:rsidRDefault="45CFC72E" w:rsidP="45CFC72E">
            <w:pPr>
              <w:spacing w:line="249" w:lineRule="auto"/>
              <w:rPr>
                <w:kern w:val="2"/>
                <w:sz w:val="17"/>
                <w:szCs w:val="17"/>
                <w14:ligatures w14:val="standardContextual"/>
              </w:rPr>
            </w:pPr>
            <w:r w:rsidRPr="006F05D7">
              <w:rPr>
                <w:sz w:val="17"/>
                <w:szCs w:val="17"/>
              </w:rPr>
              <w:t>Client, UAE</w:t>
            </w:r>
          </w:p>
        </w:tc>
      </w:tr>
      <w:tr w:rsidR="00E73D4B" w14:paraId="6FFBD848" w14:textId="77777777" w:rsidTr="006F05D7">
        <w:trPr>
          <w:jc w:val="center"/>
        </w:trPr>
        <w:tc>
          <w:tcPr>
            <w:tcW w:w="2400" w:type="dxa"/>
            <w:shd w:val="clear" w:color="F4F5FA" w:fill="F4F5FA"/>
            <w:tcMar>
              <w:top w:w="70" w:type="dxa"/>
              <w:left w:w="110" w:type="dxa"/>
              <w:bottom w:w="70" w:type="dxa"/>
              <w:right w:w="110" w:type="dxa"/>
            </w:tcMar>
            <w:vAlign w:val="center"/>
          </w:tcPr>
          <w:p w14:paraId="67FE4400" w14:textId="34E95F52" w:rsidR="00E73D4B" w:rsidRPr="00ED3F33" w:rsidRDefault="45CFC72E" w:rsidP="45CFC72E">
            <w:pPr>
              <w:spacing w:line="250" w:lineRule="auto"/>
              <w:rPr>
                <w:b/>
                <w:bCs/>
                <w:color w:val="0E1330"/>
                <w:sz w:val="17"/>
                <w:szCs w:val="17"/>
              </w:rPr>
            </w:pPr>
            <w:r w:rsidRPr="00ED3F33">
              <w:rPr>
                <w:b/>
                <w:bCs/>
                <w:color w:val="0E1330"/>
                <w:sz w:val="17"/>
                <w:szCs w:val="17"/>
              </w:rPr>
              <w:t>Platform</w:t>
            </w:r>
          </w:p>
        </w:tc>
        <w:tc>
          <w:tcPr>
            <w:tcW w:w="4800" w:type="dxa"/>
            <w:shd w:val="clear" w:color="FFFFFF" w:fill="FFFFFF"/>
            <w:tcMar>
              <w:top w:w="70" w:type="dxa"/>
              <w:left w:w="110" w:type="dxa"/>
              <w:bottom w:w="70" w:type="dxa"/>
              <w:right w:w="110" w:type="dxa"/>
            </w:tcMar>
            <w:vAlign w:val="center"/>
          </w:tcPr>
          <w:p w14:paraId="15DC1F37" w14:textId="53CB5821" w:rsidR="00E73D4B" w:rsidRPr="006F05D7" w:rsidRDefault="45CFC72E" w:rsidP="45CFC72E">
            <w:pPr>
              <w:spacing w:line="250" w:lineRule="auto"/>
              <w:rPr>
                <w:sz w:val="17"/>
                <w:szCs w:val="17"/>
              </w:rPr>
            </w:pPr>
            <w:r w:rsidRPr="006F05D7">
              <w:rPr>
                <w:sz w:val="17"/>
                <w:szCs w:val="17"/>
              </w:rPr>
              <w:t>Microsoft Azure · Microsoft 365 · SharePoint Online · Entra ID · UAE PASS</w:t>
            </w:r>
          </w:p>
        </w:tc>
      </w:tr>
      <w:tr w:rsidR="00E73D4B" w14:paraId="3DAD6658" w14:textId="77777777" w:rsidTr="006F05D7">
        <w:trPr>
          <w:jc w:val="center"/>
        </w:trPr>
        <w:tc>
          <w:tcPr>
            <w:tcW w:w="2400" w:type="dxa"/>
            <w:shd w:val="clear" w:color="F4F5FA" w:fill="F4F5FA"/>
            <w:tcMar>
              <w:top w:w="70" w:type="dxa"/>
              <w:left w:w="110" w:type="dxa"/>
              <w:bottom w:w="70" w:type="dxa"/>
              <w:right w:w="110" w:type="dxa"/>
            </w:tcMar>
            <w:vAlign w:val="center"/>
          </w:tcPr>
          <w:p w14:paraId="6B814A1E" w14:textId="0474FC66" w:rsidR="00E73D4B" w:rsidRPr="00ED3F33" w:rsidRDefault="45CFC72E" w:rsidP="45CFC72E">
            <w:pPr>
              <w:spacing w:line="250" w:lineRule="auto"/>
              <w:rPr>
                <w:b/>
                <w:bCs/>
                <w:color w:val="0E1330"/>
                <w:sz w:val="17"/>
                <w:szCs w:val="17"/>
              </w:rPr>
            </w:pPr>
            <w:r w:rsidRPr="00ED3F33">
              <w:rPr>
                <w:b/>
                <w:bCs/>
                <w:color w:val="0E1330"/>
                <w:sz w:val="17"/>
                <w:szCs w:val="17"/>
              </w:rPr>
              <w:t>Version</w:t>
            </w:r>
          </w:p>
        </w:tc>
        <w:tc>
          <w:tcPr>
            <w:tcW w:w="4800" w:type="dxa"/>
            <w:shd w:val="clear" w:color="FFFFFF" w:fill="FFFFFF"/>
            <w:tcMar>
              <w:top w:w="70" w:type="dxa"/>
              <w:left w:w="110" w:type="dxa"/>
              <w:bottom w:w="70" w:type="dxa"/>
              <w:right w:w="110" w:type="dxa"/>
            </w:tcMar>
            <w:vAlign w:val="center"/>
          </w:tcPr>
          <w:p w14:paraId="5A7D975E" w14:textId="6C47FB72" w:rsidR="00E73D4B" w:rsidRPr="006F05D7" w:rsidRDefault="45CFC72E" w:rsidP="45CFC72E">
            <w:pPr>
              <w:spacing w:line="250" w:lineRule="auto"/>
              <w:rPr>
                <w:sz w:val="17"/>
                <w:szCs w:val="17"/>
              </w:rPr>
            </w:pPr>
            <w:r w:rsidRPr="006F05D7">
              <w:rPr>
                <w:sz w:val="17"/>
                <w:szCs w:val="17"/>
              </w:rPr>
              <w:t>2.1 (multi-level review chain)</w:t>
            </w:r>
          </w:p>
        </w:tc>
      </w:tr>
      <w:tr w:rsidR="00E73D4B" w14:paraId="5FF0E127" w14:textId="77777777" w:rsidTr="006F05D7">
        <w:trPr>
          <w:jc w:val="center"/>
        </w:trPr>
        <w:tc>
          <w:tcPr>
            <w:tcW w:w="2400" w:type="dxa"/>
            <w:shd w:val="clear" w:color="F4F5FA" w:fill="F4F5FA"/>
            <w:tcMar>
              <w:top w:w="70" w:type="dxa"/>
              <w:left w:w="110" w:type="dxa"/>
              <w:bottom w:w="70" w:type="dxa"/>
              <w:right w:w="110" w:type="dxa"/>
            </w:tcMar>
            <w:vAlign w:val="center"/>
          </w:tcPr>
          <w:p w14:paraId="1B9FBFDD" w14:textId="50B71259" w:rsidR="00E73D4B" w:rsidRPr="00ED3F33" w:rsidRDefault="45CFC72E" w:rsidP="45CFC72E">
            <w:pPr>
              <w:spacing w:line="250" w:lineRule="auto"/>
              <w:rPr>
                <w:b/>
                <w:bCs/>
                <w:color w:val="0E1330"/>
                <w:sz w:val="17"/>
                <w:szCs w:val="17"/>
              </w:rPr>
            </w:pPr>
            <w:r w:rsidRPr="00ED3F33">
              <w:rPr>
                <w:b/>
                <w:bCs/>
                <w:color w:val="0E1330"/>
                <w:sz w:val="17"/>
                <w:szCs w:val="17"/>
              </w:rPr>
              <w:t>Status</w:t>
            </w:r>
          </w:p>
        </w:tc>
        <w:tc>
          <w:tcPr>
            <w:tcW w:w="4800" w:type="dxa"/>
            <w:shd w:val="clear" w:color="FFFFFF" w:fill="FFFFFF"/>
            <w:tcMar>
              <w:top w:w="70" w:type="dxa"/>
              <w:left w:w="110" w:type="dxa"/>
              <w:bottom w:w="70" w:type="dxa"/>
              <w:right w:w="110" w:type="dxa"/>
            </w:tcMar>
            <w:vAlign w:val="center"/>
          </w:tcPr>
          <w:p w14:paraId="4C0B6043" w14:textId="56CDBF88" w:rsidR="00E73D4B" w:rsidRPr="006F05D7" w:rsidRDefault="45CFC72E" w:rsidP="45CFC72E">
            <w:pPr>
              <w:spacing w:line="250" w:lineRule="auto"/>
              <w:rPr>
                <w:sz w:val="17"/>
                <w:szCs w:val="17"/>
              </w:rPr>
            </w:pPr>
            <w:r w:rsidRPr="006F05D7">
              <w:rPr>
                <w:sz w:val="17"/>
                <w:szCs w:val="17"/>
              </w:rPr>
              <w:t>Draft for Review</w:t>
            </w:r>
          </w:p>
        </w:tc>
      </w:tr>
      <w:tr w:rsidR="00E73D4B" w14:paraId="28388158" w14:textId="77777777" w:rsidTr="006F05D7">
        <w:trPr>
          <w:jc w:val="center"/>
        </w:trPr>
        <w:tc>
          <w:tcPr>
            <w:tcW w:w="2400" w:type="dxa"/>
            <w:shd w:val="clear" w:color="F4F5FA" w:fill="F4F5FA"/>
            <w:tcMar>
              <w:top w:w="70" w:type="dxa"/>
              <w:left w:w="110" w:type="dxa"/>
              <w:bottom w:w="70" w:type="dxa"/>
              <w:right w:w="110" w:type="dxa"/>
            </w:tcMar>
            <w:vAlign w:val="center"/>
          </w:tcPr>
          <w:p w14:paraId="682FDFB4" w14:textId="393CF168" w:rsidR="00E73D4B" w:rsidRPr="00ED3F33" w:rsidRDefault="45CFC72E" w:rsidP="45CFC72E">
            <w:pPr>
              <w:spacing w:line="250" w:lineRule="auto"/>
              <w:rPr>
                <w:b/>
                <w:bCs/>
                <w:color w:val="0E1330"/>
                <w:sz w:val="17"/>
                <w:szCs w:val="17"/>
              </w:rPr>
            </w:pPr>
            <w:r w:rsidRPr="00ED3F33">
              <w:rPr>
                <w:b/>
                <w:bCs/>
                <w:color w:val="0E1330"/>
                <w:sz w:val="17"/>
                <w:szCs w:val="17"/>
              </w:rPr>
              <w:t>Classification</w:t>
            </w:r>
          </w:p>
        </w:tc>
        <w:tc>
          <w:tcPr>
            <w:tcW w:w="4800" w:type="dxa"/>
            <w:shd w:val="clear" w:color="FFFFFF" w:fill="FFFFFF"/>
            <w:tcMar>
              <w:top w:w="70" w:type="dxa"/>
              <w:left w:w="110" w:type="dxa"/>
              <w:bottom w:w="70" w:type="dxa"/>
              <w:right w:w="110" w:type="dxa"/>
            </w:tcMar>
            <w:vAlign w:val="center"/>
          </w:tcPr>
          <w:p w14:paraId="12BAC971" w14:textId="04FF8DBC" w:rsidR="00E73D4B" w:rsidRPr="006F05D7" w:rsidRDefault="45CFC72E" w:rsidP="45CFC72E">
            <w:pPr>
              <w:spacing w:line="249" w:lineRule="auto"/>
              <w:rPr>
                <w:kern w:val="2"/>
                <w:sz w:val="17"/>
                <w:szCs w:val="17"/>
                <w14:ligatures w14:val="standardContextual"/>
              </w:rPr>
            </w:pPr>
            <w:r w:rsidRPr="006F05D7">
              <w:rPr>
                <w:sz w:val="17"/>
                <w:szCs w:val="17"/>
              </w:rPr>
              <w:t>OFFICIAL – Client Internal Use</w:t>
            </w:r>
          </w:p>
        </w:tc>
      </w:tr>
      <w:tr w:rsidR="00E73D4B" w14:paraId="62F05053" w14:textId="77777777" w:rsidTr="006F05D7">
        <w:trPr>
          <w:jc w:val="center"/>
        </w:trPr>
        <w:tc>
          <w:tcPr>
            <w:tcW w:w="2400" w:type="dxa"/>
            <w:shd w:val="clear" w:color="F4F5FA" w:fill="F4F5FA"/>
            <w:tcMar>
              <w:top w:w="70" w:type="dxa"/>
              <w:left w:w="110" w:type="dxa"/>
              <w:bottom w:w="70" w:type="dxa"/>
              <w:right w:w="110" w:type="dxa"/>
            </w:tcMar>
            <w:vAlign w:val="center"/>
          </w:tcPr>
          <w:p w14:paraId="491072FA" w14:textId="33321E94" w:rsidR="00E73D4B" w:rsidRPr="00ED3F33" w:rsidRDefault="45CFC72E" w:rsidP="45CFC72E">
            <w:pPr>
              <w:spacing w:line="250" w:lineRule="auto"/>
              <w:rPr>
                <w:b/>
                <w:bCs/>
                <w:color w:val="0E1330"/>
                <w:sz w:val="17"/>
                <w:szCs w:val="17"/>
              </w:rPr>
            </w:pPr>
            <w:r w:rsidRPr="00ED3F33">
              <w:rPr>
                <w:b/>
                <w:bCs/>
                <w:color w:val="0E1330"/>
                <w:sz w:val="17"/>
                <w:szCs w:val="17"/>
              </w:rPr>
              <w:t>Date</w:t>
            </w:r>
          </w:p>
        </w:tc>
        <w:tc>
          <w:tcPr>
            <w:tcW w:w="4800" w:type="dxa"/>
            <w:shd w:val="clear" w:color="FFFFFF" w:fill="FFFFFF"/>
            <w:tcMar>
              <w:top w:w="70" w:type="dxa"/>
              <w:left w:w="110" w:type="dxa"/>
              <w:bottom w:w="70" w:type="dxa"/>
              <w:right w:w="110" w:type="dxa"/>
            </w:tcMar>
            <w:vAlign w:val="center"/>
          </w:tcPr>
          <w:p w14:paraId="757AD273" w14:textId="34CBBB37" w:rsidR="00E73D4B" w:rsidRPr="006F05D7" w:rsidRDefault="45CFC72E" w:rsidP="45CFC72E">
            <w:pPr>
              <w:spacing w:line="250" w:lineRule="auto"/>
              <w:rPr>
                <w:sz w:val="17"/>
                <w:szCs w:val="17"/>
              </w:rPr>
            </w:pPr>
            <w:r w:rsidRPr="006F05D7">
              <w:rPr>
                <w:sz w:val="17"/>
                <w:szCs w:val="17"/>
              </w:rPr>
              <w:t>4 September 2026</w:t>
            </w:r>
          </w:p>
        </w:tc>
      </w:tr>
    </w:tbl>
    <w:p w14:paraId="5A39BBE3" w14:textId="77777777" w:rsidR="00E73D4B" w:rsidRPr="006F05D7" w:rsidRDefault="00067B0D">
      <w:r w:rsidRPr="006F05D7">
        <w:br w:type="page"/>
      </w:r>
    </w:p>
    <w:p w14:paraId="6A04AACF" w14:textId="77777777" w:rsidR="00B94096" w:rsidRDefault="00B94096" w:rsidP="006F05D7">
      <w:pPr>
        <w:spacing w:after="160"/>
        <w:rPr>
          <w:b/>
          <w:color w:val="0E1330"/>
          <w:sz w:val="32"/>
        </w:rPr>
      </w:pPr>
      <w:bookmarkStart w:id="0" w:name="_Toc585335444"/>
      <w:r>
        <w:rPr>
          <w:b/>
          <w:color w:val="0E1330"/>
          <w:sz w:val="32"/>
        </w:rPr>
        <w:lastRenderedPageBreak/>
        <w:br w:type="page"/>
      </w:r>
    </w:p>
    <w:p w14:paraId="520DDEFD" w14:textId="57837AA3" w:rsidR="006F05D7" w:rsidRPr="00B94096" w:rsidRDefault="03AE59B6" w:rsidP="00B94096">
      <w:pPr>
        <w:pStyle w:val="Title"/>
        <w:rPr>
          <w:b/>
          <w:color w:val="17365D"/>
          <w:sz w:val="44"/>
        </w:rPr>
      </w:pPr>
      <w:r w:rsidRPr="00B94096">
        <w:rPr>
          <w:b/>
          <w:color w:val="17365D"/>
          <w:sz w:val="44"/>
        </w:rPr>
        <w:lastRenderedPageBreak/>
        <w:t>Table of Contents</w:t>
      </w:r>
      <w:bookmarkEnd w:id="0"/>
    </w:p>
    <w:p w14:paraId="66B33BD7" w14:textId="77777777" w:rsidR="0028069C" w:rsidRDefault="00ED3F33">
      <w:pPr>
        <w:pStyle w:val="TOC1"/>
        <w:tabs>
          <w:tab w:val="right" w:leader="dot" w:pos="10070"/>
        </w:tabs>
        <w:rPr>
          <w:noProof/>
        </w:rPr>
      </w:pPr>
      <w:r>
        <w:fldChar w:fldCharType="begin"/>
      </w:r>
      <w:r>
        <w:instrText xml:space="preserve"> TOC  \* MERGEFORMAT </w:instrText>
      </w:r>
      <w:r>
        <w:fldChar w:fldCharType="separate"/>
      </w:r>
      <w:r>
        <w:rPr>
          <w:noProof/>
        </w:rPr>
        <w:t>1. Executive Summary</w:t>
      </w:r>
      <w:r>
        <w:rPr>
          <w:noProof/>
        </w:rPr>
        <w:tab/>
      </w:r>
      <w:r>
        <w:rPr>
          <w:noProof/>
        </w:rPr>
        <w:fldChar w:fldCharType="begin"/>
      </w:r>
      <w:r>
        <w:rPr>
          <w:noProof/>
        </w:rPr>
        <w:instrText xml:space="preserve"> PAGEREF _Toc240108528 \h </w:instrText>
      </w:r>
      <w:r>
        <w:rPr>
          <w:noProof/>
        </w:rPr>
      </w:r>
      <w:r>
        <w:rPr>
          <w:noProof/>
        </w:rPr>
        <w:fldChar w:fldCharType="separate"/>
      </w:r>
      <w:r>
        <w:rPr>
          <w:noProof/>
        </w:rPr>
        <w:t>4</w:t>
      </w:r>
      <w:r>
        <w:rPr>
          <w:noProof/>
        </w:rPr>
        <w:fldChar w:fldCharType="end"/>
      </w:r>
    </w:p>
    <w:p w14:paraId="5A9D6B8F" w14:textId="1FD69353"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Business Value for the Client</w:t>
      </w:r>
      <w:r>
        <w:rPr>
          <w:noProof/>
        </w:rPr>
        <w:tab/>
      </w:r>
      <w:r>
        <w:rPr>
          <w:noProof/>
        </w:rPr>
        <w:fldChar w:fldCharType="begin"/>
      </w:r>
      <w:r>
        <w:rPr>
          <w:noProof/>
        </w:rPr>
        <w:instrText xml:space="preserve"> PAGEREF _Toc240108529 \h </w:instrText>
      </w:r>
      <w:r>
        <w:rPr>
          <w:noProof/>
        </w:rPr>
      </w:r>
      <w:r>
        <w:rPr>
          <w:noProof/>
        </w:rPr>
        <w:fldChar w:fldCharType="separate"/>
      </w:r>
      <w:r>
        <w:rPr>
          <w:noProof/>
        </w:rPr>
        <w:t>4</w:t>
      </w:r>
      <w:r>
        <w:rPr>
          <w:noProof/>
        </w:rPr>
        <w:fldChar w:fldCharType="end"/>
      </w:r>
    </w:p>
    <w:p w14:paraId="643430D4" w14:textId="47397FFC"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1.2 Scope of this Document</w:t>
      </w:r>
      <w:r>
        <w:rPr>
          <w:noProof/>
        </w:rPr>
        <w:tab/>
      </w:r>
      <w:r>
        <w:rPr>
          <w:noProof/>
        </w:rPr>
        <w:fldChar w:fldCharType="begin"/>
      </w:r>
      <w:r>
        <w:rPr>
          <w:noProof/>
        </w:rPr>
        <w:instrText xml:space="preserve"> PAGEREF _Toc240108530 \h </w:instrText>
      </w:r>
      <w:r>
        <w:rPr>
          <w:noProof/>
        </w:rPr>
      </w:r>
      <w:r>
        <w:rPr>
          <w:noProof/>
        </w:rPr>
        <w:fldChar w:fldCharType="separate"/>
      </w:r>
      <w:r>
        <w:rPr>
          <w:noProof/>
        </w:rPr>
        <w:t>4</w:t>
      </w:r>
      <w:r>
        <w:rPr>
          <w:noProof/>
        </w:rPr>
        <w:fldChar w:fldCharType="end"/>
      </w:r>
    </w:p>
    <w:p w14:paraId="414213BA" w14:textId="2107986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 Business Context &amp; Objectives</w:t>
      </w:r>
      <w:r>
        <w:rPr>
          <w:noProof/>
        </w:rPr>
        <w:tab/>
      </w:r>
      <w:r>
        <w:rPr>
          <w:noProof/>
        </w:rPr>
        <w:fldChar w:fldCharType="begin"/>
      </w:r>
      <w:r>
        <w:rPr>
          <w:noProof/>
        </w:rPr>
        <w:instrText xml:space="preserve"> PAGEREF _Toc240108531 \h </w:instrText>
      </w:r>
      <w:r>
        <w:rPr>
          <w:noProof/>
        </w:rPr>
      </w:r>
      <w:r>
        <w:rPr>
          <w:noProof/>
        </w:rPr>
        <w:fldChar w:fldCharType="separate"/>
      </w:r>
      <w:r>
        <w:rPr>
          <w:noProof/>
        </w:rPr>
        <w:t>5</w:t>
      </w:r>
      <w:r>
        <w:rPr>
          <w:noProof/>
        </w:rPr>
        <w:fldChar w:fldCharType="end"/>
      </w:r>
    </w:p>
    <w:p w14:paraId="1EFB90D4" w14:textId="72EF4D75"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 The Problem Today</w:t>
      </w:r>
      <w:r>
        <w:rPr>
          <w:noProof/>
        </w:rPr>
        <w:tab/>
      </w:r>
      <w:r>
        <w:rPr>
          <w:noProof/>
        </w:rPr>
        <w:fldChar w:fldCharType="begin"/>
      </w:r>
      <w:r>
        <w:rPr>
          <w:noProof/>
        </w:rPr>
        <w:instrText xml:space="preserve"> PAGEREF _Toc240108532 \h </w:instrText>
      </w:r>
      <w:r>
        <w:rPr>
          <w:noProof/>
        </w:rPr>
      </w:r>
      <w:r>
        <w:rPr>
          <w:noProof/>
        </w:rPr>
        <w:fldChar w:fldCharType="separate"/>
      </w:r>
      <w:r>
        <w:rPr>
          <w:noProof/>
        </w:rPr>
        <w:t>5</w:t>
      </w:r>
      <w:r>
        <w:rPr>
          <w:noProof/>
        </w:rPr>
        <w:fldChar w:fldCharType="end"/>
      </w:r>
    </w:p>
    <w:p w14:paraId="33EFC8B8" w14:textId="59069BB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 Objectives</w:t>
      </w:r>
      <w:r>
        <w:rPr>
          <w:noProof/>
        </w:rPr>
        <w:tab/>
      </w:r>
      <w:r>
        <w:rPr>
          <w:noProof/>
        </w:rPr>
        <w:fldChar w:fldCharType="begin"/>
      </w:r>
      <w:r>
        <w:rPr>
          <w:noProof/>
        </w:rPr>
        <w:instrText xml:space="preserve"> PAGEREF _Toc240108533 \h </w:instrText>
      </w:r>
      <w:r>
        <w:rPr>
          <w:noProof/>
        </w:rPr>
      </w:r>
      <w:r>
        <w:rPr>
          <w:noProof/>
        </w:rPr>
        <w:fldChar w:fldCharType="separate"/>
      </w:r>
      <w:r>
        <w:rPr>
          <w:noProof/>
        </w:rPr>
        <w:t>5</w:t>
      </w:r>
      <w:r>
        <w:rPr>
          <w:noProof/>
        </w:rPr>
        <w:fldChar w:fldCharType="end"/>
      </w:r>
    </w:p>
    <w:p w14:paraId="10F3FB0F" w14:textId="3CF9A15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Alignment to UAE Government Standards</w:t>
      </w:r>
      <w:r>
        <w:rPr>
          <w:noProof/>
        </w:rPr>
        <w:tab/>
      </w:r>
      <w:r>
        <w:rPr>
          <w:noProof/>
        </w:rPr>
        <w:fldChar w:fldCharType="begin"/>
      </w:r>
      <w:r>
        <w:rPr>
          <w:noProof/>
        </w:rPr>
        <w:instrText xml:space="preserve"> PAGEREF _Toc240108534 \h </w:instrText>
      </w:r>
      <w:r>
        <w:rPr>
          <w:noProof/>
        </w:rPr>
      </w:r>
      <w:r>
        <w:rPr>
          <w:noProof/>
        </w:rPr>
        <w:fldChar w:fldCharType="separate"/>
      </w:r>
      <w:r>
        <w:rPr>
          <w:noProof/>
        </w:rPr>
        <w:t>5</w:t>
      </w:r>
      <w:r>
        <w:rPr>
          <w:noProof/>
        </w:rPr>
        <w:fldChar w:fldCharType="end"/>
      </w:r>
    </w:p>
    <w:p w14:paraId="7AF33B79" w14:textId="1BDF045B"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 Personas &amp; Role Model</w:t>
      </w:r>
      <w:r>
        <w:rPr>
          <w:noProof/>
        </w:rPr>
        <w:tab/>
      </w:r>
      <w:r>
        <w:rPr>
          <w:noProof/>
        </w:rPr>
        <w:fldChar w:fldCharType="begin"/>
      </w:r>
      <w:r>
        <w:rPr>
          <w:noProof/>
        </w:rPr>
        <w:instrText xml:space="preserve"> PAGEREF _Toc240108535 \h </w:instrText>
      </w:r>
      <w:r>
        <w:rPr>
          <w:noProof/>
        </w:rPr>
      </w:r>
      <w:r>
        <w:rPr>
          <w:noProof/>
        </w:rPr>
        <w:fldChar w:fldCharType="separate"/>
      </w:r>
      <w:r>
        <w:rPr>
          <w:noProof/>
        </w:rPr>
        <w:t>6</w:t>
      </w:r>
      <w:r>
        <w:rPr>
          <w:noProof/>
        </w:rPr>
        <w:fldChar w:fldCharType="end"/>
      </w:r>
    </w:p>
    <w:p w14:paraId="603D86AB" w14:textId="63BAD674"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3.1 Personas</w:t>
      </w:r>
      <w:r>
        <w:rPr>
          <w:noProof/>
        </w:rPr>
        <w:tab/>
      </w:r>
      <w:r>
        <w:rPr>
          <w:noProof/>
        </w:rPr>
        <w:fldChar w:fldCharType="begin"/>
      </w:r>
      <w:r>
        <w:rPr>
          <w:noProof/>
        </w:rPr>
        <w:instrText xml:space="preserve"> PAGEREF _Toc240108536 \h </w:instrText>
      </w:r>
      <w:r>
        <w:rPr>
          <w:noProof/>
        </w:rPr>
      </w:r>
      <w:r>
        <w:rPr>
          <w:noProof/>
        </w:rPr>
        <w:fldChar w:fldCharType="separate"/>
      </w:r>
      <w:r>
        <w:rPr>
          <w:noProof/>
        </w:rPr>
        <w:t>6</w:t>
      </w:r>
      <w:r>
        <w:rPr>
          <w:noProof/>
        </w:rPr>
        <w:fldChar w:fldCharType="end"/>
      </w:r>
    </w:p>
    <w:p w14:paraId="336435BF" w14:textId="5B26D244"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3.2 Role Hierarchy (RBAC + ABAC)</w:t>
      </w:r>
      <w:r>
        <w:rPr>
          <w:noProof/>
        </w:rPr>
        <w:tab/>
      </w:r>
      <w:r>
        <w:rPr>
          <w:noProof/>
        </w:rPr>
        <w:fldChar w:fldCharType="begin"/>
      </w:r>
      <w:r>
        <w:rPr>
          <w:noProof/>
        </w:rPr>
        <w:instrText xml:space="preserve"> PAGEREF _Toc240108537 \h </w:instrText>
      </w:r>
      <w:r>
        <w:rPr>
          <w:noProof/>
        </w:rPr>
      </w:r>
      <w:r>
        <w:rPr>
          <w:noProof/>
        </w:rPr>
        <w:fldChar w:fldCharType="separate"/>
      </w:r>
      <w:r>
        <w:rPr>
          <w:noProof/>
        </w:rPr>
        <w:t>6</w:t>
      </w:r>
      <w:r>
        <w:rPr>
          <w:noProof/>
        </w:rPr>
        <w:fldChar w:fldCharType="end"/>
      </w:r>
    </w:p>
    <w:p w14:paraId="266EC23F" w14:textId="48AED114"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4. Solution Capability Overview</w:t>
      </w:r>
      <w:r>
        <w:rPr>
          <w:noProof/>
        </w:rPr>
        <w:tab/>
      </w:r>
      <w:r>
        <w:rPr>
          <w:noProof/>
        </w:rPr>
        <w:fldChar w:fldCharType="begin"/>
      </w:r>
      <w:r>
        <w:rPr>
          <w:noProof/>
        </w:rPr>
        <w:instrText xml:space="preserve"> PAGEREF _Toc240108538 \h </w:instrText>
      </w:r>
      <w:r>
        <w:rPr>
          <w:noProof/>
        </w:rPr>
      </w:r>
      <w:r>
        <w:rPr>
          <w:noProof/>
        </w:rPr>
        <w:fldChar w:fldCharType="separate"/>
      </w:r>
      <w:r>
        <w:rPr>
          <w:noProof/>
        </w:rPr>
        <w:t>7</w:t>
      </w:r>
      <w:r>
        <w:rPr>
          <w:noProof/>
        </w:rPr>
        <w:fldChar w:fldCharType="end"/>
      </w:r>
    </w:p>
    <w:p w14:paraId="72ECBDC3" w14:textId="77777777" w:rsidR="0028069C" w:rsidRDefault="00ED3F33">
      <w:pPr>
        <w:pStyle w:val="TOC1"/>
        <w:tabs>
          <w:tab w:val="right" w:leader="dot" w:pos="10070"/>
        </w:tabs>
        <w:rPr>
          <w:noProof/>
        </w:rPr>
      </w:pPr>
      <w:r>
        <w:rPr>
          <w:noProof/>
        </w:rPr>
        <w:t xml:space="preserve">5. The Docaya Document Lifecycle </w:t>
      </w:r>
      <w:r w:rsidR="00B94096">
        <w:rPr>
          <w:noProof/>
        </w:rPr>
        <w:t>-</w:t>
      </w:r>
      <w:r>
        <w:rPr>
          <w:noProof/>
        </w:rPr>
        <w:t xml:space="preserve"> Revised End-to-End Flow</w:t>
      </w:r>
      <w:r>
        <w:rPr>
          <w:noProof/>
        </w:rPr>
        <w:tab/>
      </w:r>
      <w:r>
        <w:rPr>
          <w:noProof/>
        </w:rPr>
        <w:fldChar w:fldCharType="begin"/>
      </w:r>
      <w:r>
        <w:rPr>
          <w:noProof/>
        </w:rPr>
        <w:instrText xml:space="preserve"> PAGEREF _Toc240108539 \h </w:instrText>
      </w:r>
      <w:r>
        <w:rPr>
          <w:noProof/>
        </w:rPr>
      </w:r>
      <w:r>
        <w:rPr>
          <w:noProof/>
        </w:rPr>
        <w:fldChar w:fldCharType="separate"/>
      </w:r>
      <w:r>
        <w:rPr>
          <w:noProof/>
        </w:rPr>
        <w:t>9</w:t>
      </w:r>
      <w:r>
        <w:rPr>
          <w:noProof/>
        </w:rPr>
        <w:fldChar w:fldCharType="end"/>
      </w:r>
    </w:p>
    <w:p w14:paraId="6CF5D8B6" w14:textId="3BD7C14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5.1 Status State Machine</w:t>
      </w:r>
      <w:r>
        <w:rPr>
          <w:noProof/>
        </w:rPr>
        <w:tab/>
      </w:r>
      <w:r>
        <w:rPr>
          <w:noProof/>
        </w:rPr>
        <w:fldChar w:fldCharType="begin"/>
      </w:r>
      <w:r>
        <w:rPr>
          <w:noProof/>
        </w:rPr>
        <w:instrText xml:space="preserve"> PAGEREF _Toc240108540 \h </w:instrText>
      </w:r>
      <w:r>
        <w:rPr>
          <w:noProof/>
        </w:rPr>
      </w:r>
      <w:r>
        <w:rPr>
          <w:noProof/>
        </w:rPr>
        <w:fldChar w:fldCharType="separate"/>
      </w:r>
      <w:r>
        <w:rPr>
          <w:noProof/>
        </w:rPr>
        <w:t>11</w:t>
      </w:r>
      <w:r>
        <w:rPr>
          <w:noProof/>
        </w:rPr>
        <w:fldChar w:fldCharType="end"/>
      </w:r>
    </w:p>
    <w:p w14:paraId="02344C7D" w14:textId="77777777" w:rsidR="0028069C" w:rsidRDefault="00ED3F33">
      <w:pPr>
        <w:pStyle w:val="TOC1"/>
        <w:tabs>
          <w:tab w:val="right" w:leader="dot" w:pos="10070"/>
        </w:tabs>
        <w:rPr>
          <w:noProof/>
        </w:rPr>
      </w:pPr>
      <w:r>
        <w:rPr>
          <w:noProof/>
        </w:rPr>
        <w:t xml:space="preserve">6. Module M1 </w:t>
      </w:r>
      <w:r w:rsidR="00B94096">
        <w:rPr>
          <w:noProof/>
        </w:rPr>
        <w:t>-</w:t>
      </w:r>
      <w:r>
        <w:rPr>
          <w:noProof/>
        </w:rPr>
        <w:t xml:space="preserve"> Capture &amp; Document Registration</w:t>
      </w:r>
      <w:r>
        <w:rPr>
          <w:noProof/>
        </w:rPr>
        <w:tab/>
      </w:r>
      <w:r>
        <w:rPr>
          <w:noProof/>
        </w:rPr>
        <w:fldChar w:fldCharType="begin"/>
      </w:r>
      <w:r>
        <w:rPr>
          <w:noProof/>
        </w:rPr>
        <w:instrText xml:space="preserve"> PAGEREF _Toc240108541 \h </w:instrText>
      </w:r>
      <w:r>
        <w:rPr>
          <w:noProof/>
        </w:rPr>
      </w:r>
      <w:r>
        <w:rPr>
          <w:noProof/>
        </w:rPr>
        <w:fldChar w:fldCharType="separate"/>
      </w:r>
      <w:r>
        <w:rPr>
          <w:noProof/>
        </w:rPr>
        <w:t>12</w:t>
      </w:r>
      <w:r>
        <w:rPr>
          <w:noProof/>
        </w:rPr>
        <w:fldChar w:fldCharType="end"/>
      </w:r>
    </w:p>
    <w:p w14:paraId="2E87B46F" w14:textId="7931AFDB" w:rsidR="00ED3F33" w:rsidRPr="0028069C" w:rsidRDefault="0028069C" w:rsidP="0028069C">
      <w:r w:rsidRPr="0028069C">
        <w:t xml:space="preserve">Upload and staging scope: During upload, </w:t>
      </w:r>
      <w:proofErr w:type="spellStart"/>
      <w:r w:rsidRPr="0028069C">
        <w:t>Docaya</w:t>
      </w:r>
      <w:proofErr w:type="spellEnd"/>
      <w:r w:rsidRPr="0028069C">
        <w:t xml:space="preserve"> extracts only basic machine-readable data, technical metadata and a text preview from supported files such as PDF, DOCX, PPTX, XLSX and common image formats. The original uploaded file and extracted data are retained in staging. No uploaded document is added to the main SharePoint repository/system of record until the configured approval workflow is completed; after approval, the document is promoted to the controlled repository.</w:t>
      </w:r>
    </w:p>
    <w:p w14:paraId="2721C989" w14:textId="0F799E9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6.1 Functional Design</w:t>
      </w:r>
      <w:r>
        <w:rPr>
          <w:noProof/>
        </w:rPr>
        <w:tab/>
      </w:r>
      <w:r>
        <w:rPr>
          <w:noProof/>
        </w:rPr>
        <w:fldChar w:fldCharType="begin"/>
      </w:r>
      <w:r>
        <w:rPr>
          <w:noProof/>
        </w:rPr>
        <w:instrText xml:space="preserve"> PAGEREF _Toc240108542 \h </w:instrText>
      </w:r>
      <w:r>
        <w:rPr>
          <w:noProof/>
        </w:rPr>
      </w:r>
      <w:r>
        <w:rPr>
          <w:noProof/>
        </w:rPr>
        <w:fldChar w:fldCharType="separate"/>
      </w:r>
      <w:r>
        <w:rPr>
          <w:noProof/>
        </w:rPr>
        <w:t>12</w:t>
      </w:r>
      <w:r>
        <w:rPr>
          <w:noProof/>
        </w:rPr>
        <w:fldChar w:fldCharType="end"/>
      </w:r>
    </w:p>
    <w:p w14:paraId="563D63FC" w14:textId="0CA3337F"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6.2 Auto-Populated vs. User-Entered Fields</w:t>
      </w:r>
      <w:r>
        <w:rPr>
          <w:noProof/>
        </w:rPr>
        <w:tab/>
      </w:r>
      <w:r>
        <w:rPr>
          <w:noProof/>
        </w:rPr>
        <w:fldChar w:fldCharType="begin"/>
      </w:r>
      <w:r>
        <w:rPr>
          <w:noProof/>
        </w:rPr>
        <w:instrText xml:space="preserve"> PAGEREF _Toc240108543 \h </w:instrText>
      </w:r>
      <w:r>
        <w:rPr>
          <w:noProof/>
        </w:rPr>
      </w:r>
      <w:r>
        <w:rPr>
          <w:noProof/>
        </w:rPr>
        <w:fldChar w:fldCharType="separate"/>
      </w:r>
      <w:r>
        <w:rPr>
          <w:noProof/>
        </w:rPr>
        <w:t>12</w:t>
      </w:r>
      <w:r>
        <w:rPr>
          <w:noProof/>
        </w:rPr>
        <w:fldChar w:fldCharType="end"/>
      </w:r>
    </w:p>
    <w:p w14:paraId="0C31A4E0" w14:textId="275BBEF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7. Module M2 </w:t>
      </w:r>
      <w:r w:rsidR="00B94096">
        <w:rPr>
          <w:noProof/>
        </w:rPr>
        <w:t>-</w:t>
      </w:r>
      <w:r>
        <w:rPr>
          <w:noProof/>
        </w:rPr>
        <w:t xml:space="preserve"> Classification &amp; Metadata</w:t>
      </w:r>
      <w:r>
        <w:rPr>
          <w:noProof/>
        </w:rPr>
        <w:tab/>
      </w:r>
      <w:r>
        <w:rPr>
          <w:noProof/>
        </w:rPr>
        <w:fldChar w:fldCharType="begin"/>
      </w:r>
      <w:r>
        <w:rPr>
          <w:noProof/>
        </w:rPr>
        <w:instrText xml:space="preserve"> PAGEREF _Toc240108544 \h </w:instrText>
      </w:r>
      <w:r>
        <w:rPr>
          <w:noProof/>
        </w:rPr>
      </w:r>
      <w:r>
        <w:rPr>
          <w:noProof/>
        </w:rPr>
        <w:fldChar w:fldCharType="separate"/>
      </w:r>
      <w:r>
        <w:rPr>
          <w:noProof/>
        </w:rPr>
        <w:t>12</w:t>
      </w:r>
      <w:r>
        <w:rPr>
          <w:noProof/>
        </w:rPr>
        <w:fldChar w:fldCharType="end"/>
      </w:r>
    </w:p>
    <w:p w14:paraId="678ECF2F" w14:textId="7B91A809"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7.1 Classification Dimensions</w:t>
      </w:r>
      <w:r>
        <w:rPr>
          <w:noProof/>
        </w:rPr>
        <w:tab/>
      </w:r>
      <w:r>
        <w:rPr>
          <w:noProof/>
        </w:rPr>
        <w:fldChar w:fldCharType="begin"/>
      </w:r>
      <w:r>
        <w:rPr>
          <w:noProof/>
        </w:rPr>
        <w:instrText xml:space="preserve"> PAGEREF _Toc240108545 \h </w:instrText>
      </w:r>
      <w:r>
        <w:rPr>
          <w:noProof/>
        </w:rPr>
      </w:r>
      <w:r>
        <w:rPr>
          <w:noProof/>
        </w:rPr>
        <w:fldChar w:fldCharType="separate"/>
      </w:r>
      <w:r>
        <w:rPr>
          <w:noProof/>
        </w:rPr>
        <w:t>13</w:t>
      </w:r>
      <w:r>
        <w:rPr>
          <w:noProof/>
        </w:rPr>
        <w:fldChar w:fldCharType="end"/>
      </w:r>
    </w:p>
    <w:p w14:paraId="6CAF258C" w14:textId="77ADE82A"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7.2 Manual Classification Controls</w:t>
      </w:r>
      <w:r>
        <w:rPr>
          <w:noProof/>
        </w:rPr>
        <w:tab/>
      </w:r>
      <w:r>
        <w:rPr>
          <w:noProof/>
        </w:rPr>
        <w:fldChar w:fldCharType="begin"/>
      </w:r>
      <w:r>
        <w:rPr>
          <w:noProof/>
        </w:rPr>
        <w:instrText xml:space="preserve"> PAGEREF _Toc240108546 \h </w:instrText>
      </w:r>
      <w:r>
        <w:rPr>
          <w:noProof/>
        </w:rPr>
      </w:r>
      <w:r>
        <w:rPr>
          <w:noProof/>
        </w:rPr>
        <w:fldChar w:fldCharType="separate"/>
      </w:r>
      <w:r>
        <w:rPr>
          <w:noProof/>
        </w:rPr>
        <w:t>13</w:t>
      </w:r>
      <w:r>
        <w:rPr>
          <w:noProof/>
        </w:rPr>
        <w:fldChar w:fldCharType="end"/>
      </w:r>
    </w:p>
    <w:p w14:paraId="16406625" w14:textId="22F50CFD"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8. Module M3 </w:t>
      </w:r>
      <w:r w:rsidR="00B94096">
        <w:rPr>
          <w:noProof/>
        </w:rPr>
        <w:t>-</w:t>
      </w:r>
      <w:r>
        <w:rPr>
          <w:noProof/>
        </w:rPr>
        <w:t xml:space="preserve"> Workflow &amp; Approval</w:t>
      </w:r>
      <w:r>
        <w:rPr>
          <w:noProof/>
        </w:rPr>
        <w:tab/>
      </w:r>
      <w:r>
        <w:rPr>
          <w:noProof/>
        </w:rPr>
        <w:fldChar w:fldCharType="begin"/>
      </w:r>
      <w:r>
        <w:rPr>
          <w:noProof/>
        </w:rPr>
        <w:instrText xml:space="preserve"> PAGEREF _Toc240108547 \h </w:instrText>
      </w:r>
      <w:r>
        <w:rPr>
          <w:noProof/>
        </w:rPr>
      </w:r>
      <w:r>
        <w:rPr>
          <w:noProof/>
        </w:rPr>
        <w:fldChar w:fldCharType="separate"/>
      </w:r>
      <w:r>
        <w:rPr>
          <w:noProof/>
        </w:rPr>
        <w:t>14</w:t>
      </w:r>
      <w:r>
        <w:rPr>
          <w:noProof/>
        </w:rPr>
        <w:fldChar w:fldCharType="end"/>
      </w:r>
    </w:p>
    <w:p w14:paraId="3F9B5DB4" w14:textId="5F4F253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8.1 Submission &amp; Routing</w:t>
      </w:r>
      <w:r>
        <w:rPr>
          <w:noProof/>
        </w:rPr>
        <w:tab/>
      </w:r>
      <w:r>
        <w:rPr>
          <w:noProof/>
        </w:rPr>
        <w:fldChar w:fldCharType="begin"/>
      </w:r>
      <w:r>
        <w:rPr>
          <w:noProof/>
        </w:rPr>
        <w:instrText xml:space="preserve"> PAGEREF _Toc240108548 \h </w:instrText>
      </w:r>
      <w:r>
        <w:rPr>
          <w:noProof/>
        </w:rPr>
      </w:r>
      <w:r>
        <w:rPr>
          <w:noProof/>
        </w:rPr>
        <w:fldChar w:fldCharType="separate"/>
      </w:r>
      <w:r>
        <w:rPr>
          <w:noProof/>
        </w:rPr>
        <w:t>14</w:t>
      </w:r>
      <w:r>
        <w:rPr>
          <w:noProof/>
        </w:rPr>
        <w:fldChar w:fldCharType="end"/>
      </w:r>
    </w:p>
    <w:p w14:paraId="46668813" w14:textId="76B3D86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8.2 Approval Patterns</w:t>
      </w:r>
      <w:r>
        <w:rPr>
          <w:noProof/>
        </w:rPr>
        <w:tab/>
      </w:r>
      <w:r>
        <w:rPr>
          <w:noProof/>
        </w:rPr>
        <w:fldChar w:fldCharType="begin"/>
      </w:r>
      <w:r>
        <w:rPr>
          <w:noProof/>
        </w:rPr>
        <w:instrText xml:space="preserve"> PAGEREF _Toc240108549 \h </w:instrText>
      </w:r>
      <w:r>
        <w:rPr>
          <w:noProof/>
        </w:rPr>
      </w:r>
      <w:r>
        <w:rPr>
          <w:noProof/>
        </w:rPr>
        <w:fldChar w:fldCharType="separate"/>
      </w:r>
      <w:r>
        <w:rPr>
          <w:noProof/>
        </w:rPr>
        <w:t>14</w:t>
      </w:r>
      <w:r>
        <w:rPr>
          <w:noProof/>
        </w:rPr>
        <w:fldChar w:fldCharType="end"/>
      </w:r>
    </w:p>
    <w:p w14:paraId="667F17E4" w14:textId="557341E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8.3 Decision Handling</w:t>
      </w:r>
      <w:r>
        <w:rPr>
          <w:noProof/>
        </w:rPr>
        <w:tab/>
      </w:r>
      <w:r>
        <w:rPr>
          <w:noProof/>
        </w:rPr>
        <w:fldChar w:fldCharType="begin"/>
      </w:r>
      <w:r>
        <w:rPr>
          <w:noProof/>
        </w:rPr>
        <w:instrText xml:space="preserve"> PAGEREF _Toc240108550 \h </w:instrText>
      </w:r>
      <w:r>
        <w:rPr>
          <w:noProof/>
        </w:rPr>
      </w:r>
      <w:r>
        <w:rPr>
          <w:noProof/>
        </w:rPr>
        <w:fldChar w:fldCharType="separate"/>
      </w:r>
      <w:r>
        <w:rPr>
          <w:noProof/>
        </w:rPr>
        <w:t>14</w:t>
      </w:r>
      <w:r>
        <w:rPr>
          <w:noProof/>
        </w:rPr>
        <w:fldChar w:fldCharType="end"/>
      </w:r>
    </w:p>
    <w:p w14:paraId="34C4819C" w14:textId="113FBEC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8.4 Configurable multi-level review chain</w:t>
      </w:r>
      <w:r>
        <w:rPr>
          <w:noProof/>
        </w:rPr>
        <w:tab/>
      </w:r>
      <w:r>
        <w:rPr>
          <w:noProof/>
        </w:rPr>
        <w:fldChar w:fldCharType="begin"/>
      </w:r>
      <w:r>
        <w:rPr>
          <w:noProof/>
        </w:rPr>
        <w:instrText xml:space="preserve"> PAGEREF _Toc240108551 \h </w:instrText>
      </w:r>
      <w:r>
        <w:rPr>
          <w:noProof/>
        </w:rPr>
      </w:r>
      <w:r>
        <w:rPr>
          <w:noProof/>
        </w:rPr>
        <w:fldChar w:fldCharType="separate"/>
      </w:r>
      <w:r>
        <w:rPr>
          <w:noProof/>
        </w:rPr>
        <w:t>14</w:t>
      </w:r>
      <w:r>
        <w:rPr>
          <w:noProof/>
        </w:rPr>
        <w:fldChar w:fldCharType="end"/>
      </w:r>
    </w:p>
    <w:p w14:paraId="71AD1A35" w14:textId="019635E5"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8.5 Threaded comments &amp; actions</w:t>
      </w:r>
      <w:r>
        <w:rPr>
          <w:noProof/>
        </w:rPr>
        <w:tab/>
      </w:r>
      <w:r>
        <w:rPr>
          <w:noProof/>
        </w:rPr>
        <w:fldChar w:fldCharType="begin"/>
      </w:r>
      <w:r>
        <w:rPr>
          <w:noProof/>
        </w:rPr>
        <w:instrText xml:space="preserve"> PAGEREF _Toc240108552 \h </w:instrText>
      </w:r>
      <w:r>
        <w:rPr>
          <w:noProof/>
        </w:rPr>
      </w:r>
      <w:r>
        <w:rPr>
          <w:noProof/>
        </w:rPr>
        <w:fldChar w:fldCharType="separate"/>
      </w:r>
      <w:r>
        <w:rPr>
          <w:noProof/>
        </w:rPr>
        <w:t>15</w:t>
      </w:r>
      <w:r>
        <w:rPr>
          <w:noProof/>
        </w:rPr>
        <w:fldChar w:fldCharType="end"/>
      </w:r>
    </w:p>
    <w:p w14:paraId="18D3499C" w14:textId="2647F2C2"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8.6 Change-request SLA &amp; timeline engine</w:t>
      </w:r>
      <w:r>
        <w:rPr>
          <w:noProof/>
        </w:rPr>
        <w:tab/>
      </w:r>
      <w:r>
        <w:rPr>
          <w:noProof/>
        </w:rPr>
        <w:fldChar w:fldCharType="begin"/>
      </w:r>
      <w:r>
        <w:rPr>
          <w:noProof/>
        </w:rPr>
        <w:instrText xml:space="preserve"> PAGEREF _Toc240108553 \h </w:instrText>
      </w:r>
      <w:r>
        <w:rPr>
          <w:noProof/>
        </w:rPr>
      </w:r>
      <w:r>
        <w:rPr>
          <w:noProof/>
        </w:rPr>
        <w:fldChar w:fldCharType="separate"/>
      </w:r>
      <w:r>
        <w:rPr>
          <w:noProof/>
        </w:rPr>
        <w:t>15</w:t>
      </w:r>
      <w:r>
        <w:rPr>
          <w:noProof/>
        </w:rPr>
        <w:fldChar w:fldCharType="end"/>
      </w:r>
    </w:p>
    <w:p w14:paraId="7CBB9DF1" w14:textId="517F0C1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9. Module M4 </w:t>
      </w:r>
      <w:r w:rsidR="00B94096">
        <w:rPr>
          <w:noProof/>
        </w:rPr>
        <w:t>-</w:t>
      </w:r>
      <w:r>
        <w:rPr>
          <w:noProof/>
        </w:rPr>
        <w:t xml:space="preserve"> Promotion &amp; Publishing</w:t>
      </w:r>
      <w:r>
        <w:rPr>
          <w:noProof/>
        </w:rPr>
        <w:tab/>
      </w:r>
      <w:r>
        <w:rPr>
          <w:noProof/>
        </w:rPr>
        <w:fldChar w:fldCharType="begin"/>
      </w:r>
      <w:r>
        <w:rPr>
          <w:noProof/>
        </w:rPr>
        <w:instrText xml:space="preserve"> PAGEREF _Toc240108554 \h </w:instrText>
      </w:r>
      <w:r>
        <w:rPr>
          <w:noProof/>
        </w:rPr>
      </w:r>
      <w:r>
        <w:rPr>
          <w:noProof/>
        </w:rPr>
        <w:fldChar w:fldCharType="separate"/>
      </w:r>
      <w:r>
        <w:rPr>
          <w:noProof/>
        </w:rPr>
        <w:t>16</w:t>
      </w:r>
      <w:r>
        <w:rPr>
          <w:noProof/>
        </w:rPr>
        <w:fldChar w:fldCharType="end"/>
      </w:r>
    </w:p>
    <w:p w14:paraId="44A71033" w14:textId="0DC38C7E"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10. Module M5 </w:t>
      </w:r>
      <w:r w:rsidR="00B94096">
        <w:rPr>
          <w:noProof/>
        </w:rPr>
        <w:t>-</w:t>
      </w:r>
      <w:r>
        <w:rPr>
          <w:noProof/>
        </w:rPr>
        <w:t xml:space="preserve"> Staging Lifecycle &amp; Cleanup</w:t>
      </w:r>
      <w:r>
        <w:rPr>
          <w:noProof/>
        </w:rPr>
        <w:tab/>
      </w:r>
      <w:r>
        <w:rPr>
          <w:noProof/>
        </w:rPr>
        <w:fldChar w:fldCharType="begin"/>
      </w:r>
      <w:r>
        <w:rPr>
          <w:noProof/>
        </w:rPr>
        <w:instrText xml:space="preserve"> PAGEREF _Toc240108555 \h </w:instrText>
      </w:r>
      <w:r>
        <w:rPr>
          <w:noProof/>
        </w:rPr>
      </w:r>
      <w:r>
        <w:rPr>
          <w:noProof/>
        </w:rPr>
        <w:fldChar w:fldCharType="separate"/>
      </w:r>
      <w:r>
        <w:rPr>
          <w:noProof/>
        </w:rPr>
        <w:t>16</w:t>
      </w:r>
      <w:r>
        <w:rPr>
          <w:noProof/>
        </w:rPr>
        <w:fldChar w:fldCharType="end"/>
      </w:r>
    </w:p>
    <w:p w14:paraId="582552DC" w14:textId="3B734360" w:rsidR="00ED3F33" w:rsidRDefault="00106196">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Module M6 - Upload Text Extraction &amp; Search Data</w:t>
      </w:r>
      <w:r>
        <w:rPr>
          <w:noProof/>
        </w:rPr>
        <w:tab/>
        <w:t>18</w:t>
      </w:r>
    </w:p>
    <w:p w14:paraId="2AE8B610" w14:textId="64E2C9A6"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lastRenderedPageBreak/>
        <w:t>11.1 Pipeline Stages</w:t>
      </w:r>
      <w:r>
        <w:rPr>
          <w:noProof/>
        </w:rPr>
        <w:tab/>
      </w:r>
      <w:r>
        <w:rPr>
          <w:noProof/>
        </w:rPr>
        <w:fldChar w:fldCharType="begin"/>
      </w:r>
      <w:r>
        <w:rPr>
          <w:noProof/>
        </w:rPr>
        <w:instrText xml:space="preserve"> PAGEREF _Toc240108557 \h </w:instrText>
      </w:r>
      <w:r>
        <w:rPr>
          <w:noProof/>
        </w:rPr>
      </w:r>
      <w:r>
        <w:rPr>
          <w:noProof/>
        </w:rPr>
        <w:fldChar w:fldCharType="separate"/>
      </w:r>
      <w:r>
        <w:rPr>
          <w:noProof/>
        </w:rPr>
        <w:t>18</w:t>
      </w:r>
      <w:r>
        <w:rPr>
          <w:noProof/>
        </w:rPr>
        <w:fldChar w:fldCharType="end"/>
      </w:r>
    </w:p>
    <w:p w14:paraId="3C9D4C1E" w14:textId="2EB20AC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11.2 Design Principles</w:t>
      </w:r>
      <w:r>
        <w:rPr>
          <w:noProof/>
        </w:rPr>
        <w:tab/>
      </w:r>
      <w:r>
        <w:rPr>
          <w:noProof/>
        </w:rPr>
        <w:fldChar w:fldCharType="begin"/>
      </w:r>
      <w:r>
        <w:rPr>
          <w:noProof/>
        </w:rPr>
        <w:instrText xml:space="preserve"> PAGEREF _Toc240108558 \h </w:instrText>
      </w:r>
      <w:r>
        <w:rPr>
          <w:noProof/>
        </w:rPr>
      </w:r>
      <w:r>
        <w:rPr>
          <w:noProof/>
        </w:rPr>
        <w:fldChar w:fldCharType="separate"/>
      </w:r>
      <w:r>
        <w:rPr>
          <w:noProof/>
        </w:rPr>
        <w:t>18</w:t>
      </w:r>
      <w:r>
        <w:rPr>
          <w:noProof/>
        </w:rPr>
        <w:fldChar w:fldCharType="end"/>
      </w:r>
    </w:p>
    <w:p w14:paraId="797DFF99" w14:textId="323BA5AF"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12. Module M7 </w:t>
      </w:r>
      <w:r w:rsidR="00B94096">
        <w:rPr>
          <w:noProof/>
        </w:rPr>
        <w:t>-</w:t>
      </w:r>
      <w:r>
        <w:rPr>
          <w:noProof/>
        </w:rPr>
        <w:t xml:space="preserve"> Notification Center</w:t>
      </w:r>
      <w:r>
        <w:rPr>
          <w:noProof/>
        </w:rPr>
        <w:tab/>
      </w:r>
      <w:r>
        <w:rPr>
          <w:noProof/>
        </w:rPr>
        <w:fldChar w:fldCharType="begin"/>
      </w:r>
      <w:r>
        <w:rPr>
          <w:noProof/>
        </w:rPr>
        <w:instrText xml:space="preserve"> PAGEREF _Toc240108559 \h </w:instrText>
      </w:r>
      <w:r>
        <w:rPr>
          <w:noProof/>
        </w:rPr>
      </w:r>
      <w:r>
        <w:rPr>
          <w:noProof/>
        </w:rPr>
        <w:fldChar w:fldCharType="separate"/>
      </w:r>
      <w:r>
        <w:rPr>
          <w:noProof/>
        </w:rPr>
        <w:t>19</w:t>
      </w:r>
      <w:r>
        <w:rPr>
          <w:noProof/>
        </w:rPr>
        <w:fldChar w:fldCharType="end"/>
      </w:r>
    </w:p>
    <w:p w14:paraId="71C39594" w14:textId="5A951EDE"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13. Module M8 </w:t>
      </w:r>
      <w:r w:rsidR="00B94096">
        <w:rPr>
          <w:noProof/>
        </w:rPr>
        <w:t>-</w:t>
      </w:r>
      <w:r>
        <w:rPr>
          <w:noProof/>
        </w:rPr>
        <w:t xml:space="preserve"> Correspondence Management</w:t>
      </w:r>
      <w:r>
        <w:rPr>
          <w:noProof/>
        </w:rPr>
        <w:tab/>
      </w:r>
      <w:r>
        <w:rPr>
          <w:noProof/>
        </w:rPr>
        <w:fldChar w:fldCharType="begin"/>
      </w:r>
      <w:r>
        <w:rPr>
          <w:noProof/>
        </w:rPr>
        <w:instrText xml:space="preserve"> PAGEREF _Toc240108560 \h </w:instrText>
      </w:r>
      <w:r>
        <w:rPr>
          <w:noProof/>
        </w:rPr>
      </w:r>
      <w:r>
        <w:rPr>
          <w:noProof/>
        </w:rPr>
        <w:fldChar w:fldCharType="separate"/>
      </w:r>
      <w:r>
        <w:rPr>
          <w:noProof/>
        </w:rPr>
        <w:t>21</w:t>
      </w:r>
      <w:r>
        <w:rPr>
          <w:noProof/>
        </w:rPr>
        <w:fldChar w:fldCharType="end"/>
      </w:r>
    </w:p>
    <w:p w14:paraId="774E387D" w14:textId="6D04B044"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14. Module M9 </w:t>
      </w:r>
      <w:r w:rsidR="00B94096">
        <w:rPr>
          <w:noProof/>
        </w:rPr>
        <w:t>-</w:t>
      </w:r>
      <w:r>
        <w:rPr>
          <w:noProof/>
        </w:rPr>
        <w:t xml:space="preserve"> Records, Retention &amp; Legal Hold</w:t>
      </w:r>
      <w:r>
        <w:rPr>
          <w:noProof/>
        </w:rPr>
        <w:tab/>
      </w:r>
      <w:r>
        <w:rPr>
          <w:noProof/>
        </w:rPr>
        <w:fldChar w:fldCharType="begin"/>
      </w:r>
      <w:r>
        <w:rPr>
          <w:noProof/>
        </w:rPr>
        <w:instrText xml:space="preserve"> PAGEREF _Toc240108561 \h </w:instrText>
      </w:r>
      <w:r>
        <w:rPr>
          <w:noProof/>
        </w:rPr>
      </w:r>
      <w:r>
        <w:rPr>
          <w:noProof/>
        </w:rPr>
        <w:fldChar w:fldCharType="separate"/>
      </w:r>
      <w:r>
        <w:rPr>
          <w:noProof/>
        </w:rPr>
        <w:t>21</w:t>
      </w:r>
      <w:r>
        <w:rPr>
          <w:noProof/>
        </w:rPr>
        <w:fldChar w:fldCharType="end"/>
      </w:r>
    </w:p>
    <w:p w14:paraId="0ED9F8A4" w14:textId="427CB47A"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15. Module M10 </w:t>
      </w:r>
      <w:r w:rsidR="00B94096">
        <w:rPr>
          <w:noProof/>
        </w:rPr>
        <w:t>-</w:t>
      </w:r>
      <w:r>
        <w:rPr>
          <w:noProof/>
        </w:rPr>
        <w:t xml:space="preserve"> Search &amp; Discovery</w:t>
      </w:r>
      <w:r>
        <w:rPr>
          <w:noProof/>
        </w:rPr>
        <w:tab/>
      </w:r>
      <w:r>
        <w:rPr>
          <w:noProof/>
        </w:rPr>
        <w:fldChar w:fldCharType="begin"/>
      </w:r>
      <w:r>
        <w:rPr>
          <w:noProof/>
        </w:rPr>
        <w:instrText xml:space="preserve"> PAGEREF _Toc240108562 \h </w:instrText>
      </w:r>
      <w:r>
        <w:rPr>
          <w:noProof/>
        </w:rPr>
      </w:r>
      <w:r>
        <w:rPr>
          <w:noProof/>
        </w:rPr>
        <w:fldChar w:fldCharType="separate"/>
      </w:r>
      <w:r>
        <w:rPr>
          <w:noProof/>
        </w:rPr>
        <w:t>21</w:t>
      </w:r>
      <w:r>
        <w:rPr>
          <w:noProof/>
        </w:rPr>
        <w:fldChar w:fldCharType="end"/>
      </w:r>
    </w:p>
    <w:p w14:paraId="5B246E57" w14:textId="5AEDB25E"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15.1 Department / standard navigation</w:t>
      </w:r>
      <w:r>
        <w:rPr>
          <w:noProof/>
        </w:rPr>
        <w:tab/>
      </w:r>
      <w:r>
        <w:rPr>
          <w:noProof/>
        </w:rPr>
        <w:fldChar w:fldCharType="begin"/>
      </w:r>
      <w:r>
        <w:rPr>
          <w:noProof/>
        </w:rPr>
        <w:instrText xml:space="preserve"> PAGEREF _Toc240108563 \h </w:instrText>
      </w:r>
      <w:r>
        <w:rPr>
          <w:noProof/>
        </w:rPr>
      </w:r>
      <w:r>
        <w:rPr>
          <w:noProof/>
        </w:rPr>
        <w:fldChar w:fldCharType="separate"/>
      </w:r>
      <w:r>
        <w:rPr>
          <w:noProof/>
        </w:rPr>
        <w:t>21</w:t>
      </w:r>
      <w:r>
        <w:rPr>
          <w:noProof/>
        </w:rPr>
        <w:fldChar w:fldCharType="end"/>
      </w:r>
    </w:p>
    <w:p w14:paraId="1FA9D361" w14:textId="2582ADED"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15.2 One-click access</w:t>
      </w:r>
      <w:r>
        <w:rPr>
          <w:noProof/>
        </w:rPr>
        <w:tab/>
      </w:r>
      <w:r>
        <w:rPr>
          <w:noProof/>
        </w:rPr>
        <w:fldChar w:fldCharType="begin"/>
      </w:r>
      <w:r>
        <w:rPr>
          <w:noProof/>
        </w:rPr>
        <w:instrText xml:space="preserve"> PAGEREF _Toc240108564 \h </w:instrText>
      </w:r>
      <w:r>
        <w:rPr>
          <w:noProof/>
        </w:rPr>
      </w:r>
      <w:r>
        <w:rPr>
          <w:noProof/>
        </w:rPr>
        <w:fldChar w:fldCharType="separate"/>
      </w:r>
      <w:r>
        <w:rPr>
          <w:noProof/>
        </w:rPr>
        <w:t>21</w:t>
      </w:r>
      <w:r>
        <w:rPr>
          <w:noProof/>
        </w:rPr>
        <w:fldChar w:fldCharType="end"/>
      </w:r>
    </w:p>
    <w:p w14:paraId="511EE690" w14:textId="254E9BA0"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15.3 Extended filters</w:t>
      </w:r>
      <w:r>
        <w:rPr>
          <w:noProof/>
        </w:rPr>
        <w:tab/>
      </w:r>
      <w:r>
        <w:rPr>
          <w:noProof/>
        </w:rPr>
        <w:fldChar w:fldCharType="begin"/>
      </w:r>
      <w:r>
        <w:rPr>
          <w:noProof/>
        </w:rPr>
        <w:instrText xml:space="preserve"> PAGEREF _Toc240108565 \h </w:instrText>
      </w:r>
      <w:r>
        <w:rPr>
          <w:noProof/>
        </w:rPr>
      </w:r>
      <w:r>
        <w:rPr>
          <w:noProof/>
        </w:rPr>
        <w:fldChar w:fldCharType="separate"/>
      </w:r>
      <w:r>
        <w:rPr>
          <w:noProof/>
        </w:rPr>
        <w:t>22</w:t>
      </w:r>
      <w:r>
        <w:rPr>
          <w:noProof/>
        </w:rPr>
        <w:fldChar w:fldCharType="end"/>
      </w:r>
    </w:p>
    <w:p w14:paraId="297FF03D" w14:textId="248C4C7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16. Module M11 </w:t>
      </w:r>
      <w:r w:rsidR="00B94096">
        <w:rPr>
          <w:noProof/>
        </w:rPr>
        <w:t>-</w:t>
      </w:r>
      <w:r>
        <w:rPr>
          <w:noProof/>
        </w:rPr>
        <w:t xml:space="preserve"> Identity, SSO &amp; SharePoint Integration</w:t>
      </w:r>
      <w:r>
        <w:rPr>
          <w:noProof/>
        </w:rPr>
        <w:tab/>
      </w:r>
      <w:r>
        <w:rPr>
          <w:noProof/>
        </w:rPr>
        <w:fldChar w:fldCharType="begin"/>
      </w:r>
      <w:r>
        <w:rPr>
          <w:noProof/>
        </w:rPr>
        <w:instrText xml:space="preserve"> PAGEREF _Toc240108566 \h </w:instrText>
      </w:r>
      <w:r>
        <w:rPr>
          <w:noProof/>
        </w:rPr>
      </w:r>
      <w:r>
        <w:rPr>
          <w:noProof/>
        </w:rPr>
        <w:fldChar w:fldCharType="separate"/>
      </w:r>
      <w:r>
        <w:rPr>
          <w:noProof/>
        </w:rPr>
        <w:t>23</w:t>
      </w:r>
      <w:r>
        <w:rPr>
          <w:noProof/>
        </w:rPr>
        <w:fldChar w:fldCharType="end"/>
      </w:r>
    </w:p>
    <w:p w14:paraId="2C302A67" w14:textId="2B976F5E"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16.1 Single Sign-On with UAE PASS</w:t>
      </w:r>
      <w:r>
        <w:rPr>
          <w:noProof/>
        </w:rPr>
        <w:tab/>
      </w:r>
      <w:r>
        <w:rPr>
          <w:noProof/>
        </w:rPr>
        <w:fldChar w:fldCharType="begin"/>
      </w:r>
      <w:r>
        <w:rPr>
          <w:noProof/>
        </w:rPr>
        <w:instrText xml:space="preserve"> PAGEREF _Toc240108567 \h </w:instrText>
      </w:r>
      <w:r>
        <w:rPr>
          <w:noProof/>
        </w:rPr>
      </w:r>
      <w:r>
        <w:rPr>
          <w:noProof/>
        </w:rPr>
        <w:fldChar w:fldCharType="separate"/>
      </w:r>
      <w:r>
        <w:rPr>
          <w:noProof/>
        </w:rPr>
        <w:t>23</w:t>
      </w:r>
      <w:r>
        <w:rPr>
          <w:noProof/>
        </w:rPr>
        <w:fldChar w:fldCharType="end"/>
      </w:r>
    </w:p>
    <w:p w14:paraId="4ED78DE1" w14:textId="4710267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16.2 Governed SharePoint Service Identity</w:t>
      </w:r>
      <w:r>
        <w:rPr>
          <w:noProof/>
        </w:rPr>
        <w:tab/>
      </w:r>
      <w:r>
        <w:rPr>
          <w:noProof/>
        </w:rPr>
        <w:fldChar w:fldCharType="begin"/>
      </w:r>
      <w:r>
        <w:rPr>
          <w:noProof/>
        </w:rPr>
        <w:instrText xml:space="preserve"> PAGEREF _Toc240108568 \h </w:instrText>
      </w:r>
      <w:r>
        <w:rPr>
          <w:noProof/>
        </w:rPr>
      </w:r>
      <w:r>
        <w:rPr>
          <w:noProof/>
        </w:rPr>
        <w:fldChar w:fldCharType="separate"/>
      </w:r>
      <w:r>
        <w:rPr>
          <w:noProof/>
        </w:rPr>
        <w:t>23</w:t>
      </w:r>
      <w:r>
        <w:rPr>
          <w:noProof/>
        </w:rPr>
        <w:fldChar w:fldCharType="end"/>
      </w:r>
    </w:p>
    <w:p w14:paraId="3E6AD01F" w14:textId="6F4FC608"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17. Module M12 </w:t>
      </w:r>
      <w:r w:rsidR="00B94096">
        <w:rPr>
          <w:noProof/>
        </w:rPr>
        <w:t>-</w:t>
      </w:r>
      <w:r>
        <w:rPr>
          <w:noProof/>
        </w:rPr>
        <w:t xml:space="preserve"> Access Control (RBAC + ABAC)</w:t>
      </w:r>
      <w:r>
        <w:rPr>
          <w:noProof/>
        </w:rPr>
        <w:tab/>
      </w:r>
      <w:r>
        <w:rPr>
          <w:noProof/>
        </w:rPr>
        <w:fldChar w:fldCharType="begin"/>
      </w:r>
      <w:r>
        <w:rPr>
          <w:noProof/>
        </w:rPr>
        <w:instrText xml:space="preserve"> PAGEREF _Toc240108569 \h </w:instrText>
      </w:r>
      <w:r>
        <w:rPr>
          <w:noProof/>
        </w:rPr>
      </w:r>
      <w:r>
        <w:rPr>
          <w:noProof/>
        </w:rPr>
        <w:fldChar w:fldCharType="separate"/>
      </w:r>
      <w:r>
        <w:rPr>
          <w:noProof/>
        </w:rPr>
        <w:t>23</w:t>
      </w:r>
      <w:r>
        <w:rPr>
          <w:noProof/>
        </w:rPr>
        <w:fldChar w:fldCharType="end"/>
      </w:r>
    </w:p>
    <w:p w14:paraId="22BF17DF" w14:textId="0B3253D2"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18. Module M13 </w:t>
      </w:r>
      <w:r w:rsidR="00B94096">
        <w:rPr>
          <w:noProof/>
        </w:rPr>
        <w:t>-</w:t>
      </w:r>
      <w:r>
        <w:rPr>
          <w:noProof/>
        </w:rPr>
        <w:t xml:space="preserve"> Admin Center</w:t>
      </w:r>
      <w:r>
        <w:rPr>
          <w:noProof/>
        </w:rPr>
        <w:tab/>
      </w:r>
      <w:r>
        <w:rPr>
          <w:noProof/>
        </w:rPr>
        <w:fldChar w:fldCharType="begin"/>
      </w:r>
      <w:r>
        <w:rPr>
          <w:noProof/>
        </w:rPr>
        <w:instrText xml:space="preserve"> PAGEREF _Toc240108570 \h </w:instrText>
      </w:r>
      <w:r>
        <w:rPr>
          <w:noProof/>
        </w:rPr>
      </w:r>
      <w:r>
        <w:rPr>
          <w:noProof/>
        </w:rPr>
        <w:fldChar w:fldCharType="separate"/>
      </w:r>
      <w:r>
        <w:rPr>
          <w:noProof/>
        </w:rPr>
        <w:t>23</w:t>
      </w:r>
      <w:r>
        <w:rPr>
          <w:noProof/>
        </w:rPr>
        <w:fldChar w:fldCharType="end"/>
      </w:r>
    </w:p>
    <w:p w14:paraId="31473872" w14:textId="77777777" w:rsidR="0028069C" w:rsidRPr="0028069C" w:rsidRDefault="0028069C" w:rsidP="0028069C">
      <w:r w:rsidRPr="0028069C">
        <w:t>• Record each submission, comment, action, status transition, approval, rejection, return, resubmission and promotion event for audit and compliance reporting.</w:t>
      </w:r>
    </w:p>
    <w:p w14:paraId="29848FC2" w14:textId="77777777" w:rsidR="0028069C" w:rsidRPr="0028069C" w:rsidRDefault="0028069C" w:rsidP="0028069C">
      <w:r w:rsidRPr="0028069C">
        <w:t xml:space="preserve">• Support a configurable three- or four-level review chain: Editor/Change Requester; Document Owner/Approver; Assurance; and </w:t>
      </w:r>
      <w:proofErr w:type="spellStart"/>
      <w:r w:rsidRPr="0028069C">
        <w:t>Authoriser</w:t>
      </w:r>
      <w:proofErr w:type="spellEnd"/>
      <w:r w:rsidRPr="0028069C">
        <w:t>. Levels may be enabled, omitted or routed according to document type, department and risk.</w:t>
      </w:r>
    </w:p>
    <w:p w14:paraId="235B4EB9" w14:textId="77777777" w:rsidR="0028069C" w:rsidRPr="0028069C" w:rsidRDefault="0028069C" w:rsidP="0028069C">
      <w:r w:rsidRPr="0028069C">
        <w:t>• On final approval, promote the approved revision as a new SharePoint version in the main repository/system of record, retaining the prior version and complete audit trail.</w:t>
      </w:r>
    </w:p>
    <w:p w14:paraId="104B5D80" w14:textId="77777777" w:rsidR="0028069C" w:rsidRPr="0028069C" w:rsidRDefault="0028069C" w:rsidP="0028069C">
      <w:r w:rsidRPr="0028069C">
        <w:t>• Compare the current published version with the proposed revision; manage amendments, return-for-change, resubmission and approval without overwriting the published record.</w:t>
      </w:r>
    </w:p>
    <w:p w14:paraId="277B3467" w14:textId="77777777" w:rsidR="0028069C" w:rsidRPr="0028069C" w:rsidRDefault="0028069C" w:rsidP="0028069C">
      <w:r w:rsidRPr="0028069C">
        <w:t>• Maintain threaded comments, decisions and assigned actions throughout the review cycle, with timestamps and accountable participants.</w:t>
      </w:r>
    </w:p>
    <w:p w14:paraId="47991ED2" w14:textId="77777777" w:rsidR="0028069C" w:rsidRPr="0028069C" w:rsidRDefault="0028069C" w:rsidP="0028069C">
      <w:r w:rsidRPr="0028069C">
        <w:t>• Create a change request against an existing published document, recording requester, department, priority, rationale, target date and affected document version.</w:t>
      </w:r>
    </w:p>
    <w:p w14:paraId="05AE6A5D" w14:textId="77777777" w:rsidR="0028069C" w:rsidRDefault="0028069C" w:rsidP="0028069C">
      <w:pPr>
        <w:pStyle w:val="Heading2"/>
        <w:rPr>
          <w:noProof/>
        </w:rPr>
      </w:pPr>
      <w:r>
        <w:rPr>
          <w:noProof/>
        </w:rPr>
        <w:t>Core capabilities</w:t>
      </w:r>
    </w:p>
    <w:p w14:paraId="3B861951" w14:textId="77777777" w:rsidR="0028069C" w:rsidRPr="0028069C" w:rsidRDefault="0028069C" w:rsidP="0028069C">
      <w:r w:rsidRPr="0028069C">
        <w:t>Provides a controlled change-request process for existing published documents while preserving governance, version history and the SharePoint system of record.</w:t>
      </w:r>
    </w:p>
    <w:p w14:paraId="2E87AE6E" w14:textId="77777777" w:rsidR="0028069C" w:rsidRDefault="0028069C" w:rsidP="0028069C">
      <w:pPr>
        <w:pStyle w:val="Heading2"/>
        <w:rPr>
          <w:noProof/>
        </w:rPr>
      </w:pPr>
      <w:r>
        <w:rPr>
          <w:noProof/>
        </w:rPr>
        <w:t>Purpose</w:t>
      </w:r>
    </w:p>
    <w:p w14:paraId="76D50BA2" w14:textId="77777777" w:rsidR="0028069C" w:rsidRDefault="0028069C" w:rsidP="0028069C">
      <w:pPr>
        <w:pStyle w:val="TOC1"/>
        <w:rPr>
          <w:noProof/>
        </w:rPr>
      </w:pPr>
      <w:r>
        <w:rPr>
          <w:noProof/>
        </w:rPr>
        <w:t>M14 – Existing Document Modification</w:t>
      </w:r>
    </w:p>
    <w:p w14:paraId="51373FDE" w14:textId="40A6D3C4" w:rsidR="0028069C" w:rsidRDefault="00106196">
      <w:pPr>
        <w:pStyle w:val="TOC1"/>
        <w:tabs>
          <w:tab w:val="right" w:leader="dot" w:pos="10070"/>
        </w:tabs>
        <w:rPr>
          <w:noProof/>
        </w:rPr>
      </w:pPr>
      <w:r>
        <w:rPr>
          <w:noProof/>
        </w:rPr>
        <w:t>19. Module M16 - Analytics</w:t>
      </w:r>
      <w:r>
        <w:rPr>
          <w:noProof/>
        </w:rPr>
        <w:tab/>
        <w:t>25</w:t>
      </w:r>
    </w:p>
    <w:p w14:paraId="2F13D010" w14:textId="77777777" w:rsidR="0028069C" w:rsidRDefault="0028069C" w:rsidP="0028069C">
      <w:pPr>
        <w:pStyle w:val="Heading2"/>
        <w:rPr>
          <w:noProof/>
        </w:rPr>
      </w:pPr>
      <w:r>
        <w:rPr>
          <w:noProof/>
        </w:rPr>
        <w:t>Scope</w:t>
      </w:r>
    </w:p>
    <w:p w14:paraId="7F01781A" w14:textId="1858AF44" w:rsidR="0028069C" w:rsidRDefault="00106196" w:rsidP="0028069C">
      <w:proofErr w:type="spellStart"/>
      <w:r>
        <w:t>Docaya</w:t>
      </w:r>
      <w:proofErr w:type="spellEnd"/>
      <w:r>
        <w:t xml:space="preserve"> provides native in-application analytics and exportable reports. Dashboards delivered through are not part of the </w:t>
      </w:r>
      <w:proofErr w:type="spellStart"/>
      <w:r>
        <w:t>Docaya</w:t>
      </w:r>
      <w:proofErr w:type="spellEnd"/>
      <w:r>
        <w:t xml:space="preserve"> solution. Any future external reporting integration is optional and outside the current </w:t>
      </w:r>
      <w:proofErr w:type="spellStart"/>
      <w:r>
        <w:t>Docaya</w:t>
      </w:r>
      <w:proofErr w:type="spellEnd"/>
      <w:r>
        <w:t xml:space="preserve"> scope.</w:t>
      </w:r>
    </w:p>
    <w:p w14:paraId="46CF8929" w14:textId="77777777" w:rsidR="0028069C" w:rsidRDefault="0028069C" w:rsidP="0028069C">
      <w:pPr>
        <w:pStyle w:val="Heading2"/>
      </w:pPr>
      <w:r>
        <w:lastRenderedPageBreak/>
        <w:t>Change request reporting</w:t>
      </w:r>
    </w:p>
    <w:p w14:paraId="63842F04" w14:textId="6FDC53A9" w:rsidR="0028069C" w:rsidRDefault="00106196" w:rsidP="0028069C">
      <w:r>
        <w:t xml:space="preserve">Reports cover open, closed and overdue change requests; urgent versus normal priority; </w:t>
      </w:r>
      <w:proofErr w:type="spellStart"/>
      <w:r>
        <w:t>avee</w:t>
      </w:r>
      <w:proofErr w:type="spellEnd"/>
      <w:r>
        <w:t xml:space="preserve"> completion time; monthly trends; department and requester analysis; percentage completed within target; overdue requests; extensions granted; and </w:t>
      </w:r>
      <w:proofErr w:type="spellStart"/>
      <w:r>
        <w:t>avee</w:t>
      </w:r>
      <w:proofErr w:type="spellEnd"/>
      <w:r>
        <w:t xml:space="preserve"> time spent at each approval stage.</w:t>
      </w:r>
    </w:p>
    <w:p w14:paraId="34EA0563" w14:textId="77777777" w:rsidR="0028069C" w:rsidRDefault="0028069C" w:rsidP="0028069C">
      <w:pPr>
        <w:pStyle w:val="Heading2"/>
      </w:pPr>
      <w:r>
        <w:t>Document governance reporting</w:t>
      </w:r>
    </w:p>
    <w:p w14:paraId="1853D29D" w14:textId="77777777" w:rsidR="0028069C" w:rsidRDefault="0028069C" w:rsidP="0028069C">
      <w:r w:rsidRPr="0028069C">
        <w:t>Reports cover documents due for review, overdue reviews, pending approvals, recently revised documents, and documents grouped by department and applicable standard.</w:t>
      </w:r>
    </w:p>
    <w:p w14:paraId="4BE607B1" w14:textId="77777777" w:rsidR="0028069C" w:rsidRDefault="0028069C" w:rsidP="0028069C">
      <w:pPr>
        <w:pStyle w:val="Heading2"/>
      </w:pPr>
      <w:r>
        <w:t>Delivery and export</w:t>
      </w:r>
    </w:p>
    <w:p w14:paraId="18037AFD" w14:textId="0451A9A6" w:rsidR="00ED3F33" w:rsidRPr="0028069C" w:rsidRDefault="0028069C" w:rsidP="0028069C">
      <w:r w:rsidRPr="0028069C">
        <w:t xml:space="preserve">Users can filter, sort and view analytics within </w:t>
      </w:r>
      <w:proofErr w:type="spellStart"/>
      <w:r w:rsidRPr="0028069C">
        <w:t>Docaya</w:t>
      </w:r>
      <w:proofErr w:type="spellEnd"/>
      <w:r w:rsidRPr="0028069C">
        <w:t xml:space="preserve"> and export </w:t>
      </w:r>
      <w:proofErr w:type="spellStart"/>
      <w:r w:rsidRPr="0028069C">
        <w:t>authorised</w:t>
      </w:r>
      <w:proofErr w:type="spellEnd"/>
      <w:r w:rsidRPr="0028069C">
        <w:t xml:space="preserve"> report data in configured formats for further analysis and governance reporting.</w:t>
      </w:r>
    </w:p>
    <w:p w14:paraId="5891FF7F" w14:textId="1113B113"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19.1 Change-request dashboards (Docaya native reporting module)</w:t>
      </w:r>
      <w:r>
        <w:rPr>
          <w:noProof/>
        </w:rPr>
        <w:tab/>
        <w:t>25</w:t>
      </w:r>
    </w:p>
    <w:p w14:paraId="74037ED4" w14:textId="6D34C0A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 Module </w:t>
      </w:r>
      <w:r w:rsidR="0028069C">
        <w:rPr>
          <w:noProof/>
        </w:rPr>
        <w:t>M16 - Audit &amp; Compliance</w:t>
      </w:r>
      <w:r>
        <w:rPr>
          <w:noProof/>
        </w:rPr>
        <w:tab/>
      </w:r>
      <w:r>
        <w:rPr>
          <w:noProof/>
        </w:rPr>
        <w:fldChar w:fldCharType="begin"/>
      </w:r>
      <w:r>
        <w:rPr>
          <w:noProof/>
        </w:rPr>
        <w:instrText xml:space="preserve"> PAGEREF _Toc240108573 \h </w:instrText>
      </w:r>
      <w:r>
        <w:rPr>
          <w:noProof/>
        </w:rPr>
      </w:r>
      <w:r>
        <w:rPr>
          <w:noProof/>
        </w:rPr>
        <w:fldChar w:fldCharType="separate"/>
      </w:r>
      <w:r>
        <w:rPr>
          <w:noProof/>
        </w:rPr>
        <w:t>25</w:t>
      </w:r>
      <w:r>
        <w:rPr>
          <w:noProof/>
        </w:rPr>
        <w:fldChar w:fldCharType="end"/>
      </w:r>
    </w:p>
    <w:p w14:paraId="45258719" w14:textId="16C4AD6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20.1 Full audit trail &amp; version history</w:t>
      </w:r>
      <w:r>
        <w:rPr>
          <w:noProof/>
        </w:rPr>
        <w:tab/>
      </w:r>
      <w:r>
        <w:rPr>
          <w:noProof/>
        </w:rPr>
        <w:fldChar w:fldCharType="begin"/>
      </w:r>
      <w:r>
        <w:rPr>
          <w:noProof/>
        </w:rPr>
        <w:instrText xml:space="preserve"> PAGEREF _Toc240108574 \h </w:instrText>
      </w:r>
      <w:r>
        <w:rPr>
          <w:noProof/>
        </w:rPr>
      </w:r>
      <w:r>
        <w:rPr>
          <w:noProof/>
        </w:rPr>
        <w:fldChar w:fldCharType="separate"/>
      </w:r>
      <w:r>
        <w:rPr>
          <w:noProof/>
        </w:rPr>
        <w:t>25</w:t>
      </w:r>
      <w:r>
        <w:rPr>
          <w:noProof/>
        </w:rPr>
        <w:fldChar w:fldCharType="end"/>
      </w:r>
    </w:p>
    <w:p w14:paraId="3FC9CE9C" w14:textId="77777777" w:rsidR="0028069C" w:rsidRDefault="00ED3F33">
      <w:pPr>
        <w:pStyle w:val="TOC1"/>
        <w:tabs>
          <w:tab w:val="right" w:leader="dot" w:pos="10070"/>
        </w:tabs>
        <w:rPr>
          <w:noProof/>
        </w:rPr>
      </w:pPr>
      <w:r>
        <w:rPr>
          <w:noProof/>
        </w:rPr>
        <w:t>21. Reference Architecture</w:t>
      </w:r>
      <w:r>
        <w:rPr>
          <w:noProof/>
        </w:rPr>
        <w:tab/>
      </w:r>
      <w:r>
        <w:rPr>
          <w:noProof/>
        </w:rPr>
        <w:fldChar w:fldCharType="begin"/>
      </w:r>
      <w:r>
        <w:rPr>
          <w:noProof/>
        </w:rPr>
        <w:instrText xml:space="preserve"> PAGEREF _Toc240108575 \h </w:instrText>
      </w:r>
      <w:r>
        <w:rPr>
          <w:noProof/>
        </w:rPr>
      </w:r>
      <w:r>
        <w:rPr>
          <w:noProof/>
        </w:rPr>
        <w:fldChar w:fldCharType="separate"/>
      </w:r>
      <w:r>
        <w:rPr>
          <w:noProof/>
        </w:rPr>
        <w:t>27</w:t>
      </w:r>
      <w:r>
        <w:rPr>
          <w:noProof/>
        </w:rPr>
        <w:fldChar w:fldCharType="end"/>
      </w:r>
    </w:p>
    <w:p w14:paraId="1DBE73DC" w14:textId="5F34923B"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21.1 Solution Architecture </w:t>
      </w:r>
      <w:r w:rsidR="00B94096">
        <w:rPr>
          <w:noProof/>
        </w:rPr>
        <w:t>-</w:t>
      </w:r>
      <w:r>
        <w:rPr>
          <w:noProof/>
        </w:rPr>
        <w:t xml:space="preserve"> Azure &amp; Microsoft Building Blocks</w:t>
      </w:r>
      <w:r>
        <w:rPr>
          <w:noProof/>
        </w:rPr>
        <w:tab/>
      </w:r>
      <w:r>
        <w:rPr>
          <w:noProof/>
        </w:rPr>
        <w:fldChar w:fldCharType="begin"/>
      </w:r>
      <w:r>
        <w:rPr>
          <w:noProof/>
        </w:rPr>
        <w:instrText xml:space="preserve"> PAGEREF _Toc240108576 \h </w:instrText>
      </w:r>
      <w:r>
        <w:rPr>
          <w:noProof/>
        </w:rPr>
      </w:r>
      <w:r>
        <w:rPr>
          <w:noProof/>
        </w:rPr>
        <w:fldChar w:fldCharType="separate"/>
      </w:r>
      <w:r>
        <w:rPr>
          <w:noProof/>
        </w:rPr>
        <w:t>27</w:t>
      </w:r>
      <w:r>
        <w:rPr>
          <w:noProof/>
        </w:rPr>
        <w:fldChar w:fldCharType="end"/>
      </w:r>
    </w:p>
    <w:p w14:paraId="2E6F788B" w14:textId="2A91041C"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21.2 Application Architecture </w:t>
      </w:r>
      <w:r w:rsidR="00B94096">
        <w:rPr>
          <w:noProof/>
        </w:rPr>
        <w:t>-</w:t>
      </w:r>
      <w:r>
        <w:rPr>
          <w:noProof/>
        </w:rPr>
        <w:t xml:space="preserve"> Component View</w:t>
      </w:r>
      <w:r>
        <w:rPr>
          <w:noProof/>
        </w:rPr>
        <w:tab/>
      </w:r>
      <w:r>
        <w:rPr>
          <w:noProof/>
        </w:rPr>
        <w:fldChar w:fldCharType="begin"/>
      </w:r>
      <w:r>
        <w:rPr>
          <w:noProof/>
        </w:rPr>
        <w:instrText xml:space="preserve"> PAGEREF _Toc240108577 \h </w:instrText>
      </w:r>
      <w:r>
        <w:rPr>
          <w:noProof/>
        </w:rPr>
      </w:r>
      <w:r>
        <w:rPr>
          <w:noProof/>
        </w:rPr>
        <w:fldChar w:fldCharType="separate"/>
      </w:r>
      <w:r>
        <w:rPr>
          <w:noProof/>
        </w:rPr>
        <w:t>28</w:t>
      </w:r>
      <w:r>
        <w:rPr>
          <w:noProof/>
        </w:rPr>
        <w:fldChar w:fldCharType="end"/>
      </w:r>
    </w:p>
    <w:p w14:paraId="05703A20" w14:textId="79622BDD"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 Non-Functional &amp; Compliance Targets</w:t>
      </w:r>
      <w:r>
        <w:rPr>
          <w:noProof/>
        </w:rPr>
        <w:tab/>
      </w:r>
      <w:r>
        <w:rPr>
          <w:noProof/>
        </w:rPr>
        <w:fldChar w:fldCharType="begin"/>
      </w:r>
      <w:r>
        <w:rPr>
          <w:noProof/>
        </w:rPr>
        <w:instrText xml:space="preserve"> PAGEREF _Toc240108578 \h </w:instrText>
      </w:r>
      <w:r>
        <w:rPr>
          <w:noProof/>
        </w:rPr>
      </w:r>
      <w:r>
        <w:rPr>
          <w:noProof/>
        </w:rPr>
        <w:fldChar w:fldCharType="separate"/>
      </w:r>
      <w:r>
        <w:rPr>
          <w:noProof/>
        </w:rPr>
        <w:t>29</w:t>
      </w:r>
      <w:r>
        <w:rPr>
          <w:noProof/>
        </w:rPr>
        <w:fldChar w:fldCharType="end"/>
      </w:r>
    </w:p>
    <w:p w14:paraId="3D7297FF" w14:textId="2D21F906"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Delivery Roadmap</w:t>
      </w:r>
      <w:r>
        <w:rPr>
          <w:noProof/>
        </w:rPr>
        <w:tab/>
      </w:r>
      <w:r>
        <w:rPr>
          <w:noProof/>
        </w:rPr>
        <w:fldChar w:fldCharType="begin"/>
      </w:r>
      <w:r>
        <w:rPr>
          <w:noProof/>
        </w:rPr>
        <w:instrText xml:space="preserve"> PAGEREF _Toc240108579 \h </w:instrText>
      </w:r>
      <w:r>
        <w:rPr>
          <w:noProof/>
        </w:rPr>
      </w:r>
      <w:r>
        <w:rPr>
          <w:noProof/>
        </w:rPr>
        <w:fldChar w:fldCharType="separate"/>
      </w:r>
      <w:r>
        <w:rPr>
          <w:noProof/>
        </w:rPr>
        <w:t>30</w:t>
      </w:r>
      <w:r>
        <w:rPr>
          <w:noProof/>
        </w:rPr>
        <w:fldChar w:fldCharType="end"/>
      </w:r>
    </w:p>
    <w:p w14:paraId="703DD837" w14:textId="40BB2447"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24. Assumptions, Decisions &amp; Next Steps</w:t>
      </w:r>
      <w:r>
        <w:rPr>
          <w:noProof/>
        </w:rPr>
        <w:tab/>
      </w:r>
      <w:r>
        <w:rPr>
          <w:noProof/>
        </w:rPr>
        <w:fldChar w:fldCharType="begin"/>
      </w:r>
      <w:r>
        <w:rPr>
          <w:noProof/>
        </w:rPr>
        <w:instrText xml:space="preserve"> PAGEREF _Toc240108580 \h </w:instrText>
      </w:r>
      <w:r>
        <w:rPr>
          <w:noProof/>
        </w:rPr>
      </w:r>
      <w:r>
        <w:rPr>
          <w:noProof/>
        </w:rPr>
        <w:fldChar w:fldCharType="separate"/>
      </w:r>
      <w:r>
        <w:rPr>
          <w:noProof/>
        </w:rPr>
        <w:t>30</w:t>
      </w:r>
      <w:r>
        <w:rPr>
          <w:noProof/>
        </w:rPr>
        <w:fldChar w:fldCharType="end"/>
      </w:r>
    </w:p>
    <w:p w14:paraId="0F9CBA3B" w14:textId="49BB8EA2"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24.1 Key Design Decisions</w:t>
      </w:r>
      <w:r>
        <w:rPr>
          <w:noProof/>
        </w:rPr>
        <w:tab/>
      </w:r>
      <w:r>
        <w:rPr>
          <w:noProof/>
        </w:rPr>
        <w:fldChar w:fldCharType="begin"/>
      </w:r>
      <w:r>
        <w:rPr>
          <w:noProof/>
        </w:rPr>
        <w:instrText xml:space="preserve"> PAGEREF _Toc240108581 \h </w:instrText>
      </w:r>
      <w:r>
        <w:rPr>
          <w:noProof/>
        </w:rPr>
      </w:r>
      <w:r>
        <w:rPr>
          <w:noProof/>
        </w:rPr>
        <w:fldChar w:fldCharType="separate"/>
      </w:r>
      <w:r>
        <w:rPr>
          <w:noProof/>
        </w:rPr>
        <w:t>30</w:t>
      </w:r>
      <w:r>
        <w:rPr>
          <w:noProof/>
        </w:rPr>
        <w:fldChar w:fldCharType="end"/>
      </w:r>
    </w:p>
    <w:p w14:paraId="0AA133D7" w14:textId="485717A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24.2 Immediate Next Steps</w:t>
      </w:r>
      <w:r>
        <w:rPr>
          <w:noProof/>
        </w:rPr>
        <w:tab/>
      </w:r>
      <w:r>
        <w:rPr>
          <w:noProof/>
        </w:rPr>
        <w:fldChar w:fldCharType="begin"/>
      </w:r>
      <w:r>
        <w:rPr>
          <w:noProof/>
        </w:rPr>
        <w:instrText xml:space="preserve"> PAGEREF _Toc240108582 \h </w:instrText>
      </w:r>
      <w:r>
        <w:rPr>
          <w:noProof/>
        </w:rPr>
      </w:r>
      <w:r>
        <w:rPr>
          <w:noProof/>
        </w:rPr>
        <w:fldChar w:fldCharType="separate"/>
      </w:r>
      <w:r>
        <w:rPr>
          <w:noProof/>
        </w:rPr>
        <w:t>31</w:t>
      </w:r>
      <w:r>
        <w:rPr>
          <w:noProof/>
        </w:rPr>
        <w:fldChar w:fldCharType="end"/>
      </w:r>
    </w:p>
    <w:p w14:paraId="789D2EA2" w14:textId="654E80BE" w:rsidR="00ED3F33" w:rsidRPr="00ED3F33" w:rsidRDefault="00ED3F33" w:rsidP="00ED3F33">
      <w:r>
        <w:fldChar w:fldCharType="end"/>
      </w:r>
      <w:r w:rsidRPr="00ED3F33">
        <w:br w:type="page"/>
      </w:r>
    </w:p>
    <w:p w14:paraId="0FE25E82" w14:textId="77777777" w:rsidR="00ED3F33" w:rsidRPr="00ED3F33" w:rsidRDefault="00ED3F33" w:rsidP="00ED3F33"/>
    <w:p w14:paraId="5C0768EE" w14:textId="77777777" w:rsidR="00B94096" w:rsidRDefault="00B94096" w:rsidP="00ED3F33">
      <w:pPr>
        <w:pStyle w:val="Heading1"/>
      </w:pPr>
      <w:bookmarkStart w:id="1" w:name="_Toc240108363"/>
      <w:bookmarkStart w:id="2" w:name="_Toc240108528"/>
      <w:r>
        <w:br w:type="page"/>
      </w:r>
    </w:p>
    <w:p w14:paraId="5D4C975E" w14:textId="071216F5" w:rsidR="00ED3F33" w:rsidRDefault="00ED3F33" w:rsidP="00ED3F33">
      <w:pPr>
        <w:pStyle w:val="Heading1"/>
      </w:pPr>
      <w:r>
        <w:lastRenderedPageBreak/>
        <w:t>1. Executive Summary</w:t>
      </w:r>
      <w:bookmarkEnd w:id="1"/>
      <w:bookmarkEnd w:id="2"/>
    </w:p>
    <w:p w14:paraId="6C2989A8" w14:textId="77777777" w:rsidR="00ED3F33" w:rsidRPr="00ED3F33" w:rsidRDefault="00ED3F33" w:rsidP="00ED3F33">
      <w:proofErr w:type="spellStart"/>
      <w:r w:rsidRPr="00ED3F33">
        <w:t>Docaya</w:t>
      </w:r>
      <w:proofErr w:type="spellEnd"/>
      <w:r w:rsidRPr="00ED3F33">
        <w:t xml:space="preserve"> is an enterprise electronic document management system built for the Client on Microsoft Azure, Microsoft 365 and SharePoint Online, with UAE PASS federated to Microsoft Entra ID as the primary single sign-on. It replaces uncontrolled shared drives and email-based approvals with one governed lifecycle in which every document is captured, classified, reviewed, approved, published and retained under a single auditable trail.</w:t>
      </w:r>
    </w:p>
    <w:p w14:paraId="68182948" w14:textId="1D18065B" w:rsidR="00ED3F33" w:rsidRPr="00ED3F33" w:rsidRDefault="00106196" w:rsidP="00ED3F33">
      <w:r>
        <w:t xml:space="preserve">The design </w:t>
      </w:r>
      <w:proofErr w:type="spellStart"/>
      <w:r>
        <w:t>centres</w:t>
      </w:r>
      <w:proofErr w:type="spellEnd"/>
      <w:r>
        <w:t xml:space="preserve"> on a governed document lifecycle (Section 5) delivered by sixteen functional modules, M1–M16 (Section 4). During upload, the original supported file and its extracted basic machine-readable text, technical metadata and preview data are held in staging. Business classification metadata remains </w:t>
      </w:r>
      <w:proofErr w:type="gramStart"/>
      <w:r>
        <w:t>user-entered</w:t>
      </w:r>
      <w:proofErr w:type="gramEnd"/>
      <w:r>
        <w:t>. The document then follows a configurable three- or four-level review chain with threaded comments and actions, return and resubmission, SLA extensions, stage timings, and full audit and version history. Only after final approval is the approved file promoted to SharePoint Online as the main repository and system of record. Search is permission-trimmed metadata and full-text/source-text search.</w:t>
      </w:r>
    </w:p>
    <w:p w14:paraId="60DEA0E9" w14:textId="5F2A61C9" w:rsidR="00ED3F33" w:rsidRPr="00ED3F33" w:rsidRDefault="00B94096" w:rsidP="00ED3F33">
      <w:r>
        <w:t>This also</w:t>
      </w:r>
      <w:r w:rsidR="00ED3F33" w:rsidRPr="00ED3F33">
        <w:t xml:space="preserve"> introduces governed change control. Every change request now carries a working-day SLA </w:t>
      </w:r>
      <w:r>
        <w:t>-</w:t>
      </w:r>
      <w:r w:rsidR="00ED3F33" w:rsidRPr="00ED3F33">
        <w:t xml:space="preserve"> 12 working days</w:t>
      </w:r>
      <w:r>
        <w:t xml:space="preserve"> (configurable)</w:t>
      </w:r>
      <w:r w:rsidR="00ED3F33" w:rsidRPr="00ED3F33">
        <w:t xml:space="preserve"> for urgent requests and 30 working days</w:t>
      </w:r>
      <w:r>
        <w:t xml:space="preserve"> (configurable)</w:t>
      </w:r>
      <w:r w:rsidR="00ED3F33" w:rsidRPr="00ED3F33">
        <w:t xml:space="preserve"> for normal requests, extendable only by Assurance with a recorded reason </w:t>
      </w:r>
      <w:r>
        <w:t>-</w:t>
      </w:r>
      <w:r w:rsidR="00ED3F33" w:rsidRPr="00ED3F33">
        <w:t xml:space="preserve"> with stage-by-stage progress visible to the requester </w:t>
      </w:r>
      <w:r w:rsidR="00ED3F33" w:rsidRPr="00B94096">
        <w:rPr>
          <w:highlight w:val="yellow"/>
        </w:rPr>
        <w:t xml:space="preserve">and reported through </w:t>
      </w:r>
      <w:proofErr w:type="spellStart"/>
      <w:r w:rsidR="0028069C">
        <w:rPr>
          <w:highlight w:val="yellow"/>
        </w:rPr>
        <w:t>Docaya</w:t>
      </w:r>
      <w:proofErr w:type="spellEnd"/>
      <w:r w:rsidR="0028069C">
        <w:rPr>
          <w:highlight w:val="yellow"/>
        </w:rPr>
        <w:t xml:space="preserve"> native in-application reports and analytics</w:t>
      </w:r>
      <w:r w:rsidR="00ED3F33" w:rsidRPr="00B94096">
        <w:rPr>
          <w:highlight w:val="yellow"/>
        </w:rPr>
        <w:t xml:space="preserve"> (Section 19).</w:t>
      </w:r>
    </w:p>
    <w:p w14:paraId="7EBD4E80" w14:textId="77777777" w:rsidR="00ED3F33" w:rsidRDefault="00ED3F33" w:rsidP="00ED3F33">
      <w:pPr>
        <w:pStyle w:val="Heading2"/>
      </w:pPr>
      <w:bookmarkStart w:id="3" w:name="_Toc240108364"/>
      <w:bookmarkStart w:id="4" w:name="_Toc240108529"/>
      <w:r>
        <w:t>1.1 Business Value for the Client</w:t>
      </w:r>
      <w:bookmarkEnd w:id="3"/>
      <w:bookmarkEnd w:id="4"/>
    </w:p>
    <w:p w14:paraId="4875AE58" w14:textId="5CB865CD" w:rsidR="00ED3F33" w:rsidRPr="00ED3F33" w:rsidRDefault="00ED3F33" w:rsidP="00ED3F33">
      <w:pPr>
        <w:pStyle w:val="ListBullet"/>
        <w:spacing w:after="60" w:line="260" w:lineRule="auto"/>
      </w:pPr>
      <w:r w:rsidRPr="00ED3F33">
        <w:t xml:space="preserve">Single governed source of truth </w:t>
      </w:r>
      <w:r w:rsidR="00B94096">
        <w:t>-</w:t>
      </w:r>
      <w:r w:rsidRPr="00ED3F33">
        <w:t xml:space="preserve"> published documents live in SharePoint Online under controlled versioning, so staff always retrieve the current approved copy.</w:t>
      </w:r>
    </w:p>
    <w:p w14:paraId="029AD1CA" w14:textId="3B89AA64" w:rsidR="00ED3F33" w:rsidRPr="00ED3F33" w:rsidRDefault="00ED3F33" w:rsidP="00ED3F33">
      <w:pPr>
        <w:pStyle w:val="ListBullet"/>
        <w:spacing w:after="60" w:line="260" w:lineRule="auto"/>
      </w:pPr>
      <w:r w:rsidRPr="00ED3F33">
        <w:t xml:space="preserve">Accountable approvals </w:t>
      </w:r>
      <w:r w:rsidR="00B94096">
        <w:t>-</w:t>
      </w:r>
      <w:r w:rsidRPr="00ED3F33">
        <w:t xml:space="preserve"> the configurable multi-level review chain records who reviewed what, when and on what basis, satisfying audit and assurance requirements.</w:t>
      </w:r>
    </w:p>
    <w:p w14:paraId="68CA0051" w14:textId="4CB7C4DD" w:rsidR="00ED3F33" w:rsidRPr="00ED3F33" w:rsidRDefault="00ED3F33" w:rsidP="00ED3F33">
      <w:pPr>
        <w:pStyle w:val="ListBullet"/>
        <w:spacing w:after="60" w:line="260" w:lineRule="auto"/>
      </w:pPr>
      <w:r w:rsidRPr="00ED3F33">
        <w:t xml:space="preserve">Measurable turnaround </w:t>
      </w:r>
      <w:r w:rsidR="00B94096">
        <w:t>-</w:t>
      </w:r>
      <w:r w:rsidRPr="00ED3F33">
        <w:t xml:space="preserve"> working-day SLA targets, at-risk warnings and overdue flags make document change control reportable for the first time.</w:t>
      </w:r>
    </w:p>
    <w:p w14:paraId="2F18B65F" w14:textId="71359D6F" w:rsidR="00ED3F33" w:rsidRPr="00ED3F33" w:rsidRDefault="00ED3F33" w:rsidP="00ED3F33">
      <w:pPr>
        <w:pStyle w:val="ListBullet"/>
        <w:spacing w:after="60" w:line="260" w:lineRule="auto"/>
      </w:pPr>
      <w:r w:rsidRPr="00ED3F33">
        <w:t xml:space="preserve">National compliance by design </w:t>
      </w:r>
      <w:r w:rsidR="00B94096">
        <w:t>-</w:t>
      </w:r>
      <w:r w:rsidRPr="00ED3F33">
        <w:t xml:space="preserve"> UAE PASS identity, UAE data residency, and alignment to the UAE Information Assurance Standards and the Federal Data Protection Law.</w:t>
      </w:r>
    </w:p>
    <w:p w14:paraId="77E32FAC" w14:textId="6E7E8260" w:rsidR="00ED3F33" w:rsidRPr="00ED3F33" w:rsidRDefault="00106196" w:rsidP="00ED3F33">
      <w:pPr>
        <w:pStyle w:val="ListBullet"/>
        <w:spacing w:after="60" w:line="260" w:lineRule="auto"/>
      </w:pPr>
      <w:r>
        <w:t>Faster retrieval - department and standard-based navigation, combined with permission-trimmed metadata and full-text/source-text search, reduces time-to-find.</w:t>
      </w:r>
    </w:p>
    <w:p w14:paraId="1888355D" w14:textId="11925B84" w:rsidR="00ED3F33" w:rsidRPr="00ED3F33" w:rsidRDefault="00ED3F33" w:rsidP="00ED3F33">
      <w:pPr>
        <w:pStyle w:val="ListBullet"/>
        <w:spacing w:after="60" w:line="260" w:lineRule="auto"/>
      </w:pPr>
      <w:r w:rsidRPr="00ED3F33">
        <w:t xml:space="preserve">Bilingual service </w:t>
      </w:r>
      <w:r w:rsidR="00B94096">
        <w:t>-</w:t>
      </w:r>
      <w:r w:rsidRPr="00ED3F33">
        <w:t xml:space="preserve"> Arabic and English are treated as first-class, RTL-capable languages throughout the interface.</w:t>
      </w:r>
    </w:p>
    <w:p w14:paraId="04805AA7" w14:textId="77777777" w:rsidR="00ED3F33" w:rsidRDefault="00ED3F33" w:rsidP="00ED3F33">
      <w:pPr>
        <w:pStyle w:val="Heading2"/>
      </w:pPr>
      <w:bookmarkStart w:id="5" w:name="_Toc240108365"/>
      <w:bookmarkStart w:id="6" w:name="_Toc240108530"/>
      <w:r>
        <w:t>1.2 Scope of this Document</w:t>
      </w:r>
      <w:bookmarkEnd w:id="5"/>
      <w:bookmarkEnd w:id="6"/>
    </w:p>
    <w:p w14:paraId="1175783C" w14:textId="0E29872A" w:rsidR="00ED3F33" w:rsidRPr="00ED3F33" w:rsidRDefault="00106196" w:rsidP="00ED3F33">
      <w:r>
        <w:t xml:space="preserve">This document defines the functional and business design of </w:t>
      </w:r>
      <w:proofErr w:type="spellStart"/>
      <w:r>
        <w:t>Docaya</w:t>
      </w:r>
      <w:proofErr w:type="spellEnd"/>
      <w:r>
        <w:t>: the personas and role model (Section 3), module-level capability across M1–M16 (Sections 4 to 21), the reference architecture (Section 22), non-functional and compliance targets (Section 23), the delivery roadmap (Section 24), and the design decisions requiring endorsement (Section 25).</w:t>
      </w:r>
    </w:p>
    <w:p w14:paraId="23E0EA51" w14:textId="77777777" w:rsidR="00ED3F33" w:rsidRPr="00ED3F33" w:rsidRDefault="00ED3F33" w:rsidP="00ED3F33">
      <w:r w:rsidRPr="00ED3F33">
        <w:t xml:space="preserve">It does not cover low-level technical </w:t>
      </w:r>
      <w:proofErr w:type="gramStart"/>
      <w:r w:rsidRPr="00ED3F33">
        <w:t>specification</w:t>
      </w:r>
      <w:proofErr w:type="gramEnd"/>
      <w:r w:rsidRPr="00ED3F33">
        <w:t xml:space="preserve">, infrastructure sizing, </w:t>
      </w:r>
      <w:proofErr w:type="spellStart"/>
      <w:r w:rsidRPr="00ED3F33">
        <w:t>licence</w:t>
      </w:r>
      <w:proofErr w:type="spellEnd"/>
      <w:r w:rsidRPr="00ED3F33">
        <w:t xml:space="preserve"> procurement or the migration of legacy content; each of those is addressed in a separate deliverable.</w:t>
      </w:r>
    </w:p>
    <w:p w14:paraId="76D64816" w14:textId="1615C3AC" w:rsidR="00ED3F33" w:rsidRDefault="00ED3F33" w:rsidP="00ED3F33">
      <w:r>
        <w:br w:type="page"/>
      </w:r>
    </w:p>
    <w:p w14:paraId="5C006677" w14:textId="77777777" w:rsidR="00ED3F33" w:rsidRPr="00ED3F33" w:rsidRDefault="00ED3F33" w:rsidP="00ED3F33"/>
    <w:p w14:paraId="56BEEA99" w14:textId="77777777" w:rsidR="00ED3F33" w:rsidRDefault="00ED3F33" w:rsidP="00ED3F33">
      <w:pPr>
        <w:pStyle w:val="Heading1"/>
      </w:pPr>
      <w:bookmarkStart w:id="7" w:name="_Toc240108366"/>
      <w:bookmarkStart w:id="8" w:name="_Toc240108531"/>
      <w:r>
        <w:t>2. Business Context &amp; Objectives</w:t>
      </w:r>
      <w:bookmarkEnd w:id="7"/>
      <w:bookmarkEnd w:id="8"/>
    </w:p>
    <w:p w14:paraId="06887877" w14:textId="77777777" w:rsidR="00ED3F33" w:rsidRPr="00ED3F33" w:rsidRDefault="00ED3F33" w:rsidP="00ED3F33">
      <w:r w:rsidRPr="00ED3F33">
        <w:t xml:space="preserve">The Client manages a high volume of policies, procedures, correspondence and standards-related records across multiple departments. Today that material is governed by convention rather than by system, which makes version control, approval accountability and retention difficult to evidence. </w:t>
      </w:r>
      <w:proofErr w:type="spellStart"/>
      <w:r w:rsidRPr="00ED3F33">
        <w:t>Docaya</w:t>
      </w:r>
      <w:proofErr w:type="spellEnd"/>
      <w:r w:rsidRPr="00ED3F33">
        <w:t xml:space="preserve"> is the response: a single governed platform that applies the same lifecycle, the same classification model and the same audit standard to every document, in Arabic and in English.</w:t>
      </w:r>
    </w:p>
    <w:p w14:paraId="3C725BF6" w14:textId="77777777" w:rsidR="00ED3F33" w:rsidRDefault="00ED3F33" w:rsidP="00ED3F33">
      <w:pPr>
        <w:pStyle w:val="Heading2"/>
      </w:pPr>
      <w:bookmarkStart w:id="9" w:name="_Toc240108367"/>
      <w:bookmarkStart w:id="10" w:name="_Toc240108532"/>
      <w:r>
        <w:t>2.1 The Problem Today</w:t>
      </w:r>
      <w:bookmarkEnd w:id="9"/>
      <w:bookmarkEnd w:id="10"/>
    </w:p>
    <w:p w14:paraId="3DCFE848" w14:textId="77777777" w:rsidR="00ED3F33" w:rsidRPr="00ED3F33" w:rsidRDefault="00ED3F33" w:rsidP="00ED3F33">
      <w:pPr>
        <w:pStyle w:val="ListBullet"/>
        <w:spacing w:after="60" w:line="260" w:lineRule="auto"/>
      </w:pPr>
      <w:r w:rsidRPr="00ED3F33">
        <w:t>Documents are spread across personal drives, email attachments and departmental shares, with no authoritative version.</w:t>
      </w:r>
    </w:p>
    <w:p w14:paraId="0951CC2C" w14:textId="77777777" w:rsidR="00ED3F33" w:rsidRPr="00ED3F33" w:rsidRDefault="00ED3F33" w:rsidP="00ED3F33">
      <w:pPr>
        <w:pStyle w:val="ListBullet"/>
        <w:spacing w:after="60" w:line="260" w:lineRule="auto"/>
      </w:pPr>
      <w:r w:rsidRPr="00ED3F33">
        <w:t>Approvals travel by email, so there is no reliable record of who approved a document, when, or on what basis.</w:t>
      </w:r>
    </w:p>
    <w:p w14:paraId="0E52BDD2" w14:textId="09E4E5DD" w:rsidR="00ED3F33" w:rsidRPr="00ED3F33" w:rsidRDefault="00ED3F33" w:rsidP="00ED3F33">
      <w:pPr>
        <w:pStyle w:val="ListBullet"/>
        <w:spacing w:after="60" w:line="260" w:lineRule="auto"/>
      </w:pPr>
      <w:r w:rsidRPr="00ED3F33">
        <w:t xml:space="preserve">Change requests have no named owner, no deadline and no visibility </w:t>
      </w:r>
      <w:r w:rsidR="00B94096">
        <w:t>-</w:t>
      </w:r>
      <w:r w:rsidRPr="00ED3F33">
        <w:t xml:space="preserve"> progress can only be established by asking.</w:t>
      </w:r>
    </w:p>
    <w:p w14:paraId="2AA02E33" w14:textId="77777777" w:rsidR="00ED3F33" w:rsidRPr="00ED3F33" w:rsidRDefault="00ED3F33" w:rsidP="00ED3F33">
      <w:pPr>
        <w:pStyle w:val="ListBullet"/>
        <w:spacing w:after="60" w:line="260" w:lineRule="auto"/>
      </w:pPr>
      <w:r w:rsidRPr="00ED3F33">
        <w:t>Classification and retention are applied inconsistently, leaving compliance exposure on sensitive material.</w:t>
      </w:r>
    </w:p>
    <w:p w14:paraId="0E1718D3" w14:textId="77777777" w:rsidR="00ED3F33" w:rsidRPr="00ED3F33" w:rsidRDefault="00ED3F33" w:rsidP="00ED3F33">
      <w:pPr>
        <w:pStyle w:val="ListBullet"/>
        <w:spacing w:after="60" w:line="260" w:lineRule="auto"/>
      </w:pPr>
      <w:r w:rsidRPr="00ED3F33">
        <w:t>Retrieval depends on knowing where a document was filed; cross-department search is unreliable.</w:t>
      </w:r>
    </w:p>
    <w:p w14:paraId="41D4E970" w14:textId="77777777" w:rsidR="00ED3F33" w:rsidRPr="00ED3F33" w:rsidRDefault="00ED3F33" w:rsidP="00ED3F33">
      <w:pPr>
        <w:pStyle w:val="ListBullet"/>
        <w:spacing w:after="60" w:line="260" w:lineRule="auto"/>
      </w:pPr>
      <w:r w:rsidRPr="00ED3F33">
        <w:t>Arabic-language content is handled inconsistently alongside its English equivalent.</w:t>
      </w:r>
    </w:p>
    <w:p w14:paraId="14ED461C" w14:textId="77777777" w:rsidR="00ED3F33" w:rsidRDefault="00ED3F33" w:rsidP="00ED3F33">
      <w:pPr>
        <w:pStyle w:val="Heading2"/>
      </w:pPr>
      <w:bookmarkStart w:id="11" w:name="_Toc240108368"/>
      <w:bookmarkStart w:id="12" w:name="_Toc240108533"/>
      <w:r>
        <w:t>2.2 Objectives</w:t>
      </w:r>
      <w:bookmarkEnd w:id="11"/>
      <w:bookmarkEnd w:id="12"/>
    </w:p>
    <w:p w14:paraId="117F42E0" w14:textId="464ADD77" w:rsidR="00ED3F33" w:rsidRDefault="00106196" w:rsidP="00ED3F33">
      <w:r>
        <w:t>The objectives below are the measures against which the design in Sections 3 to 25 should be assessed.</w:t>
      </w:r>
    </w:p>
    <w:tbl>
      <w:tblPr>
        <w:tblStyle w:val="TableGrid"/>
        <w:tblW w:w="0" w:type="auto"/>
        <w:tblLook w:val="04A0" w:firstRow="1" w:lastRow="0" w:firstColumn="1" w:lastColumn="0" w:noHBand="0" w:noVBand="1"/>
      </w:tblPr>
      <w:tblGrid>
        <w:gridCol w:w="805"/>
        <w:gridCol w:w="4140"/>
        <w:gridCol w:w="5125"/>
      </w:tblGrid>
      <w:tr w:rsidR="00ED3F33" w14:paraId="720BB111" w14:textId="77777777" w:rsidTr="00613C00">
        <w:trPr>
          <w:tblHeader/>
        </w:trPr>
        <w:tc>
          <w:tcPr>
            <w:tcW w:w="805" w:type="dxa"/>
            <w:shd w:val="clear" w:color="0E1330" w:fill="0E1330"/>
          </w:tcPr>
          <w:p w14:paraId="596FE721" w14:textId="29E4015F" w:rsidR="00ED3F33" w:rsidRPr="00ED3F33" w:rsidRDefault="00ED3F33" w:rsidP="00ED3F33">
            <w:pPr>
              <w:spacing w:before="30" w:after="30" w:line="220" w:lineRule="auto"/>
              <w:rPr>
                <w:b/>
                <w:color w:val="FFFFFF"/>
                <w:sz w:val="17"/>
              </w:rPr>
            </w:pPr>
            <w:r w:rsidRPr="00ED3F33">
              <w:rPr>
                <w:b/>
                <w:color w:val="FFFFFF"/>
                <w:sz w:val="17"/>
              </w:rPr>
              <w:t>Ref</w:t>
            </w:r>
          </w:p>
        </w:tc>
        <w:tc>
          <w:tcPr>
            <w:tcW w:w="4140" w:type="dxa"/>
            <w:shd w:val="clear" w:color="0E1330" w:fill="0E1330"/>
          </w:tcPr>
          <w:p w14:paraId="3502C357" w14:textId="2B155515" w:rsidR="00ED3F33" w:rsidRPr="00ED3F33" w:rsidRDefault="00ED3F33" w:rsidP="00ED3F33">
            <w:pPr>
              <w:spacing w:before="30" w:after="30" w:line="220" w:lineRule="auto"/>
              <w:rPr>
                <w:b/>
                <w:color w:val="FFFFFF"/>
                <w:sz w:val="17"/>
              </w:rPr>
            </w:pPr>
            <w:r w:rsidRPr="00ED3F33">
              <w:rPr>
                <w:b/>
                <w:color w:val="FFFFFF"/>
                <w:sz w:val="17"/>
              </w:rPr>
              <w:t>Objective</w:t>
            </w:r>
          </w:p>
        </w:tc>
        <w:tc>
          <w:tcPr>
            <w:tcW w:w="5125" w:type="dxa"/>
            <w:shd w:val="clear" w:color="0E1330" w:fill="0E1330"/>
          </w:tcPr>
          <w:p w14:paraId="460CBF17" w14:textId="6C6DC99D" w:rsidR="00ED3F33" w:rsidRPr="00ED3F33" w:rsidRDefault="00ED3F33" w:rsidP="00ED3F33">
            <w:pPr>
              <w:spacing w:before="30" w:after="30" w:line="220" w:lineRule="auto"/>
              <w:rPr>
                <w:b/>
                <w:color w:val="FFFFFF"/>
                <w:sz w:val="17"/>
              </w:rPr>
            </w:pPr>
            <w:r w:rsidRPr="00ED3F33">
              <w:rPr>
                <w:b/>
                <w:color w:val="FFFFFF"/>
                <w:sz w:val="17"/>
              </w:rPr>
              <w:t>Target outcome</w:t>
            </w:r>
          </w:p>
        </w:tc>
      </w:tr>
      <w:tr w:rsidR="00ED3F33" w14:paraId="3296E6C9" w14:textId="77777777" w:rsidTr="00613C00">
        <w:tc>
          <w:tcPr>
            <w:tcW w:w="805" w:type="dxa"/>
          </w:tcPr>
          <w:p w14:paraId="4594BF9A" w14:textId="4ADC74B6" w:rsidR="00ED3F33" w:rsidRPr="00ED3F33" w:rsidRDefault="00ED3F33" w:rsidP="00ED3F33">
            <w:pPr>
              <w:spacing w:before="30" w:after="30" w:line="220" w:lineRule="auto"/>
              <w:rPr>
                <w:b/>
                <w:color w:val="0E1330"/>
                <w:sz w:val="16"/>
              </w:rPr>
            </w:pPr>
            <w:r w:rsidRPr="00ED3F33">
              <w:rPr>
                <w:b/>
                <w:color w:val="0E1330"/>
                <w:sz w:val="16"/>
              </w:rPr>
              <w:t>O1</w:t>
            </w:r>
          </w:p>
        </w:tc>
        <w:tc>
          <w:tcPr>
            <w:tcW w:w="4140" w:type="dxa"/>
          </w:tcPr>
          <w:p w14:paraId="76875C78" w14:textId="06763A85" w:rsidR="00ED3F33" w:rsidRPr="00ED3F33" w:rsidRDefault="00ED3F33" w:rsidP="00ED3F33">
            <w:pPr>
              <w:spacing w:before="30" w:after="30" w:line="220" w:lineRule="auto"/>
              <w:rPr>
                <w:sz w:val="16"/>
              </w:rPr>
            </w:pPr>
            <w:r w:rsidRPr="00ED3F33">
              <w:rPr>
                <w:sz w:val="16"/>
              </w:rPr>
              <w:t xml:space="preserve">Establish </w:t>
            </w:r>
            <w:proofErr w:type="gramStart"/>
            <w:r w:rsidRPr="00ED3F33">
              <w:rPr>
                <w:sz w:val="16"/>
              </w:rPr>
              <w:t>one</w:t>
            </w:r>
            <w:proofErr w:type="gramEnd"/>
            <w:r w:rsidRPr="00ED3F33">
              <w:rPr>
                <w:sz w:val="16"/>
              </w:rPr>
              <w:t xml:space="preserve"> governed repository with SharePoint Online as the published system of record</w:t>
            </w:r>
          </w:p>
        </w:tc>
        <w:tc>
          <w:tcPr>
            <w:tcW w:w="5125" w:type="dxa"/>
          </w:tcPr>
          <w:p w14:paraId="41F36C84" w14:textId="00AFAFFA" w:rsidR="00ED3F33" w:rsidRPr="00ED3F33" w:rsidRDefault="00ED3F33" w:rsidP="00ED3F33">
            <w:pPr>
              <w:spacing w:before="30" w:after="30" w:line="220" w:lineRule="auto"/>
              <w:rPr>
                <w:sz w:val="16"/>
              </w:rPr>
            </w:pPr>
            <w:r w:rsidRPr="00ED3F33">
              <w:rPr>
                <w:sz w:val="16"/>
              </w:rPr>
              <w:t>A single authoritative version of every document</w:t>
            </w:r>
          </w:p>
        </w:tc>
      </w:tr>
      <w:tr w:rsidR="00ED3F33" w14:paraId="630102B5" w14:textId="77777777" w:rsidTr="00613C00">
        <w:tc>
          <w:tcPr>
            <w:tcW w:w="805" w:type="dxa"/>
          </w:tcPr>
          <w:p w14:paraId="622076E6" w14:textId="6EFEAB03" w:rsidR="00ED3F33" w:rsidRPr="00ED3F33" w:rsidRDefault="00ED3F33" w:rsidP="00ED3F33">
            <w:pPr>
              <w:spacing w:before="30" w:after="30" w:line="220" w:lineRule="auto"/>
              <w:rPr>
                <w:b/>
                <w:color w:val="0E1330"/>
                <w:sz w:val="16"/>
              </w:rPr>
            </w:pPr>
            <w:r w:rsidRPr="00ED3F33">
              <w:rPr>
                <w:b/>
                <w:color w:val="0E1330"/>
                <w:sz w:val="16"/>
              </w:rPr>
              <w:t>O2</w:t>
            </w:r>
          </w:p>
        </w:tc>
        <w:tc>
          <w:tcPr>
            <w:tcW w:w="4140" w:type="dxa"/>
          </w:tcPr>
          <w:p w14:paraId="127E3325" w14:textId="3AF37DD7" w:rsidR="00ED3F33" w:rsidRPr="00ED3F33" w:rsidRDefault="00ED3F33" w:rsidP="00ED3F33">
            <w:pPr>
              <w:spacing w:before="30" w:after="30" w:line="220" w:lineRule="auto"/>
              <w:rPr>
                <w:sz w:val="16"/>
              </w:rPr>
            </w:pPr>
            <w:r w:rsidRPr="00ED3F33">
              <w:rPr>
                <w:sz w:val="16"/>
              </w:rPr>
              <w:t>Enforce a controlled capture → classify → approve → promote lifecycle for all content</w:t>
            </w:r>
          </w:p>
        </w:tc>
        <w:tc>
          <w:tcPr>
            <w:tcW w:w="5125" w:type="dxa"/>
          </w:tcPr>
          <w:p w14:paraId="0E7CC0E6" w14:textId="2A2F67C4" w:rsidR="00ED3F33" w:rsidRPr="00ED3F33" w:rsidRDefault="00ED3F33" w:rsidP="00ED3F33">
            <w:pPr>
              <w:spacing w:before="30" w:after="30" w:line="220" w:lineRule="auto"/>
              <w:rPr>
                <w:sz w:val="16"/>
              </w:rPr>
            </w:pPr>
            <w:r w:rsidRPr="00ED3F33">
              <w:rPr>
                <w:sz w:val="16"/>
              </w:rPr>
              <w:t>No document published without classification and approval</w:t>
            </w:r>
          </w:p>
        </w:tc>
      </w:tr>
      <w:tr w:rsidR="00ED3F33" w14:paraId="262E40D5" w14:textId="77777777" w:rsidTr="00613C00">
        <w:tc>
          <w:tcPr>
            <w:tcW w:w="805" w:type="dxa"/>
          </w:tcPr>
          <w:p w14:paraId="38D1BAB6" w14:textId="77AC88B1" w:rsidR="00ED3F33" w:rsidRPr="00ED3F33" w:rsidRDefault="00ED3F33" w:rsidP="00ED3F33">
            <w:pPr>
              <w:spacing w:before="30" w:after="30" w:line="220" w:lineRule="auto"/>
              <w:rPr>
                <w:b/>
                <w:color w:val="0E1330"/>
                <w:sz w:val="16"/>
              </w:rPr>
            </w:pPr>
            <w:r w:rsidRPr="00ED3F33">
              <w:rPr>
                <w:b/>
                <w:color w:val="0E1330"/>
                <w:sz w:val="16"/>
              </w:rPr>
              <w:t>O3</w:t>
            </w:r>
          </w:p>
        </w:tc>
        <w:tc>
          <w:tcPr>
            <w:tcW w:w="4140" w:type="dxa"/>
          </w:tcPr>
          <w:p w14:paraId="60F4B39A" w14:textId="3104DAE0" w:rsidR="00ED3F33" w:rsidRPr="00ED3F33" w:rsidRDefault="00ED3F33" w:rsidP="00ED3F33">
            <w:pPr>
              <w:spacing w:before="30" w:after="30" w:line="220" w:lineRule="auto"/>
              <w:rPr>
                <w:sz w:val="16"/>
              </w:rPr>
            </w:pPr>
            <w:r w:rsidRPr="00ED3F33">
              <w:rPr>
                <w:sz w:val="16"/>
              </w:rPr>
              <w:t>Make every approval accountable and auditable from end to end</w:t>
            </w:r>
          </w:p>
        </w:tc>
        <w:tc>
          <w:tcPr>
            <w:tcW w:w="5125" w:type="dxa"/>
          </w:tcPr>
          <w:p w14:paraId="269B12D5" w14:textId="224D7E7F" w:rsidR="00ED3F33" w:rsidRPr="00ED3F33" w:rsidRDefault="00ED3F33" w:rsidP="00ED3F33">
            <w:pPr>
              <w:spacing w:before="30" w:after="30" w:line="220" w:lineRule="auto"/>
              <w:rPr>
                <w:sz w:val="16"/>
              </w:rPr>
            </w:pPr>
            <w:r w:rsidRPr="00ED3F33">
              <w:rPr>
                <w:sz w:val="16"/>
              </w:rPr>
              <w:t>Complete audit trail per document and per review stage</w:t>
            </w:r>
          </w:p>
        </w:tc>
      </w:tr>
      <w:tr w:rsidR="00ED3F33" w14:paraId="3860FC92" w14:textId="77777777" w:rsidTr="00613C00">
        <w:tc>
          <w:tcPr>
            <w:tcW w:w="805" w:type="dxa"/>
          </w:tcPr>
          <w:p w14:paraId="577A01D8" w14:textId="11FA8DAE" w:rsidR="00ED3F33" w:rsidRPr="00ED3F33" w:rsidRDefault="00ED3F33" w:rsidP="00ED3F33">
            <w:pPr>
              <w:spacing w:before="30" w:after="30" w:line="220" w:lineRule="auto"/>
              <w:rPr>
                <w:b/>
                <w:color w:val="0E1330"/>
                <w:sz w:val="16"/>
              </w:rPr>
            </w:pPr>
            <w:r w:rsidRPr="00ED3F33">
              <w:rPr>
                <w:b/>
                <w:color w:val="0E1330"/>
                <w:sz w:val="16"/>
              </w:rPr>
              <w:t>O4</w:t>
            </w:r>
          </w:p>
        </w:tc>
        <w:tc>
          <w:tcPr>
            <w:tcW w:w="4140" w:type="dxa"/>
          </w:tcPr>
          <w:p w14:paraId="7EA5ACD5" w14:textId="5B2E2713" w:rsidR="00ED3F33" w:rsidRPr="00ED3F33" w:rsidRDefault="00106196" w:rsidP="00ED3F33">
            <w:pPr>
              <w:spacing w:before="30" w:after="30" w:line="220" w:lineRule="auto"/>
              <w:rPr>
                <w:sz w:val="16"/>
              </w:rPr>
            </w:pPr>
            <w:r>
              <w:rPr>
                <w:sz w:val="16"/>
              </w:rPr>
              <w:t>Reduce time-to-find through structured navigation and permission-trimmed metadata and full-text/source-text search</w:t>
            </w:r>
          </w:p>
        </w:tc>
        <w:tc>
          <w:tcPr>
            <w:tcW w:w="5125" w:type="dxa"/>
          </w:tcPr>
          <w:p w14:paraId="34E460C4" w14:textId="04A0D28B" w:rsidR="00ED3F33" w:rsidRPr="00ED3F33" w:rsidRDefault="00ED3F33" w:rsidP="00ED3F33">
            <w:pPr>
              <w:spacing w:before="30" w:after="30" w:line="220" w:lineRule="auto"/>
              <w:rPr>
                <w:sz w:val="16"/>
              </w:rPr>
            </w:pPr>
            <w:r w:rsidRPr="00ED3F33">
              <w:rPr>
                <w:sz w:val="16"/>
              </w:rPr>
              <w:t>Retrieval in seconds across departments and standards</w:t>
            </w:r>
          </w:p>
        </w:tc>
      </w:tr>
      <w:tr w:rsidR="00ED3F33" w14:paraId="10D05D69" w14:textId="77777777" w:rsidTr="00613C00">
        <w:tc>
          <w:tcPr>
            <w:tcW w:w="805" w:type="dxa"/>
          </w:tcPr>
          <w:p w14:paraId="7BC63DCF" w14:textId="28B9DC50" w:rsidR="00ED3F33" w:rsidRPr="00ED3F33" w:rsidRDefault="00ED3F33" w:rsidP="00ED3F33">
            <w:pPr>
              <w:spacing w:before="30" w:after="30" w:line="220" w:lineRule="auto"/>
              <w:rPr>
                <w:b/>
                <w:color w:val="0E1330"/>
                <w:sz w:val="16"/>
              </w:rPr>
            </w:pPr>
            <w:r w:rsidRPr="00ED3F33">
              <w:rPr>
                <w:b/>
                <w:color w:val="0E1330"/>
                <w:sz w:val="16"/>
              </w:rPr>
              <w:t>O5</w:t>
            </w:r>
          </w:p>
        </w:tc>
        <w:tc>
          <w:tcPr>
            <w:tcW w:w="4140" w:type="dxa"/>
          </w:tcPr>
          <w:p w14:paraId="7F3E270E" w14:textId="7D45BD47" w:rsidR="00ED3F33" w:rsidRPr="00ED3F33" w:rsidRDefault="00ED3F33" w:rsidP="00ED3F33">
            <w:pPr>
              <w:spacing w:before="30" w:after="30" w:line="220" w:lineRule="auto"/>
              <w:rPr>
                <w:sz w:val="16"/>
              </w:rPr>
            </w:pPr>
            <w:r w:rsidRPr="00ED3F33">
              <w:rPr>
                <w:sz w:val="16"/>
              </w:rPr>
              <w:t>Stay entirely within the trusted Microsoft + UAE PASS ecosystem</w:t>
            </w:r>
          </w:p>
        </w:tc>
        <w:tc>
          <w:tcPr>
            <w:tcW w:w="5125" w:type="dxa"/>
          </w:tcPr>
          <w:p w14:paraId="0E6D43D8" w14:textId="777B5349" w:rsidR="00ED3F33" w:rsidRPr="00ED3F33" w:rsidRDefault="00ED3F33" w:rsidP="00ED3F33">
            <w:pPr>
              <w:spacing w:before="30" w:after="30" w:line="220" w:lineRule="auto"/>
              <w:rPr>
                <w:sz w:val="16"/>
              </w:rPr>
            </w:pPr>
            <w:r w:rsidRPr="00ED3F33">
              <w:rPr>
                <w:sz w:val="16"/>
              </w:rPr>
              <w:t>One identity, one platform, national compliance</w:t>
            </w:r>
          </w:p>
        </w:tc>
      </w:tr>
      <w:tr w:rsidR="00ED3F33" w14:paraId="7F31CB70" w14:textId="77777777" w:rsidTr="00613C00">
        <w:tc>
          <w:tcPr>
            <w:tcW w:w="805" w:type="dxa"/>
          </w:tcPr>
          <w:p w14:paraId="249C3181" w14:textId="51371985" w:rsidR="00ED3F33" w:rsidRPr="00ED3F33" w:rsidRDefault="00ED3F33" w:rsidP="00ED3F33">
            <w:pPr>
              <w:spacing w:before="30" w:after="30" w:line="220" w:lineRule="auto"/>
              <w:rPr>
                <w:b/>
                <w:color w:val="0E1330"/>
                <w:sz w:val="16"/>
              </w:rPr>
            </w:pPr>
            <w:r w:rsidRPr="00ED3F33">
              <w:rPr>
                <w:b/>
                <w:color w:val="0E1330"/>
                <w:sz w:val="16"/>
              </w:rPr>
              <w:t>O6</w:t>
            </w:r>
          </w:p>
        </w:tc>
        <w:tc>
          <w:tcPr>
            <w:tcW w:w="4140" w:type="dxa"/>
          </w:tcPr>
          <w:p w14:paraId="1723E9B9" w14:textId="49DAE2DA" w:rsidR="00ED3F33" w:rsidRPr="00ED3F33" w:rsidRDefault="00ED3F33" w:rsidP="00ED3F33">
            <w:pPr>
              <w:spacing w:before="30" w:after="30" w:line="220" w:lineRule="auto"/>
              <w:rPr>
                <w:sz w:val="16"/>
              </w:rPr>
            </w:pPr>
            <w:r w:rsidRPr="00ED3F33">
              <w:rPr>
                <w:sz w:val="16"/>
              </w:rPr>
              <w:t>Support Arabic and English as first-class languages</w:t>
            </w:r>
          </w:p>
        </w:tc>
        <w:tc>
          <w:tcPr>
            <w:tcW w:w="5125" w:type="dxa"/>
          </w:tcPr>
          <w:p w14:paraId="57CA1919" w14:textId="6D3D8F5F" w:rsidR="00ED3F33" w:rsidRPr="00ED3F33" w:rsidRDefault="00ED3F33" w:rsidP="00ED3F33">
            <w:pPr>
              <w:spacing w:before="30" w:after="30" w:line="220" w:lineRule="auto"/>
              <w:rPr>
                <w:sz w:val="16"/>
              </w:rPr>
            </w:pPr>
            <w:r w:rsidRPr="00ED3F33">
              <w:rPr>
                <w:sz w:val="16"/>
              </w:rPr>
              <w:t>Full bilingual, RTL-capable experience</w:t>
            </w:r>
          </w:p>
        </w:tc>
      </w:tr>
      <w:tr w:rsidR="00ED3F33" w14:paraId="7BE8B7E7" w14:textId="77777777" w:rsidTr="00613C00">
        <w:tc>
          <w:tcPr>
            <w:tcW w:w="805" w:type="dxa"/>
          </w:tcPr>
          <w:p w14:paraId="34569574" w14:textId="6DB228F8" w:rsidR="00ED3F33" w:rsidRPr="00ED3F33" w:rsidRDefault="00ED3F33" w:rsidP="00ED3F33">
            <w:pPr>
              <w:spacing w:before="30" w:after="30" w:line="220" w:lineRule="auto"/>
              <w:rPr>
                <w:b/>
                <w:color w:val="0E1330"/>
                <w:sz w:val="16"/>
              </w:rPr>
            </w:pPr>
            <w:r w:rsidRPr="00ED3F33">
              <w:rPr>
                <w:b/>
                <w:color w:val="0E1330"/>
                <w:sz w:val="16"/>
              </w:rPr>
              <w:t>O7</w:t>
            </w:r>
          </w:p>
        </w:tc>
        <w:tc>
          <w:tcPr>
            <w:tcW w:w="4140" w:type="dxa"/>
          </w:tcPr>
          <w:p w14:paraId="78B05017" w14:textId="66DA9CDD" w:rsidR="00ED3F33" w:rsidRPr="00ED3F33" w:rsidRDefault="00ED3F33" w:rsidP="00ED3F33">
            <w:pPr>
              <w:spacing w:before="30" w:after="30" w:line="220" w:lineRule="auto"/>
              <w:rPr>
                <w:sz w:val="16"/>
              </w:rPr>
            </w:pPr>
            <w:r w:rsidRPr="00ED3F33">
              <w:rPr>
                <w:sz w:val="16"/>
              </w:rPr>
              <w:t>Give every change request a governed, multi-level review with a working-day SLA and full stage-by-stage audit trail</w:t>
            </w:r>
          </w:p>
        </w:tc>
        <w:tc>
          <w:tcPr>
            <w:tcW w:w="5125" w:type="dxa"/>
          </w:tcPr>
          <w:p w14:paraId="1EFD711A" w14:textId="6BC0C457" w:rsidR="00ED3F33" w:rsidRPr="00ED3F33" w:rsidRDefault="00ED3F33" w:rsidP="00ED3F33">
            <w:pPr>
              <w:spacing w:before="30" w:after="30" w:line="220" w:lineRule="auto"/>
              <w:rPr>
                <w:sz w:val="16"/>
              </w:rPr>
            </w:pPr>
            <w:r w:rsidRPr="00ED3F33">
              <w:rPr>
                <w:sz w:val="16"/>
              </w:rPr>
              <w:t>% of requests closed within target, and time-to-find bottleneck stage</w:t>
            </w:r>
          </w:p>
        </w:tc>
      </w:tr>
    </w:tbl>
    <w:p w14:paraId="22E0FC93" w14:textId="4CB49EFC" w:rsidR="00E73D4B" w:rsidRPr="006F05D7" w:rsidRDefault="00E73D4B" w:rsidP="006F05D7"/>
    <w:p w14:paraId="26E50201" w14:textId="77777777" w:rsidR="00E73D4B" w:rsidRPr="006F05D7" w:rsidRDefault="03AE59B6" w:rsidP="006F05D7">
      <w:pPr>
        <w:pStyle w:val="Heading2"/>
      </w:pPr>
      <w:bookmarkStart w:id="13" w:name="_Toc1393474015"/>
      <w:bookmarkStart w:id="14" w:name="_Toc240108369"/>
      <w:bookmarkStart w:id="15" w:name="_Toc240108534"/>
      <w:r w:rsidRPr="006F05D7">
        <w:t>2.3 Alignment to UAE Government Standards</w:t>
      </w:r>
      <w:bookmarkEnd w:id="13"/>
      <w:bookmarkEnd w:id="14"/>
      <w:bookmarkEnd w:id="15"/>
    </w:p>
    <w:p w14:paraId="5606D42D" w14:textId="664A113D" w:rsidR="00E73D4B" w:rsidRPr="00ED3F33" w:rsidRDefault="50542D5A" w:rsidP="00ED3F33">
      <w:pPr>
        <w:pStyle w:val="ListParagraph"/>
        <w:numPr>
          <w:ilvl w:val="0"/>
          <w:numId w:val="12"/>
        </w:numPr>
        <w:spacing w:after="60" w:line="260" w:lineRule="auto"/>
      </w:pPr>
      <w:r w:rsidRPr="00ED3F33">
        <w:rPr>
          <w:b/>
          <w:bCs/>
        </w:rPr>
        <w:t>UAE Information Assurance (IA) Standards</w:t>
      </w:r>
      <w:r w:rsidRPr="00ED3F33">
        <w:t xml:space="preserve"> </w:t>
      </w:r>
      <w:r w:rsidR="00B94096">
        <w:t>-</w:t>
      </w:r>
      <w:r w:rsidRPr="00ED3F33">
        <w:t xml:space="preserve"> controls for classification, access, audit and incident handling.</w:t>
      </w:r>
    </w:p>
    <w:p w14:paraId="753CF3BD" w14:textId="69184F9E" w:rsidR="00662BC9" w:rsidRPr="00ED3F33" w:rsidRDefault="65A52972" w:rsidP="00ED3F33">
      <w:pPr>
        <w:pStyle w:val="ListParagraph"/>
        <w:numPr>
          <w:ilvl w:val="0"/>
          <w:numId w:val="12"/>
        </w:numPr>
        <w:spacing w:after="60" w:line="260" w:lineRule="auto"/>
      </w:pPr>
      <w:r w:rsidRPr="00ED3F33">
        <w:rPr>
          <w:b/>
          <w:bCs/>
        </w:rPr>
        <w:t>UAE Federal Data Protection Law (PDPL)</w:t>
      </w:r>
      <w:r w:rsidRPr="00ED3F33">
        <w:t xml:space="preserve"> </w:t>
      </w:r>
      <w:r w:rsidR="00B94096">
        <w:t>-</w:t>
      </w:r>
      <w:r w:rsidRPr="00ED3F33">
        <w:t xml:space="preserve"> lawful processing, data-subject rights, and residency within UAE Azure regions, as applicable to the Client’s requirement.</w:t>
      </w:r>
    </w:p>
    <w:p w14:paraId="462E0DE8" w14:textId="504BA897" w:rsidR="00662BC9" w:rsidRPr="00ED3F33" w:rsidRDefault="65A52972" w:rsidP="00ED3F33">
      <w:pPr>
        <w:pStyle w:val="ListParagraph"/>
        <w:numPr>
          <w:ilvl w:val="0"/>
          <w:numId w:val="12"/>
        </w:numPr>
        <w:spacing w:after="60" w:line="260" w:lineRule="auto"/>
      </w:pPr>
      <w:r w:rsidRPr="00ED3F33">
        <w:rPr>
          <w:b/>
          <w:bCs/>
        </w:rPr>
        <w:t>Client document classification</w:t>
      </w:r>
      <w:r w:rsidRPr="00ED3F33">
        <w:t xml:space="preserve"> </w:t>
      </w:r>
      <w:r w:rsidR="00B94096">
        <w:t>-</w:t>
      </w:r>
      <w:r w:rsidRPr="00ED3F33">
        <w:t xml:space="preserve"> support for Public, Internal/Restricted, Confidential and Secret handling markings, based on the Client’s requirement.</w:t>
      </w:r>
    </w:p>
    <w:p w14:paraId="103E8CB4" w14:textId="7C3939F1" w:rsidR="00E73D4B" w:rsidRPr="00ED3F33" w:rsidRDefault="03AE59B6" w:rsidP="00ED3F33">
      <w:pPr>
        <w:pStyle w:val="ListParagraph"/>
        <w:numPr>
          <w:ilvl w:val="0"/>
          <w:numId w:val="12"/>
        </w:numPr>
        <w:spacing w:after="60" w:line="260" w:lineRule="auto"/>
      </w:pPr>
      <w:r w:rsidRPr="00ED3F33">
        <w:rPr>
          <w:b/>
          <w:bCs/>
        </w:rPr>
        <w:t>UAE PASS</w:t>
      </w:r>
      <w:r w:rsidRPr="00ED3F33">
        <w:t xml:space="preserve"> </w:t>
      </w:r>
      <w:r w:rsidR="00B94096">
        <w:t>-</w:t>
      </w:r>
      <w:r w:rsidRPr="00ED3F33">
        <w:t xml:space="preserve"> the national digital identity used as the primary single sign-on for all users.</w:t>
      </w:r>
    </w:p>
    <w:p w14:paraId="0D0B940D" w14:textId="77777777" w:rsidR="00E73D4B" w:rsidRPr="006F05D7" w:rsidRDefault="00067B0D">
      <w:r w:rsidRPr="006F05D7">
        <w:br w:type="page"/>
      </w:r>
    </w:p>
    <w:p w14:paraId="710D88DF" w14:textId="77777777" w:rsidR="00E73D4B" w:rsidRPr="006F05D7" w:rsidRDefault="03AE59B6" w:rsidP="006F05D7">
      <w:pPr>
        <w:pStyle w:val="Heading1"/>
      </w:pPr>
      <w:bookmarkStart w:id="16" w:name="_Toc1153200242"/>
      <w:bookmarkStart w:id="17" w:name="_Toc240108370"/>
      <w:bookmarkStart w:id="18" w:name="_Toc240108535"/>
      <w:r w:rsidRPr="006F05D7">
        <w:lastRenderedPageBreak/>
        <w:t>3. Personas &amp; Role Model</w:t>
      </w:r>
      <w:bookmarkEnd w:id="16"/>
      <w:bookmarkEnd w:id="17"/>
      <w:bookmarkEnd w:id="18"/>
    </w:p>
    <w:p w14:paraId="0308566F" w14:textId="77777777" w:rsidR="00E73D4B" w:rsidRPr="006F05D7" w:rsidRDefault="03AE59B6" w:rsidP="006F05D7">
      <w:pPr>
        <w:pStyle w:val="Heading2"/>
      </w:pPr>
      <w:bookmarkStart w:id="19" w:name="_Toc817006520"/>
      <w:bookmarkStart w:id="20" w:name="_Toc240108371"/>
      <w:bookmarkStart w:id="21" w:name="_Toc240108536"/>
      <w:r w:rsidRPr="006F05D7">
        <w:t>3.1 Personas</w:t>
      </w:r>
      <w:bookmarkEnd w:id="19"/>
      <w:bookmarkEnd w:id="20"/>
      <w:bookmarkEnd w:id="21"/>
    </w:p>
    <w:tbl>
      <w:tblPr>
        <w:tblW w:w="9360" w:type="dxa"/>
        <w:tblCellMar>
          <w:left w:w="10" w:type="dxa"/>
          <w:right w:w="10" w:type="dxa"/>
        </w:tblCellMar>
        <w:tblLook w:val="0020" w:firstRow="1" w:lastRow="0" w:firstColumn="0" w:lastColumn="0" w:noHBand="0" w:noVBand="0"/>
      </w:tblPr>
      <w:tblGrid>
        <w:gridCol w:w="2200"/>
        <w:gridCol w:w="3560"/>
        <w:gridCol w:w="3600"/>
      </w:tblGrid>
      <w:tr w:rsidR="00894A95" w14:paraId="70E86B9B"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1DC13A" w14:textId="061B0DA5" w:rsidR="00894A95" w:rsidRPr="006F05D7" w:rsidRDefault="45CFC72E" w:rsidP="45CFC72E">
            <w:pPr>
              <w:spacing w:line="249" w:lineRule="auto"/>
              <w:rPr>
                <w:b/>
                <w:bCs/>
                <w:color w:val="FFFFFF"/>
                <w:kern w:val="2"/>
                <w:sz w:val="17"/>
                <w:szCs w:val="17"/>
                <w14:ligatures w14:val="standardContextual"/>
              </w:rPr>
            </w:pPr>
            <w:r w:rsidRPr="006F05D7">
              <w:rPr>
                <w:b/>
                <w:bCs/>
                <w:color w:val="FFFFFF"/>
                <w:sz w:val="17"/>
                <w:szCs w:val="17"/>
              </w:rPr>
              <w:t>Persona</w:t>
            </w:r>
          </w:p>
        </w:tc>
        <w:tc>
          <w:tcPr>
            <w:tcW w:w="3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18AC736" w14:textId="35078E6D" w:rsidR="00894A95" w:rsidRPr="006F05D7" w:rsidRDefault="45CFC72E" w:rsidP="45CFC72E">
            <w:pPr>
              <w:spacing w:line="247" w:lineRule="auto"/>
              <w:rPr>
                <w:b/>
                <w:bCs/>
                <w:color w:val="FFFFFF"/>
                <w:kern w:val="2"/>
                <w:sz w:val="17"/>
                <w:szCs w:val="17"/>
                <w14:ligatures w14:val="standardContextual"/>
              </w:rPr>
            </w:pPr>
            <w:r w:rsidRPr="006F05D7">
              <w:rPr>
                <w:b/>
                <w:bCs/>
                <w:color w:val="FFFFFF"/>
                <w:sz w:val="17"/>
                <w:szCs w:val="17"/>
              </w:rPr>
              <w:t>Role in Client context</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4093950" w14:textId="500CF02D" w:rsidR="00894A95" w:rsidRPr="006F05D7" w:rsidRDefault="45CFC72E" w:rsidP="45CFC72E">
            <w:pPr>
              <w:spacing w:line="249" w:lineRule="auto"/>
              <w:rPr>
                <w:b/>
                <w:bCs/>
                <w:color w:val="FFFFFF"/>
                <w:sz w:val="17"/>
                <w:szCs w:val="17"/>
              </w:rPr>
            </w:pPr>
            <w:r w:rsidRPr="006F05D7">
              <w:rPr>
                <w:b/>
                <w:bCs/>
                <w:color w:val="FFFFFF"/>
                <w:sz w:val="17"/>
                <w:szCs w:val="17"/>
              </w:rPr>
              <w:t>Primary needs</w:t>
            </w:r>
          </w:p>
        </w:tc>
      </w:tr>
      <w:tr w:rsidR="00E73D4B" w14:paraId="4687E0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9ABDD0" w14:textId="21B2B3B7" w:rsidR="00E73D4B" w:rsidRPr="00ED3F33" w:rsidRDefault="45CFC72E" w:rsidP="45CFC72E">
            <w:pPr>
              <w:spacing w:line="250" w:lineRule="auto"/>
              <w:rPr>
                <w:b/>
                <w:color w:val="0E1330"/>
                <w:sz w:val="16"/>
                <w:szCs w:val="16"/>
              </w:rPr>
            </w:pPr>
            <w:r w:rsidRPr="00ED3F33">
              <w:rPr>
                <w:b/>
                <w:color w:val="0E1330"/>
                <w:sz w:val="16"/>
                <w:szCs w:val="16"/>
              </w:rPr>
              <w:t>Editor / Change Requester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123E2F" w14:textId="426657D1" w:rsidR="00E73D4B" w:rsidRDefault="45CFC72E" w:rsidP="45CFC72E">
            <w:pPr>
              <w:spacing w:line="250" w:lineRule="auto"/>
              <w:rPr>
                <w:sz w:val="16"/>
                <w:szCs w:val="16"/>
              </w:rPr>
            </w:pPr>
            <w:r w:rsidRPr="45CFC72E">
              <w:rPr>
                <w:sz w:val="16"/>
                <w:szCs w:val="16"/>
              </w:rPr>
              <w:t>Officers and staff who create or register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29CD1B" w14:textId="407B31EA" w:rsidR="00E73D4B" w:rsidRDefault="45CFC72E" w:rsidP="45CFC72E">
            <w:pPr>
              <w:spacing w:line="250" w:lineRule="auto"/>
              <w:rPr>
                <w:sz w:val="16"/>
                <w:szCs w:val="16"/>
              </w:rPr>
            </w:pPr>
            <w:r w:rsidRPr="45CFC72E">
              <w:rPr>
                <w:sz w:val="16"/>
                <w:szCs w:val="16"/>
              </w:rPr>
              <w:t>Fast capture, guided registration, clear status</w:t>
            </w:r>
          </w:p>
        </w:tc>
      </w:tr>
      <w:tr w:rsidR="00E73D4B" w14:paraId="675F63E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D31F03" w14:textId="69A93893" w:rsidR="00E73D4B" w:rsidRPr="00ED3F33" w:rsidRDefault="45CFC72E" w:rsidP="45CFC72E">
            <w:pPr>
              <w:spacing w:line="250" w:lineRule="auto"/>
              <w:rPr>
                <w:b/>
                <w:color w:val="0E1330"/>
                <w:sz w:val="16"/>
                <w:szCs w:val="16"/>
              </w:rPr>
            </w:pPr>
            <w:r w:rsidRPr="00ED3F33">
              <w:rPr>
                <w:b/>
                <w:color w:val="0E1330"/>
                <w:sz w:val="16"/>
                <w:szCs w:val="16"/>
              </w:rPr>
              <w:t>Document Owner / Approver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AA04E3" w14:textId="78ADF477" w:rsidR="00E73D4B" w:rsidRDefault="45CFC72E" w:rsidP="45CFC72E">
            <w:pPr>
              <w:spacing w:line="250" w:lineRule="auto"/>
              <w:rPr>
                <w:sz w:val="16"/>
                <w:szCs w:val="16"/>
              </w:rPr>
            </w:pPr>
            <w:r w:rsidRPr="45CFC72E">
              <w:rPr>
                <w:sz w:val="16"/>
                <w:szCs w:val="16"/>
              </w:rPr>
              <w:t>First-line reviewer for the document or department</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CB2F96" w14:textId="36E20586" w:rsidR="00E73D4B" w:rsidRDefault="45CFC72E" w:rsidP="45CFC72E">
            <w:pPr>
              <w:spacing w:line="250" w:lineRule="auto"/>
              <w:rPr>
                <w:sz w:val="16"/>
                <w:szCs w:val="16"/>
              </w:rPr>
            </w:pPr>
            <w:r w:rsidRPr="45CFC72E">
              <w:rPr>
                <w:sz w:val="16"/>
                <w:szCs w:val="16"/>
              </w:rPr>
              <w:t>Clear queue, one-click approve/reject with comments</w:t>
            </w:r>
          </w:p>
        </w:tc>
      </w:tr>
      <w:tr w:rsidR="00E73D4B" w14:paraId="42342F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3823750" w14:textId="136E1D1A" w:rsidR="00E73D4B" w:rsidRPr="00ED3F33" w:rsidRDefault="45CFC72E" w:rsidP="45CFC72E">
            <w:pPr>
              <w:spacing w:line="250" w:lineRule="auto"/>
              <w:rPr>
                <w:b/>
                <w:color w:val="0E1330"/>
                <w:sz w:val="16"/>
                <w:szCs w:val="16"/>
              </w:rPr>
            </w:pPr>
            <w:r w:rsidRPr="00ED3F33">
              <w:rPr>
                <w:b/>
                <w:color w:val="0E1330"/>
                <w:sz w:val="16"/>
                <w:szCs w:val="16"/>
              </w:rPr>
              <w:t>Assurance</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D16C5" w14:textId="253A96E9" w:rsidR="00E73D4B" w:rsidRDefault="45CFC72E" w:rsidP="45CFC72E">
            <w:pPr>
              <w:spacing w:line="250" w:lineRule="auto"/>
              <w:rPr>
                <w:sz w:val="16"/>
                <w:szCs w:val="16"/>
              </w:rPr>
            </w:pPr>
            <w:r w:rsidRPr="45CFC72E">
              <w:rPr>
                <w:sz w:val="16"/>
                <w:szCs w:val="16"/>
              </w:rPr>
              <w:t>Quality/compliance reviewer; owns SLA extensions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0182C1" w14:textId="3DDA6BFF" w:rsidR="00E73D4B" w:rsidRDefault="45CFC72E" w:rsidP="45CFC72E">
            <w:pPr>
              <w:spacing w:line="250" w:lineRule="auto"/>
              <w:rPr>
                <w:sz w:val="16"/>
                <w:szCs w:val="16"/>
              </w:rPr>
            </w:pPr>
            <w:r w:rsidRPr="45CFC72E">
              <w:rPr>
                <w:sz w:val="16"/>
                <w:szCs w:val="16"/>
              </w:rPr>
              <w:t>Review queue, SLA and extension control, bottleneck visibility</w:t>
            </w:r>
          </w:p>
        </w:tc>
      </w:tr>
      <w:tr w:rsidR="00E73D4B" w14:paraId="4C015D4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FECBBC" w14:textId="77777777" w:rsidR="00613C00" w:rsidRDefault="45CFC72E" w:rsidP="45CFC72E">
            <w:pPr>
              <w:spacing w:line="250" w:lineRule="auto"/>
              <w:rPr>
                <w:b/>
                <w:color w:val="0E1330"/>
                <w:sz w:val="16"/>
                <w:szCs w:val="16"/>
              </w:rPr>
            </w:pPr>
            <w:proofErr w:type="spellStart"/>
            <w:r w:rsidRPr="00ED3F33">
              <w:rPr>
                <w:b/>
                <w:color w:val="0E1330"/>
                <w:sz w:val="16"/>
                <w:szCs w:val="16"/>
              </w:rPr>
              <w:t>Authoriser</w:t>
            </w:r>
            <w:proofErr w:type="spellEnd"/>
            <w:r w:rsidRPr="00ED3F33">
              <w:rPr>
                <w:b/>
                <w:color w:val="0E1330"/>
                <w:sz w:val="16"/>
                <w:szCs w:val="16"/>
              </w:rPr>
              <w:t xml:space="preserve"> </w:t>
            </w:r>
          </w:p>
          <w:p w14:paraId="3B4F8B4B" w14:textId="352A4DFE" w:rsidR="00E73D4B" w:rsidRPr="00ED3F33" w:rsidRDefault="45CFC72E" w:rsidP="45CFC72E">
            <w:pPr>
              <w:spacing w:line="250" w:lineRule="auto"/>
              <w:rPr>
                <w:b/>
                <w:color w:val="0E1330"/>
                <w:sz w:val="16"/>
                <w:szCs w:val="16"/>
              </w:rPr>
            </w:pPr>
            <w:r w:rsidRPr="00ED3F33">
              <w:rPr>
                <w:b/>
                <w:color w:val="0E1330"/>
                <w:sz w:val="16"/>
                <w:szCs w:val="16"/>
              </w:rPr>
              <w:t>(</w:t>
            </w:r>
            <w:proofErr w:type="gramStart"/>
            <w:r w:rsidRPr="00ED3F33">
              <w:rPr>
                <w:b/>
                <w:color w:val="0E1330"/>
                <w:sz w:val="16"/>
                <w:szCs w:val="16"/>
              </w:rPr>
              <w:t>typically</w:t>
            </w:r>
            <w:proofErr w:type="gramEnd"/>
            <w:r w:rsidRPr="00ED3F33">
              <w:rPr>
                <w:b/>
                <w:color w:val="0E1330"/>
                <w:sz w:val="16"/>
                <w:szCs w:val="16"/>
              </w:rPr>
              <w:t xml:space="preserve"> CEO)</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254E8B" w14:textId="27A6F0AD" w:rsidR="00E73D4B" w:rsidRDefault="45CFC72E" w:rsidP="45CFC72E">
            <w:pPr>
              <w:spacing w:line="250" w:lineRule="auto"/>
              <w:rPr>
                <w:sz w:val="16"/>
                <w:szCs w:val="16"/>
              </w:rPr>
            </w:pPr>
            <w:r w:rsidRPr="45CFC72E">
              <w:rPr>
                <w:sz w:val="16"/>
                <w:szCs w:val="16"/>
              </w:rPr>
              <w:t>Final sign-off for the document class</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A0DCE4" w14:textId="3C582119" w:rsidR="00E73D4B" w:rsidRDefault="45CFC72E" w:rsidP="45CFC72E">
            <w:pPr>
              <w:spacing w:line="250" w:lineRule="auto"/>
              <w:rPr>
                <w:sz w:val="16"/>
                <w:szCs w:val="16"/>
              </w:rPr>
            </w:pPr>
            <w:r w:rsidRPr="45CFC72E">
              <w:rPr>
                <w:sz w:val="16"/>
                <w:szCs w:val="16"/>
              </w:rPr>
              <w:t>Final decision view, e-signature, summary of prior comments</w:t>
            </w:r>
          </w:p>
        </w:tc>
      </w:tr>
      <w:tr w:rsidR="00E73D4B" w14:paraId="699BC1F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53C4C05" w14:textId="0997EBE0" w:rsidR="00E73D4B" w:rsidRPr="00ED3F33" w:rsidRDefault="45CFC72E" w:rsidP="45CFC72E">
            <w:pPr>
              <w:spacing w:line="250" w:lineRule="auto"/>
              <w:rPr>
                <w:b/>
                <w:color w:val="0E1330"/>
                <w:sz w:val="16"/>
                <w:szCs w:val="16"/>
              </w:rPr>
            </w:pPr>
            <w:r w:rsidRPr="00ED3F33">
              <w:rPr>
                <w:b/>
                <w:color w:val="0E1330"/>
                <w:sz w:val="16"/>
                <w:szCs w:val="16"/>
              </w:rPr>
              <w:t>Records &amp; Compliance Officer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615BA74" w14:textId="6DAA6921" w:rsidR="00E73D4B" w:rsidRDefault="45CFC72E" w:rsidP="45CFC72E">
            <w:pPr>
              <w:spacing w:line="250" w:lineRule="auto"/>
              <w:rPr>
                <w:sz w:val="16"/>
                <w:szCs w:val="16"/>
              </w:rPr>
            </w:pPr>
            <w:r w:rsidRPr="45CFC72E">
              <w:rPr>
                <w:sz w:val="16"/>
                <w:szCs w:val="16"/>
              </w:rPr>
              <w:t>Governance, retention, legal hold, audit</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DA2240" w14:textId="5167618E" w:rsidR="00E73D4B" w:rsidRDefault="45CFC72E" w:rsidP="45CFC72E">
            <w:pPr>
              <w:spacing w:line="250" w:lineRule="auto"/>
              <w:rPr>
                <w:sz w:val="16"/>
                <w:szCs w:val="16"/>
              </w:rPr>
            </w:pPr>
            <w:r w:rsidRPr="45CFC72E">
              <w:rPr>
                <w:sz w:val="16"/>
                <w:szCs w:val="16"/>
              </w:rPr>
              <w:t>Retention control, holds, complete audit visibility</w:t>
            </w:r>
          </w:p>
        </w:tc>
      </w:tr>
      <w:tr w:rsidR="00E73D4B" w14:paraId="1560B76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6CFBAF" w14:textId="0283B10F" w:rsidR="00E73D4B" w:rsidRPr="00ED3F33" w:rsidRDefault="45CFC72E" w:rsidP="45CFC72E">
            <w:pPr>
              <w:spacing w:line="250" w:lineRule="auto"/>
              <w:rPr>
                <w:b/>
                <w:color w:val="0E1330"/>
                <w:sz w:val="16"/>
                <w:szCs w:val="16"/>
              </w:rPr>
            </w:pPr>
            <w:r w:rsidRPr="00ED3F33">
              <w:rPr>
                <w:b/>
                <w:color w:val="0E1330"/>
                <w:sz w:val="16"/>
                <w:szCs w:val="16"/>
              </w:rPr>
              <w:t>System / Department Administrator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A558CF" w14:textId="416A8BA7" w:rsidR="00E73D4B" w:rsidRDefault="45CFC72E" w:rsidP="45CFC72E">
            <w:pPr>
              <w:spacing w:line="250" w:lineRule="auto"/>
              <w:rPr>
                <w:sz w:val="16"/>
                <w:szCs w:val="16"/>
              </w:rPr>
            </w:pPr>
            <w:r w:rsidRPr="45CFC72E">
              <w:rPr>
                <w:sz w:val="16"/>
                <w:szCs w:val="16"/>
              </w:rPr>
              <w:t>Configures approval levels, routing, metadata</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D97FD" w14:textId="539EF963" w:rsidR="00E73D4B" w:rsidRDefault="45CFC72E" w:rsidP="45CFC72E">
            <w:pPr>
              <w:spacing w:line="250" w:lineRule="auto"/>
              <w:rPr>
                <w:sz w:val="16"/>
                <w:szCs w:val="16"/>
              </w:rPr>
            </w:pPr>
            <w:r w:rsidRPr="45CFC72E">
              <w:rPr>
                <w:sz w:val="16"/>
                <w:szCs w:val="16"/>
              </w:rPr>
              <w:t>No-code configuration of workflow stages and routing</w:t>
            </w:r>
          </w:p>
        </w:tc>
      </w:tr>
      <w:tr w:rsidR="00E73D4B" w14:paraId="76D8C08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192EC81" w14:textId="63ED06C7" w:rsidR="00E73D4B" w:rsidRPr="00ED3F33" w:rsidRDefault="45CFC72E" w:rsidP="45CFC72E">
            <w:pPr>
              <w:spacing w:line="250" w:lineRule="auto"/>
              <w:rPr>
                <w:b/>
                <w:color w:val="0E1330"/>
                <w:sz w:val="16"/>
                <w:szCs w:val="16"/>
              </w:rPr>
            </w:pPr>
            <w:r w:rsidRPr="00ED3F33">
              <w:rPr>
                <w:b/>
                <w:color w:val="0E1330"/>
                <w:sz w:val="16"/>
                <w:szCs w:val="16"/>
              </w:rPr>
              <w:t>Consumer / Viewer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33EE09" w14:textId="77BCA350" w:rsidR="00E73D4B" w:rsidRDefault="45CFC72E" w:rsidP="45CFC72E">
            <w:pPr>
              <w:spacing w:line="250" w:lineRule="auto"/>
              <w:rPr>
                <w:sz w:val="16"/>
                <w:szCs w:val="16"/>
              </w:rPr>
            </w:pPr>
            <w:r w:rsidRPr="45CFC72E">
              <w:rPr>
                <w:sz w:val="16"/>
                <w:szCs w:val="16"/>
              </w:rPr>
              <w:t>Staff who search and read approved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98551" w14:textId="3E08E447" w:rsidR="00E73D4B" w:rsidRDefault="45CFC72E" w:rsidP="45CFC72E">
            <w:pPr>
              <w:spacing w:line="250" w:lineRule="auto"/>
              <w:rPr>
                <w:sz w:val="16"/>
                <w:szCs w:val="16"/>
              </w:rPr>
            </w:pPr>
            <w:r w:rsidRPr="45CFC72E">
              <w:rPr>
                <w:sz w:val="16"/>
                <w:szCs w:val="16"/>
              </w:rPr>
              <w:t>Department/standard navigation, one-click access, search</w:t>
            </w:r>
          </w:p>
        </w:tc>
      </w:tr>
    </w:tbl>
    <w:p w14:paraId="06AE4BF4" w14:textId="501F3C64" w:rsidR="45CFC72E" w:rsidRDefault="45CFC72E" w:rsidP="45CFC72E">
      <w:pPr>
        <w:rPr>
          <w:sz w:val="16"/>
          <w:szCs w:val="16"/>
        </w:rPr>
      </w:pPr>
    </w:p>
    <w:p w14:paraId="4C2DE4EA" w14:textId="38476B09" w:rsidR="6B926DD2" w:rsidRPr="006F05D7" w:rsidRDefault="6B926DD2" w:rsidP="45CFC72E">
      <w:r w:rsidRPr="006F05D7">
        <w:t xml:space="preserve">The four-persona review chain above (Editor → Owner/Approver → Assurance → </w:t>
      </w:r>
      <w:r w:rsidR="00B94096" w:rsidRPr="006F05D7">
        <w:t>Authorizer</w:t>
      </w:r>
      <w:r w:rsidRPr="006F05D7">
        <w:t xml:space="preserve">) is the default configuration referenced throughout this document; Section </w:t>
      </w:r>
      <w:r w:rsidR="00ED3F33" w:rsidRPr="00ED3F33">
        <w:t>8.4</w:t>
      </w:r>
      <w:r w:rsidRPr="006F05D7">
        <w:t xml:space="preserve"> explains how it is configured</w:t>
      </w:r>
      <w:r w:rsidR="00ED3F33">
        <w:t>, and Section 18 covers the Admin Center controls</w:t>
      </w:r>
      <w:r w:rsidRPr="006F05D7">
        <w:t>.</w:t>
      </w:r>
    </w:p>
    <w:p w14:paraId="258D4702" w14:textId="2DC0C1A9" w:rsidR="45CFC72E" w:rsidRPr="00ED3F33" w:rsidRDefault="45CFC72E" w:rsidP="00ED3F33">
      <w:pPr>
        <w:spacing w:after="0"/>
        <w:rPr>
          <w:sz w:val="16"/>
        </w:rPr>
      </w:pPr>
    </w:p>
    <w:p w14:paraId="5CB32A5D" w14:textId="77777777" w:rsidR="00E73D4B" w:rsidRPr="006F05D7" w:rsidRDefault="03AE59B6" w:rsidP="006F05D7">
      <w:pPr>
        <w:pStyle w:val="Heading2"/>
      </w:pPr>
      <w:bookmarkStart w:id="22" w:name="_Toc353841800"/>
      <w:bookmarkStart w:id="23" w:name="_Toc240108372"/>
      <w:bookmarkStart w:id="24" w:name="_Toc240108537"/>
      <w:r w:rsidRPr="006F05D7">
        <w:t>3.2 Role Hierarchy (RBAC + ABAC)</w:t>
      </w:r>
      <w:bookmarkEnd w:id="22"/>
      <w:bookmarkEnd w:id="23"/>
      <w:bookmarkEnd w:id="24"/>
    </w:p>
    <w:p w14:paraId="6445ED32" w14:textId="4951D48B" w:rsidR="00E73D4B" w:rsidRDefault="50542D5A">
      <w:pPr>
        <w:spacing w:line="276" w:lineRule="auto"/>
      </w:pPr>
      <w:r>
        <w:t xml:space="preserve">Access is governed by Role-Based Access Control (roles/app-roles) combined with Attribute-Based Access Control (department, sensitivity, clearance). </w:t>
      </w:r>
      <w:proofErr w:type="spellStart"/>
      <w:r>
        <w:t>Docaya</w:t>
      </w:r>
      <w:proofErr w:type="spellEnd"/>
      <w:r>
        <w:t xml:space="preserve"> evaluates </w:t>
      </w:r>
      <w:proofErr w:type="gramStart"/>
      <w:r>
        <w:t>the effective</w:t>
      </w:r>
      <w:proofErr w:type="gramEnd"/>
      <w:r>
        <w:t xml:space="preserve"> permission, and SharePoint ACLs remain decisive for the stored content.</w:t>
      </w:r>
      <w:r w:rsidR="45CFC72E">
        <w:t xml:space="preserve"> Stage 2, Stage 3 and Stage 4 in the matrix below denote a role's position in the configured review chain (Section 8.4): approval rights are scoped to that stage only, and the stage sequence itself is configurable in the Admin Center (Section 18).</w:t>
      </w:r>
    </w:p>
    <w:tbl>
      <w:tblPr>
        <w:tblW w:w="10078" w:type="dxa"/>
        <w:tblCellMar>
          <w:left w:w="10" w:type="dxa"/>
          <w:right w:w="10" w:type="dxa"/>
        </w:tblCellMar>
        <w:tblLook w:val="0020" w:firstRow="1" w:lastRow="0" w:firstColumn="0" w:lastColumn="0" w:noHBand="0" w:noVBand="0"/>
      </w:tblPr>
      <w:tblGrid>
        <w:gridCol w:w="1933"/>
        <w:gridCol w:w="902"/>
        <w:gridCol w:w="995"/>
        <w:gridCol w:w="923"/>
        <w:gridCol w:w="1552"/>
        <w:gridCol w:w="1090"/>
        <w:gridCol w:w="1080"/>
        <w:gridCol w:w="790"/>
        <w:gridCol w:w="813"/>
      </w:tblGrid>
      <w:tr w:rsidR="00894A95" w14:paraId="67FFB683" w14:textId="77777777" w:rsidTr="006F05D7">
        <w:trPr>
          <w:trHeight w:val="300"/>
          <w:tblHeader/>
        </w:trPr>
        <w:tc>
          <w:tcPr>
            <w:tcW w:w="2458"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24C2CF0" w14:textId="755FB3CB" w:rsidR="00894A95" w:rsidRPr="006F05D7" w:rsidRDefault="45CFC72E" w:rsidP="45CFC72E">
            <w:pPr>
              <w:spacing w:line="249" w:lineRule="auto"/>
              <w:rPr>
                <w:b/>
                <w:bCs/>
                <w:color w:val="FFFFFF"/>
                <w:kern w:val="2"/>
                <w:sz w:val="17"/>
                <w:szCs w:val="17"/>
                <w14:ligatures w14:val="standardContextual"/>
              </w:rPr>
            </w:pPr>
            <w:r w:rsidRPr="006F05D7">
              <w:rPr>
                <w:b/>
                <w:bCs/>
                <w:color w:val="FFFFFF"/>
                <w:sz w:val="17"/>
                <w:szCs w:val="17"/>
              </w:rPr>
              <w:t>Capability</w:t>
            </w:r>
          </w:p>
        </w:tc>
        <w:tc>
          <w:tcPr>
            <w:tcW w:w="100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F64C96E" w14:textId="7D412FBA" w:rsidR="00894A95" w:rsidRPr="006F05D7" w:rsidRDefault="45CFC72E" w:rsidP="45CFC72E">
            <w:pPr>
              <w:spacing w:line="249" w:lineRule="auto"/>
              <w:rPr>
                <w:b/>
                <w:bCs/>
                <w:color w:val="FFFFFF"/>
                <w:sz w:val="17"/>
                <w:szCs w:val="17"/>
              </w:rPr>
            </w:pPr>
            <w:r w:rsidRPr="006F05D7">
              <w:rPr>
                <w:b/>
                <w:bCs/>
                <w:color w:val="FFFFFF"/>
                <w:sz w:val="17"/>
                <w:szCs w:val="17"/>
              </w:rPr>
              <w:t>Sys Admin</w:t>
            </w:r>
          </w:p>
        </w:tc>
        <w:tc>
          <w:tcPr>
            <w:tcW w:w="105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8905D6C" w14:textId="7F68E76B" w:rsidR="00894A95" w:rsidRPr="006F05D7" w:rsidRDefault="45CFC72E" w:rsidP="45CFC72E">
            <w:pPr>
              <w:spacing w:line="249" w:lineRule="auto"/>
              <w:rPr>
                <w:b/>
                <w:bCs/>
                <w:color w:val="FFFFFF"/>
                <w:sz w:val="17"/>
                <w:szCs w:val="17"/>
              </w:rPr>
            </w:pPr>
            <w:r w:rsidRPr="006F05D7">
              <w:rPr>
                <w:b/>
                <w:bCs/>
                <w:color w:val="FFFFFF"/>
                <w:sz w:val="17"/>
                <w:szCs w:val="17"/>
              </w:rPr>
              <w:t>Records Off.</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55CD79F" w14:textId="7E73DBFD" w:rsidR="00894A95" w:rsidRPr="006F05D7" w:rsidRDefault="45CFC72E" w:rsidP="45CFC72E">
            <w:pPr>
              <w:spacing w:line="249" w:lineRule="auto"/>
              <w:rPr>
                <w:b/>
                <w:bCs/>
                <w:color w:val="FFFFFF"/>
                <w:sz w:val="17"/>
                <w:szCs w:val="17"/>
              </w:rPr>
            </w:pPr>
            <w:r w:rsidRPr="006F05D7">
              <w:rPr>
                <w:b/>
                <w:bCs/>
                <w:color w:val="FFFFFF"/>
                <w:sz w:val="17"/>
                <w:szCs w:val="17"/>
              </w:rPr>
              <w:t>Dept Admin</w:t>
            </w:r>
          </w:p>
        </w:tc>
        <w:tc>
          <w:tcPr>
            <w:tcW w:w="968"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5C8AB02" w14:textId="5A938A0A" w:rsidR="00894A95" w:rsidRPr="006F05D7" w:rsidRDefault="45CFC72E" w:rsidP="45CFC72E">
            <w:pPr>
              <w:spacing w:line="249" w:lineRule="auto"/>
              <w:rPr>
                <w:b/>
                <w:bCs/>
                <w:color w:val="FFFFFF"/>
                <w:sz w:val="17"/>
                <w:szCs w:val="17"/>
              </w:rPr>
            </w:pPr>
            <w:r w:rsidRPr="006F05D7">
              <w:rPr>
                <w:b/>
                <w:bCs/>
                <w:color w:val="FFFFFF"/>
                <w:sz w:val="17"/>
                <w:szCs w:val="17"/>
              </w:rPr>
              <w:t>Owner/Approver</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5520B4" w14:textId="6DFF3C60" w:rsidR="00894A95" w:rsidRPr="006F05D7" w:rsidRDefault="45CFC72E" w:rsidP="45CFC72E">
            <w:pPr>
              <w:spacing w:line="249" w:lineRule="auto"/>
              <w:rPr>
                <w:b/>
                <w:bCs/>
                <w:color w:val="FFFFFF"/>
                <w:sz w:val="17"/>
                <w:szCs w:val="17"/>
              </w:rPr>
            </w:pPr>
            <w:r w:rsidRPr="006F05D7">
              <w:rPr>
                <w:b/>
                <w:bCs/>
                <w:color w:val="FFFFFF"/>
                <w:sz w:val="17"/>
                <w:szCs w:val="17"/>
              </w:rPr>
              <w:t>Assurance</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2D45CFA" w14:textId="5C81937F" w:rsidR="00894A95" w:rsidRPr="006F05D7" w:rsidRDefault="45CFC72E" w:rsidP="45CFC72E">
            <w:pPr>
              <w:spacing w:line="249" w:lineRule="auto"/>
              <w:rPr>
                <w:b/>
                <w:bCs/>
                <w:color w:val="FFFFFF"/>
                <w:sz w:val="17"/>
                <w:szCs w:val="17"/>
              </w:rPr>
            </w:pPr>
            <w:proofErr w:type="spellStart"/>
            <w:r w:rsidRPr="006F05D7">
              <w:rPr>
                <w:b/>
                <w:bCs/>
                <w:color w:val="FFFFFF"/>
                <w:sz w:val="17"/>
                <w:szCs w:val="17"/>
              </w:rPr>
              <w:t>Authoriser</w:t>
            </w:r>
            <w:proofErr w:type="spellEnd"/>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212BDECB" w14:textId="619A6AC4" w:rsidR="45CFC72E" w:rsidRPr="006F05D7" w:rsidRDefault="45CFC72E" w:rsidP="45CFC72E">
            <w:pPr>
              <w:spacing w:line="249" w:lineRule="auto"/>
              <w:rPr>
                <w:b/>
                <w:bCs/>
                <w:color w:val="FFFFFF"/>
                <w:sz w:val="17"/>
                <w:szCs w:val="17"/>
              </w:rPr>
            </w:pPr>
            <w:r w:rsidRPr="006F05D7">
              <w:rPr>
                <w:b/>
                <w:bCs/>
                <w:color w:val="FFFFFF"/>
                <w:sz w:val="17"/>
                <w:szCs w:val="17"/>
              </w:rPr>
              <w:t>Editor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5D219EBC" w14:textId="446A0DCA" w:rsidR="45CFC72E" w:rsidRPr="006F05D7" w:rsidRDefault="45CFC72E" w:rsidP="45CFC72E">
            <w:pPr>
              <w:spacing w:line="249" w:lineRule="auto"/>
              <w:rPr>
                <w:b/>
                <w:bCs/>
                <w:color w:val="FFFFFF"/>
                <w:sz w:val="17"/>
                <w:szCs w:val="17"/>
              </w:rPr>
            </w:pPr>
            <w:r w:rsidRPr="006F05D7">
              <w:rPr>
                <w:b/>
                <w:bCs/>
                <w:color w:val="FFFFFF"/>
                <w:sz w:val="17"/>
                <w:szCs w:val="17"/>
              </w:rPr>
              <w:t>Viewer</w:t>
            </w:r>
          </w:p>
        </w:tc>
      </w:tr>
      <w:tr w:rsidR="00E73D4B" w14:paraId="2D5E560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893CA4" w14:textId="34E14FF5" w:rsidR="00E73D4B" w:rsidRPr="00ED3F33" w:rsidRDefault="45CFC72E" w:rsidP="45CFC72E">
            <w:pPr>
              <w:spacing w:line="250" w:lineRule="auto"/>
              <w:rPr>
                <w:b/>
                <w:color w:val="0E1330"/>
                <w:sz w:val="15"/>
                <w:szCs w:val="15"/>
              </w:rPr>
            </w:pPr>
            <w:r w:rsidRPr="00ED3F33">
              <w:rPr>
                <w:b/>
                <w:color w:val="0E1330"/>
                <w:sz w:val="15"/>
                <w:szCs w:val="15"/>
              </w:rPr>
              <w:t>Configure platform</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6FF361B" w14:textId="73BCC334"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366E0F" w14:textId="13D98445"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230D8BB" w14:textId="0669C9F9"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170B065" w14:textId="03301FC4"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E8E420" w14:textId="6131211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B92CD1" w14:textId="1E3DE7CD"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E33F79" w14:textId="3879E8E1"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3FCA19" w14:textId="5379211C" w:rsidR="45CFC72E" w:rsidRDefault="00B94096" w:rsidP="45CFC72E">
            <w:pPr>
              <w:spacing w:line="250" w:lineRule="auto"/>
              <w:rPr>
                <w:sz w:val="15"/>
                <w:szCs w:val="15"/>
              </w:rPr>
            </w:pPr>
            <w:r>
              <w:rPr>
                <w:sz w:val="15"/>
                <w:szCs w:val="15"/>
              </w:rPr>
              <w:t>-</w:t>
            </w:r>
          </w:p>
        </w:tc>
      </w:tr>
      <w:tr w:rsidR="00E73D4B" w14:paraId="4DAF5CC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048C43C" w14:textId="61966C96" w:rsidR="00E73D4B" w:rsidRPr="00ED3F33" w:rsidRDefault="45CFC72E" w:rsidP="45CFC72E">
            <w:pPr>
              <w:spacing w:line="250" w:lineRule="auto"/>
              <w:rPr>
                <w:b/>
                <w:color w:val="0E1330"/>
                <w:sz w:val="15"/>
                <w:szCs w:val="15"/>
              </w:rPr>
            </w:pPr>
            <w:r w:rsidRPr="00ED3F33">
              <w:rPr>
                <w:b/>
                <w:color w:val="0E1330"/>
                <w:sz w:val="15"/>
                <w:szCs w:val="15"/>
              </w:rPr>
              <w:t>Configure dept routing / metadata</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46ADA2C" w14:textId="7F52EF99"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0852A8" w14:textId="1175679F"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B3AC24" w14:textId="4E5F5C30" w:rsidR="00E73D4B" w:rsidRDefault="45CFC72E" w:rsidP="45CFC72E">
            <w:pPr>
              <w:spacing w:line="250" w:lineRule="auto"/>
              <w:rPr>
                <w:sz w:val="15"/>
                <w:szCs w:val="15"/>
              </w:rPr>
            </w:pPr>
            <w:r w:rsidRPr="45CFC72E">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3333BE1" w14:textId="223B763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B0D11" w14:textId="3E198015"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BE92BF6" w14:textId="65BB2B5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77EF8D" w14:textId="7FA060A5"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1DDA5C" w14:textId="4E03059E" w:rsidR="45CFC72E" w:rsidRDefault="00B94096" w:rsidP="45CFC72E">
            <w:pPr>
              <w:spacing w:line="250" w:lineRule="auto"/>
              <w:rPr>
                <w:sz w:val="15"/>
                <w:szCs w:val="15"/>
              </w:rPr>
            </w:pPr>
            <w:r>
              <w:rPr>
                <w:sz w:val="15"/>
                <w:szCs w:val="15"/>
              </w:rPr>
              <w:t>-</w:t>
            </w:r>
          </w:p>
        </w:tc>
      </w:tr>
      <w:tr w:rsidR="00E73D4B" w14:paraId="60A63A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E5320" w14:textId="6C4897A5" w:rsidR="00E73D4B" w:rsidRPr="00ED3F33" w:rsidRDefault="45CFC72E" w:rsidP="45CFC72E">
            <w:pPr>
              <w:spacing w:line="250" w:lineRule="auto"/>
              <w:rPr>
                <w:b/>
                <w:color w:val="0E1330"/>
                <w:sz w:val="15"/>
                <w:szCs w:val="15"/>
              </w:rPr>
            </w:pPr>
            <w:r w:rsidRPr="00ED3F33">
              <w:rPr>
                <w:b/>
                <w:color w:val="0E1330"/>
                <w:sz w:val="15"/>
                <w:szCs w:val="15"/>
              </w:rPr>
              <w:t>Register / upload document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88932D" w14:textId="6B7EFC8A"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315A25" w14:textId="1A0E447E"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C2FCCD" w14:textId="0432B952" w:rsidR="00E73D4B" w:rsidRDefault="45CFC72E" w:rsidP="45CFC72E">
            <w:pPr>
              <w:spacing w:line="250" w:lineRule="auto"/>
              <w:rPr>
                <w:sz w:val="15"/>
                <w:szCs w:val="15"/>
              </w:rPr>
            </w:pPr>
            <w:r w:rsidRPr="45CFC72E">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63F850" w14:textId="243737DF"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F6D6BF" w14:textId="28A1A906"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450641" w14:textId="4C546F7B"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10CAF8" w14:textId="5612FAD4" w:rsidR="45CFC72E"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69DF12" w14:textId="1AB9BF39" w:rsidR="45CFC72E" w:rsidRDefault="00B94096" w:rsidP="45CFC72E">
            <w:pPr>
              <w:spacing w:line="250" w:lineRule="auto"/>
              <w:rPr>
                <w:sz w:val="15"/>
                <w:szCs w:val="15"/>
              </w:rPr>
            </w:pPr>
            <w:r>
              <w:rPr>
                <w:sz w:val="15"/>
                <w:szCs w:val="15"/>
              </w:rPr>
              <w:t>-</w:t>
            </w:r>
          </w:p>
        </w:tc>
      </w:tr>
      <w:tr w:rsidR="00E73D4B" w14:paraId="344A05E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9E891B" w14:textId="53ACE8A0" w:rsidR="00E73D4B" w:rsidRPr="00ED3F33" w:rsidRDefault="45CFC72E" w:rsidP="45CFC72E">
            <w:pPr>
              <w:spacing w:line="250" w:lineRule="auto"/>
              <w:rPr>
                <w:b/>
                <w:color w:val="0E1330"/>
                <w:sz w:val="15"/>
                <w:szCs w:val="15"/>
              </w:rPr>
            </w:pPr>
            <w:r w:rsidRPr="00ED3F33">
              <w:rPr>
                <w:b/>
                <w:color w:val="0E1330"/>
                <w:sz w:val="15"/>
                <w:szCs w:val="15"/>
              </w:rPr>
              <w:t>Classify &amp; submit</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CE8402" w14:textId="4FE750D7"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960687" w14:textId="48E7D637"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7ECAB" w14:textId="0A0999AD" w:rsidR="00E73D4B" w:rsidRDefault="45CFC72E" w:rsidP="45CFC72E">
            <w:pPr>
              <w:spacing w:line="250" w:lineRule="auto"/>
              <w:rPr>
                <w:sz w:val="15"/>
                <w:szCs w:val="15"/>
              </w:rPr>
            </w:pPr>
            <w:r w:rsidRPr="45CFC72E">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12AC9D" w14:textId="673CB987"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40D402" w14:textId="3233CEE0"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290026" w14:textId="07333F49"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239DB5" w14:textId="325F7C58" w:rsidR="45CFC72E"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F5DEFB" w14:textId="36FC03B4" w:rsidR="45CFC72E" w:rsidRDefault="00B94096" w:rsidP="45CFC72E">
            <w:pPr>
              <w:spacing w:line="250" w:lineRule="auto"/>
              <w:rPr>
                <w:sz w:val="15"/>
                <w:szCs w:val="15"/>
              </w:rPr>
            </w:pPr>
            <w:r>
              <w:rPr>
                <w:sz w:val="15"/>
                <w:szCs w:val="15"/>
              </w:rPr>
              <w:t>-</w:t>
            </w:r>
          </w:p>
        </w:tc>
      </w:tr>
      <w:tr w:rsidR="00E73D4B" w14:paraId="67DF1D7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0B1C0A" w14:textId="2CBE93F6" w:rsidR="00E73D4B" w:rsidRPr="00ED3F33" w:rsidRDefault="45CFC72E" w:rsidP="45CFC72E">
            <w:pPr>
              <w:spacing w:line="250" w:lineRule="auto"/>
              <w:rPr>
                <w:b/>
                <w:color w:val="0E1330"/>
                <w:sz w:val="15"/>
                <w:szCs w:val="15"/>
              </w:rPr>
            </w:pPr>
            <w:r w:rsidRPr="00ED3F33">
              <w:rPr>
                <w:b/>
                <w:color w:val="0E1330"/>
                <w:sz w:val="15"/>
                <w:szCs w:val="15"/>
              </w:rPr>
              <w:lastRenderedPageBreak/>
              <w:t>Approve / reject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01128B" w14:textId="3F64CE66"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898EB3" w14:textId="30228EEB" w:rsidR="00E73D4B" w:rsidRDefault="45CFC72E" w:rsidP="45CFC72E">
            <w:pPr>
              <w:spacing w:line="250" w:lineRule="auto"/>
              <w:rPr>
                <w:sz w:val="15"/>
                <w:szCs w:val="15"/>
              </w:rPr>
            </w:pPr>
            <w:r w:rsidRPr="45CFC72E">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F828F5" w14:textId="5A72F9E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6E759FD" w14:textId="12911E75" w:rsidR="00E73D4B" w:rsidRDefault="45CFC72E" w:rsidP="45CFC72E">
            <w:pPr>
              <w:spacing w:line="250" w:lineRule="auto"/>
              <w:rPr>
                <w:sz w:val="15"/>
                <w:szCs w:val="15"/>
              </w:rPr>
            </w:pPr>
            <w:r w:rsidRPr="45CFC72E">
              <w:rPr>
                <w:sz w:val="15"/>
                <w:szCs w:val="15"/>
              </w:rPr>
              <w:t>Stage 2</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EDF045" w14:textId="7533168A" w:rsidR="00E73D4B" w:rsidRDefault="45CFC72E" w:rsidP="45CFC72E">
            <w:pPr>
              <w:spacing w:line="250" w:lineRule="auto"/>
              <w:rPr>
                <w:sz w:val="15"/>
                <w:szCs w:val="15"/>
              </w:rPr>
            </w:pPr>
            <w:r w:rsidRPr="45CFC72E">
              <w:rPr>
                <w:sz w:val="15"/>
                <w:szCs w:val="15"/>
              </w:rPr>
              <w:t>Stage 3</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86FF05E" w14:textId="0ACB8F6D" w:rsidR="00E73D4B" w:rsidRDefault="45CFC72E" w:rsidP="45CFC72E">
            <w:pPr>
              <w:spacing w:line="250" w:lineRule="auto"/>
              <w:rPr>
                <w:sz w:val="15"/>
                <w:szCs w:val="15"/>
              </w:rPr>
            </w:pPr>
            <w:r w:rsidRPr="45CFC72E">
              <w:rPr>
                <w:sz w:val="15"/>
                <w:szCs w:val="15"/>
              </w:rPr>
              <w:t>Stage 4</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720A5D" w14:textId="38377198"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F7D233" w14:textId="1DED3463" w:rsidR="45CFC72E" w:rsidRDefault="00B94096" w:rsidP="45CFC72E">
            <w:pPr>
              <w:spacing w:line="250" w:lineRule="auto"/>
              <w:rPr>
                <w:sz w:val="15"/>
                <w:szCs w:val="15"/>
              </w:rPr>
            </w:pPr>
            <w:r>
              <w:rPr>
                <w:sz w:val="15"/>
                <w:szCs w:val="15"/>
              </w:rPr>
              <w:t>-</w:t>
            </w:r>
          </w:p>
        </w:tc>
      </w:tr>
      <w:tr w:rsidR="00E73D4B" w14:paraId="51B23D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7F9E88" w14:textId="6B40B7E7" w:rsidR="00E73D4B" w:rsidRPr="00ED3F33" w:rsidRDefault="45CFC72E" w:rsidP="45CFC72E">
            <w:pPr>
              <w:spacing w:line="250" w:lineRule="auto"/>
              <w:rPr>
                <w:b/>
                <w:color w:val="0E1330"/>
                <w:sz w:val="15"/>
                <w:szCs w:val="15"/>
              </w:rPr>
            </w:pPr>
            <w:r w:rsidRPr="00ED3F33">
              <w:rPr>
                <w:b/>
                <w:color w:val="0E1330"/>
                <w:sz w:val="15"/>
                <w:szCs w:val="15"/>
              </w:rPr>
              <w:t>Grant SLA extension</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04B81D" w14:textId="409BED48"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DDBECC" w14:textId="7874B2EC"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B7C725" w14:textId="313BA3B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73D170" w14:textId="3B1E147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270414" w14:textId="6774B09F"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3EADA7" w14:textId="3A4589C5"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26512A" w14:textId="6B2982F9"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A6F5DE2" w14:textId="39153BA1" w:rsidR="45CFC72E" w:rsidRDefault="00B94096" w:rsidP="45CFC72E">
            <w:pPr>
              <w:spacing w:line="250" w:lineRule="auto"/>
              <w:rPr>
                <w:sz w:val="15"/>
                <w:szCs w:val="15"/>
              </w:rPr>
            </w:pPr>
            <w:r>
              <w:rPr>
                <w:sz w:val="15"/>
                <w:szCs w:val="15"/>
              </w:rPr>
              <w:t>-</w:t>
            </w:r>
          </w:p>
        </w:tc>
      </w:tr>
      <w:tr w:rsidR="00E73D4B" w14:paraId="24A938D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A4F94E5" w14:textId="56D42D2F" w:rsidR="00E73D4B" w:rsidRPr="00ED3F33" w:rsidRDefault="45CFC72E" w:rsidP="45CFC72E">
            <w:pPr>
              <w:spacing w:line="250" w:lineRule="auto"/>
              <w:rPr>
                <w:b/>
                <w:color w:val="0E1330"/>
                <w:sz w:val="15"/>
                <w:szCs w:val="15"/>
              </w:rPr>
            </w:pPr>
            <w:r w:rsidRPr="00ED3F33">
              <w:rPr>
                <w:b/>
                <w:color w:val="0E1330"/>
                <w:sz w:val="15"/>
                <w:szCs w:val="15"/>
              </w:rPr>
              <w:t>Manage retention / legal hold</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D0A34D5" w14:textId="6E889EAE"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B87B3E" w14:textId="6F4EA042"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4757DC" w14:textId="784328A8"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DD9A5" w14:textId="7D37C148"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F955AB" w14:textId="71160796"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9E3018" w14:textId="00867C0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AC1F7A" w14:textId="3AE1B810"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1CFFF6B" w14:textId="59A86406" w:rsidR="45CFC72E" w:rsidRDefault="00B94096" w:rsidP="45CFC72E">
            <w:pPr>
              <w:spacing w:line="250" w:lineRule="auto"/>
              <w:rPr>
                <w:sz w:val="15"/>
                <w:szCs w:val="15"/>
              </w:rPr>
            </w:pPr>
            <w:r>
              <w:rPr>
                <w:sz w:val="15"/>
                <w:szCs w:val="15"/>
              </w:rPr>
              <w:t>-</w:t>
            </w:r>
          </w:p>
        </w:tc>
      </w:tr>
      <w:tr w:rsidR="00E73D4B" w14:paraId="50F02A9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1FFF06" w14:textId="79EB152B" w:rsidR="00E73D4B" w:rsidRPr="00ED3F33" w:rsidRDefault="45CFC72E" w:rsidP="45CFC72E">
            <w:pPr>
              <w:spacing w:line="250" w:lineRule="auto"/>
              <w:rPr>
                <w:b/>
                <w:color w:val="0E1330"/>
                <w:sz w:val="15"/>
                <w:szCs w:val="15"/>
              </w:rPr>
            </w:pPr>
            <w:r w:rsidRPr="00ED3F33">
              <w:rPr>
                <w:b/>
                <w:color w:val="0E1330"/>
                <w:sz w:val="15"/>
                <w:szCs w:val="15"/>
              </w:rPr>
              <w:t>Search &amp; view (permission-trimmed)</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00EA87" w14:textId="55CADBBE" w:rsidR="00E73D4B"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C30F2A" w14:textId="53604C84"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048E83" w14:textId="617EE986" w:rsidR="00E73D4B" w:rsidRDefault="45CFC72E" w:rsidP="45CFC72E">
            <w:pPr>
              <w:spacing w:line="250" w:lineRule="auto"/>
              <w:rPr>
                <w:sz w:val="15"/>
                <w:szCs w:val="15"/>
              </w:rPr>
            </w:pPr>
            <w:r w:rsidRPr="45CFC72E">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235F0E" w14:textId="2E6C9463" w:rsidR="00E73D4B"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12A735" w14:textId="147F5255"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F881AD7" w14:textId="3EA562F1" w:rsidR="00E73D4B"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B519BF" w14:textId="4A35DECC" w:rsidR="45CFC72E" w:rsidRDefault="45CFC72E" w:rsidP="45CFC72E">
            <w:pPr>
              <w:spacing w:line="250" w:lineRule="auto"/>
              <w:rPr>
                <w:sz w:val="15"/>
                <w:szCs w:val="15"/>
              </w:rPr>
            </w:pPr>
            <w:r w:rsidRPr="45CFC72E">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000AAB" w14:textId="0317CD51" w:rsidR="45CFC72E" w:rsidRDefault="45CFC72E" w:rsidP="45CFC72E">
            <w:pPr>
              <w:spacing w:line="250" w:lineRule="auto"/>
              <w:rPr>
                <w:sz w:val="15"/>
                <w:szCs w:val="15"/>
              </w:rPr>
            </w:pPr>
            <w:r w:rsidRPr="45CFC72E">
              <w:rPr>
                <w:sz w:val="15"/>
                <w:szCs w:val="15"/>
              </w:rPr>
              <w:t>Full</w:t>
            </w:r>
          </w:p>
        </w:tc>
      </w:tr>
      <w:tr w:rsidR="45CFC72E" w14:paraId="763B80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F4D483" w14:textId="4ED80831" w:rsidR="45CFC72E" w:rsidRPr="00ED3F33" w:rsidRDefault="45CFC72E" w:rsidP="45CFC72E">
            <w:pPr>
              <w:spacing w:line="250" w:lineRule="auto"/>
              <w:rPr>
                <w:b/>
                <w:color w:val="0E1330"/>
                <w:sz w:val="15"/>
                <w:szCs w:val="15"/>
              </w:rPr>
            </w:pPr>
            <w:r w:rsidRPr="00ED3F33">
              <w:rPr>
                <w:b/>
                <w:color w:val="0E1330"/>
                <w:sz w:val="15"/>
                <w:szCs w:val="15"/>
              </w:rPr>
              <w:t>View audit log</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22CFAC" w14:textId="23A74D83" w:rsidR="45CFC72E" w:rsidRDefault="45CFC72E" w:rsidP="45CFC72E">
            <w:pPr>
              <w:spacing w:line="250" w:lineRule="auto"/>
              <w:rPr>
                <w:sz w:val="15"/>
                <w:szCs w:val="15"/>
              </w:rPr>
            </w:pPr>
            <w:r w:rsidRPr="45CFC72E">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EEC0223" w14:textId="6C2FB5B7" w:rsidR="45CFC72E" w:rsidRDefault="45CFC72E" w:rsidP="45CFC72E">
            <w:pPr>
              <w:spacing w:line="250" w:lineRule="auto"/>
              <w:rPr>
                <w:sz w:val="15"/>
                <w:szCs w:val="15"/>
              </w:rPr>
            </w:pPr>
            <w:r w:rsidRPr="45CFC72E">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F7B158" w14:textId="09E4E467" w:rsidR="45CFC72E" w:rsidRDefault="45CFC72E" w:rsidP="45CFC72E">
            <w:pPr>
              <w:spacing w:line="250" w:lineRule="auto"/>
              <w:rPr>
                <w:sz w:val="15"/>
                <w:szCs w:val="15"/>
              </w:rPr>
            </w:pPr>
            <w:r w:rsidRPr="45CFC72E">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88EA1F" w14:textId="31576F1E" w:rsidR="45CFC72E" w:rsidRDefault="45CFC72E" w:rsidP="45CFC72E">
            <w:pPr>
              <w:spacing w:line="250" w:lineRule="auto"/>
              <w:rPr>
                <w:sz w:val="15"/>
                <w:szCs w:val="15"/>
              </w:rPr>
            </w:pPr>
            <w:r w:rsidRPr="45CFC72E">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4B50A3" w14:textId="12CAEB30" w:rsidR="45CFC72E" w:rsidRDefault="45CFC72E" w:rsidP="45CFC72E">
            <w:pPr>
              <w:spacing w:line="250" w:lineRule="auto"/>
              <w:rPr>
                <w:sz w:val="15"/>
                <w:szCs w:val="15"/>
              </w:rPr>
            </w:pPr>
            <w:r w:rsidRPr="45CFC72E">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D181B2C" w14:textId="708030D6" w:rsidR="45CFC72E" w:rsidRDefault="45CFC72E" w:rsidP="45CFC72E">
            <w:pPr>
              <w:spacing w:line="250" w:lineRule="auto"/>
              <w:rPr>
                <w:sz w:val="15"/>
                <w:szCs w:val="15"/>
              </w:rPr>
            </w:pPr>
            <w:r w:rsidRPr="45CFC72E">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1D74B4" w14:textId="4BB3CE17"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1E19744" w14:textId="3E8D32B0" w:rsidR="45CFC72E" w:rsidRDefault="00B94096" w:rsidP="45CFC72E">
            <w:pPr>
              <w:spacing w:line="250" w:lineRule="auto"/>
              <w:rPr>
                <w:sz w:val="15"/>
                <w:szCs w:val="15"/>
              </w:rPr>
            </w:pPr>
            <w:r>
              <w:rPr>
                <w:sz w:val="15"/>
                <w:szCs w:val="15"/>
              </w:rPr>
              <w:t>-</w:t>
            </w:r>
          </w:p>
        </w:tc>
      </w:tr>
    </w:tbl>
    <w:p w14:paraId="26235E5C" w14:textId="72450ADF" w:rsidR="00E73D4B" w:rsidRPr="006F05D7" w:rsidRDefault="03AE59B6" w:rsidP="45CFC72E">
      <w:pPr>
        <w:spacing w:before="40" w:after="160"/>
        <w:jc w:val="center"/>
        <w:rPr>
          <w:i/>
          <w:iCs/>
          <w:color w:val="5A6B85"/>
          <w:sz w:val="16"/>
          <w:szCs w:val="16"/>
        </w:rPr>
      </w:pPr>
      <w:r w:rsidRPr="006F05D7">
        <w:rPr>
          <w:i/>
          <w:iCs/>
          <w:color w:val="5A6B85"/>
          <w:sz w:val="16"/>
          <w:szCs w:val="16"/>
        </w:rPr>
        <w:t xml:space="preserve">Legend: Full = full capability · Scoped = limited to assignment · </w:t>
      </w:r>
      <w:r w:rsidR="00B94096">
        <w:rPr>
          <w:i/>
          <w:iCs/>
          <w:color w:val="5A6B85"/>
          <w:sz w:val="16"/>
          <w:szCs w:val="16"/>
        </w:rPr>
        <w:t>-</w:t>
      </w:r>
      <w:r w:rsidRPr="006F05D7">
        <w:rPr>
          <w:i/>
          <w:iCs/>
          <w:color w:val="5A6B85"/>
          <w:sz w:val="16"/>
          <w:szCs w:val="16"/>
        </w:rPr>
        <w:t xml:space="preserve"> = denied</w:t>
      </w:r>
    </w:p>
    <w:p w14:paraId="0D455EAA" w14:textId="77777777" w:rsidR="00E73D4B" w:rsidRPr="006F05D7" w:rsidRDefault="03AE59B6" w:rsidP="006F05D7">
      <w:pPr>
        <w:pStyle w:val="Heading1"/>
      </w:pPr>
      <w:bookmarkStart w:id="25" w:name="_Toc890348424"/>
      <w:bookmarkStart w:id="26" w:name="_Toc240108373"/>
      <w:bookmarkStart w:id="27" w:name="_Toc240108538"/>
      <w:r w:rsidRPr="006F05D7">
        <w:t>4. Solution Capability Overview</w:t>
      </w:r>
      <w:bookmarkEnd w:id="25"/>
      <w:bookmarkEnd w:id="26"/>
      <w:bookmarkEnd w:id="27"/>
    </w:p>
    <w:p w14:paraId="73664F00" w14:textId="0761D2EC" w:rsidR="00E73D4B" w:rsidRPr="006F05D7" w:rsidRDefault="00106196">
      <w:pPr>
        <w:spacing w:line="276" w:lineRule="auto"/>
      </w:pPr>
      <w:proofErr w:type="spellStart"/>
      <w:r>
        <w:t>Docaya</w:t>
      </w:r>
      <w:proofErr w:type="spellEnd"/>
      <w:r>
        <w:t xml:space="preserve"> is delivered as an integrated set of sixteen functional modules. The table below is the master capability catalogue; each module is designed in detail in Sections 6–21.</w:t>
      </w:r>
    </w:p>
    <w:tbl>
      <w:tblPr>
        <w:tblW w:w="10217" w:type="dxa"/>
        <w:tblCellMar>
          <w:left w:w="10" w:type="dxa"/>
          <w:right w:w="10" w:type="dxa"/>
        </w:tblCellMar>
        <w:tblLook w:val="0020" w:firstRow="1" w:lastRow="0" w:firstColumn="0" w:lastColumn="0" w:noHBand="0" w:noVBand="0"/>
      </w:tblPr>
      <w:tblGrid>
        <w:gridCol w:w="590"/>
        <w:gridCol w:w="2370"/>
        <w:gridCol w:w="4047"/>
        <w:gridCol w:w="3210"/>
      </w:tblGrid>
      <w:tr w:rsidR="00516A11" w14:paraId="30CD90F7" w14:textId="24306A0D" w:rsidTr="00B94096">
        <w:trPr>
          <w:trHeight w:val="375"/>
          <w:tblHeader/>
        </w:trPr>
        <w:tc>
          <w:tcPr>
            <w:tcW w:w="59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A39C530" w14:textId="77777777" w:rsidR="00516A11" w:rsidRPr="006F05D7" w:rsidRDefault="4C66B82F" w:rsidP="45CFC72E">
            <w:pPr>
              <w:spacing w:line="249" w:lineRule="auto"/>
              <w:rPr>
                <w:b/>
                <w:bCs/>
                <w:color w:val="FFFFFF"/>
                <w:kern w:val="2"/>
                <w:sz w:val="17"/>
                <w:szCs w:val="17"/>
                <w14:ligatures w14:val="standardContextual"/>
              </w:rPr>
            </w:pPr>
            <w:r w:rsidRPr="006F05D7">
              <w:rPr>
                <w:b/>
                <w:bCs/>
                <w:color w:val="FFFFFF"/>
                <w:sz w:val="17"/>
                <w:szCs w:val="17"/>
              </w:rPr>
              <w:t>#</w:t>
            </w:r>
          </w:p>
        </w:tc>
        <w:tc>
          <w:tcPr>
            <w:tcW w:w="237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4E7BD5" w14:textId="77777777" w:rsidR="00516A11" w:rsidRPr="006F05D7" w:rsidRDefault="4C66B82F" w:rsidP="45CFC72E">
            <w:pPr>
              <w:spacing w:line="249" w:lineRule="auto"/>
              <w:rPr>
                <w:b/>
                <w:bCs/>
                <w:color w:val="FFFFFF"/>
                <w:sz w:val="17"/>
                <w:szCs w:val="17"/>
              </w:rPr>
            </w:pPr>
            <w:r w:rsidRPr="006F05D7">
              <w:rPr>
                <w:b/>
                <w:bCs/>
                <w:color w:val="FFFFFF"/>
                <w:sz w:val="17"/>
                <w:szCs w:val="17"/>
              </w:rPr>
              <w:t>Module</w:t>
            </w:r>
          </w:p>
        </w:tc>
        <w:tc>
          <w:tcPr>
            <w:tcW w:w="4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F17977" w14:textId="77777777" w:rsidR="00516A11" w:rsidRPr="006F05D7" w:rsidRDefault="4C66B82F" w:rsidP="45CFC72E">
            <w:pPr>
              <w:spacing w:line="249" w:lineRule="auto"/>
              <w:rPr>
                <w:b/>
                <w:bCs/>
                <w:color w:val="FFFFFF"/>
                <w:sz w:val="17"/>
                <w:szCs w:val="17"/>
              </w:rPr>
            </w:pPr>
            <w:r w:rsidRPr="006F05D7">
              <w:rPr>
                <w:b/>
                <w:bCs/>
                <w:color w:val="FFFFFF"/>
                <w:sz w:val="17"/>
                <w:szCs w:val="17"/>
              </w:rPr>
              <w:t>Core capability</w:t>
            </w:r>
          </w:p>
        </w:tc>
        <w:tc>
          <w:tcPr>
            <w:tcW w:w="3210" w:type="dxa"/>
            <w:tcBorders>
              <w:top w:val="single" w:sz="8" w:space="0" w:color="C9E3D9"/>
              <w:left w:val="nil"/>
              <w:bottom w:val="single" w:sz="8" w:space="0" w:color="C9E3D9"/>
              <w:right w:val="single" w:sz="8" w:space="0" w:color="C9E3D9"/>
            </w:tcBorders>
            <w:shd w:val="clear" w:color="0E1330" w:fill="0E1330"/>
          </w:tcPr>
          <w:p w14:paraId="70614C50" w14:textId="260F2239" w:rsidR="00516A11" w:rsidRPr="006F05D7" w:rsidRDefault="4C66B82F">
            <w:pPr>
              <w:spacing w:line="249" w:lineRule="auto"/>
              <w:rPr>
                <w:b/>
                <w:bCs/>
                <w:color w:val="FFFFFF"/>
                <w:sz w:val="17"/>
                <w:szCs w:val="17"/>
              </w:rPr>
            </w:pPr>
            <w:r w:rsidRPr="006F05D7">
              <w:rPr>
                <w:b/>
                <w:bCs/>
                <w:color w:val="FFFFFF"/>
                <w:sz w:val="17"/>
                <w:szCs w:val="17"/>
              </w:rPr>
              <w:t>Special Note</w:t>
            </w:r>
          </w:p>
        </w:tc>
      </w:tr>
      <w:tr w:rsidR="00516A11" w14:paraId="4A7A96AC" w14:textId="5FB97FDD"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375EA" w14:textId="77777777" w:rsidR="00516A11" w:rsidRPr="00ED3F33" w:rsidRDefault="4C66B82F" w:rsidP="45CFC72E">
            <w:pPr>
              <w:spacing w:line="250" w:lineRule="auto"/>
              <w:rPr>
                <w:b/>
                <w:color w:val="0E1330"/>
                <w:sz w:val="16"/>
                <w:szCs w:val="16"/>
              </w:rPr>
            </w:pPr>
            <w:r w:rsidRPr="00ED3F33">
              <w:rPr>
                <w:b/>
                <w:color w:val="0E1330"/>
                <w:sz w:val="16"/>
                <w:szCs w:val="16"/>
              </w:rPr>
              <w:t>M1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847B9A" w14:textId="77777777" w:rsidR="00516A11" w:rsidRPr="006F05D7" w:rsidRDefault="4C66B82F" w:rsidP="45CFC72E">
            <w:pPr>
              <w:spacing w:line="250" w:lineRule="auto"/>
              <w:rPr>
                <w:sz w:val="16"/>
                <w:szCs w:val="16"/>
              </w:rPr>
            </w:pPr>
            <w:r w:rsidRPr="006F05D7">
              <w:rPr>
                <w:sz w:val="16"/>
                <w:szCs w:val="16"/>
              </w:rPr>
              <w:t>Capture &amp; Document Registration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9601AC1" w14:textId="77777777" w:rsidR="00516A11" w:rsidRPr="006F05D7" w:rsidRDefault="4C66B82F" w:rsidP="45CFC72E">
            <w:pPr>
              <w:spacing w:line="250" w:lineRule="auto"/>
              <w:rPr>
                <w:sz w:val="16"/>
                <w:szCs w:val="16"/>
              </w:rPr>
            </w:pPr>
            <w:r w:rsidRPr="006F05D7">
              <w:rPr>
                <w:sz w:val="16"/>
                <w:szCs w:val="16"/>
              </w:rPr>
              <w:t>Multi-format capture into staging, auto-metadata, unique tracking number, Azure SQL registry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6B2337" w14:textId="77777777" w:rsidR="00516A11" w:rsidRPr="00B710EA" w:rsidRDefault="00516A11">
            <w:pPr>
              <w:spacing w:line="250" w:lineRule="auto"/>
              <w:rPr>
                <w:b/>
                <w:bCs/>
                <w:sz w:val="16"/>
                <w:szCs w:val="16"/>
              </w:rPr>
            </w:pPr>
          </w:p>
        </w:tc>
      </w:tr>
      <w:tr w:rsidR="00516A11" w14:paraId="7B3C33F3" w14:textId="2B32DE5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C77CCE" w14:textId="77777777" w:rsidR="00516A11" w:rsidRPr="00ED3F33" w:rsidRDefault="4C66B82F" w:rsidP="45CFC72E">
            <w:pPr>
              <w:spacing w:line="250" w:lineRule="auto"/>
              <w:rPr>
                <w:b/>
                <w:color w:val="0E1330"/>
                <w:sz w:val="16"/>
                <w:szCs w:val="16"/>
              </w:rPr>
            </w:pPr>
            <w:r w:rsidRPr="00ED3F33">
              <w:rPr>
                <w:b/>
                <w:color w:val="0E1330"/>
                <w:sz w:val="16"/>
                <w:szCs w:val="16"/>
              </w:rPr>
              <w:t>M2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B6D6BA" w14:textId="77777777" w:rsidR="00516A11" w:rsidRPr="006F05D7" w:rsidRDefault="4C66B82F" w:rsidP="45CFC72E">
            <w:pPr>
              <w:spacing w:line="250" w:lineRule="auto"/>
              <w:rPr>
                <w:sz w:val="16"/>
                <w:szCs w:val="16"/>
              </w:rPr>
            </w:pPr>
            <w:r w:rsidRPr="006F05D7">
              <w:rPr>
                <w:sz w:val="16"/>
                <w:szCs w:val="16"/>
              </w:rPr>
              <w:t>Classification &amp; Metadata</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2DF28" w14:textId="084AE164" w:rsidR="00516A11" w:rsidRPr="00894A95" w:rsidRDefault="4C66B82F" w:rsidP="45CFC72E">
            <w:pPr>
              <w:spacing w:line="249" w:lineRule="auto"/>
              <w:rPr>
                <w:kern w:val="2"/>
                <w:sz w:val="16"/>
                <w:szCs w:val="16"/>
                <w14:ligatures w14:val="standardContextual"/>
              </w:rPr>
            </w:pPr>
            <w:r w:rsidRPr="45CFC72E">
              <w:rPr>
                <w:sz w:val="16"/>
                <w:szCs w:val="16"/>
              </w:rPr>
              <w:t xml:space="preserve">Manual class, sensitivity, department and </w:t>
            </w:r>
            <w:r w:rsidR="45CFC72E" w:rsidRPr="45CFC72E">
              <w:rPr>
                <w:sz w:val="16"/>
                <w:szCs w:val="16"/>
              </w:rPr>
              <w:t>approval-flow selection by the Editor;</w:t>
            </w:r>
            <w:r w:rsidRPr="45CFC72E">
              <w:rPr>
                <w:sz w:val="16"/>
                <w:szCs w:val="16"/>
              </w:rPr>
              <w:t xml:space="preserve"> no AI feature at loading, registration or classification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9882530" w14:textId="51E2E187" w:rsidR="00516A11" w:rsidRPr="006F05D7" w:rsidRDefault="00106196" w:rsidP="45CFC72E">
            <w:pPr>
              <w:spacing w:line="249" w:lineRule="auto"/>
              <w:rPr>
                <w:sz w:val="16"/>
                <w:szCs w:val="16"/>
              </w:rPr>
            </w:pPr>
            <w:r>
              <w:rPr>
                <w:b/>
                <w:bCs/>
                <w:sz w:val="16"/>
                <w:szCs w:val="16"/>
              </w:rPr>
              <w:t xml:space="preserve"> </w:t>
            </w:r>
            <w:proofErr w:type="spellStart"/>
            <w:r>
              <w:rPr>
                <w:b/>
                <w:bCs/>
                <w:sz w:val="16"/>
                <w:szCs w:val="16"/>
              </w:rPr>
              <w:t>stoe</w:t>
            </w:r>
            <w:proofErr w:type="spellEnd"/>
            <w:r>
              <w:rPr>
                <w:b/>
                <w:bCs/>
                <w:sz w:val="16"/>
                <w:szCs w:val="16"/>
              </w:rPr>
              <w:t xml:space="preserve"> to be confirmed at POC. Standard is now a classification dimension (Section 7.1).</w:t>
            </w:r>
          </w:p>
        </w:tc>
      </w:tr>
      <w:tr w:rsidR="00516A11" w14:paraId="0A7A7A46" w14:textId="5707991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55871B" w14:textId="77777777" w:rsidR="00516A11" w:rsidRPr="00ED3F33" w:rsidRDefault="4C66B82F" w:rsidP="45CFC72E">
            <w:pPr>
              <w:spacing w:line="250" w:lineRule="auto"/>
              <w:rPr>
                <w:b/>
                <w:color w:val="0E1330"/>
                <w:sz w:val="16"/>
                <w:szCs w:val="16"/>
              </w:rPr>
            </w:pPr>
            <w:r w:rsidRPr="00ED3F33">
              <w:rPr>
                <w:b/>
                <w:color w:val="0E1330"/>
                <w:sz w:val="16"/>
                <w:szCs w:val="16"/>
              </w:rPr>
              <w:t>M3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5D062D" w14:textId="77777777" w:rsidR="00516A11" w:rsidRPr="006F05D7" w:rsidRDefault="4C66B82F" w:rsidP="45CFC72E">
            <w:pPr>
              <w:spacing w:line="250" w:lineRule="auto"/>
              <w:rPr>
                <w:sz w:val="16"/>
                <w:szCs w:val="16"/>
              </w:rPr>
            </w:pPr>
            <w:r w:rsidRPr="006F05D7">
              <w:rPr>
                <w:sz w:val="16"/>
                <w:szCs w:val="16"/>
              </w:rPr>
              <w:t>Workflow &amp; Approval</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3C99E47" w14:textId="77777777" w:rsidR="00516A11" w:rsidRPr="006F05D7" w:rsidRDefault="4C66B82F" w:rsidP="45CFC72E">
            <w:pPr>
              <w:spacing w:line="250" w:lineRule="auto"/>
              <w:rPr>
                <w:sz w:val="16"/>
                <w:szCs w:val="16"/>
              </w:rPr>
            </w:pPr>
            <w:r w:rsidRPr="006F05D7">
              <w:rPr>
                <w:sz w:val="16"/>
                <w:szCs w:val="16"/>
              </w:rPr>
              <w:t>Configurable single/sequential/parallel approval with SLA and escalation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049627E" w14:textId="1A72E810" w:rsidR="45CFC72E" w:rsidRPr="006F05D7" w:rsidRDefault="45CFC72E" w:rsidP="45CFC72E">
            <w:pPr>
              <w:spacing w:line="250" w:lineRule="auto"/>
              <w:rPr>
                <w:sz w:val="16"/>
                <w:szCs w:val="16"/>
              </w:rPr>
            </w:pPr>
            <w:r w:rsidRPr="006F05D7">
              <w:rPr>
                <w:sz w:val="16"/>
                <w:szCs w:val="16"/>
              </w:rPr>
              <w:t>Extended: 3–4-level named review chain, threaded comments, working-day SLA engine (Section 8.4–8.6)</w:t>
            </w:r>
          </w:p>
        </w:tc>
      </w:tr>
      <w:tr w:rsidR="00516A11" w14:paraId="1BFEDE95" w14:textId="2553CB8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782E433" w14:textId="77777777" w:rsidR="00516A11" w:rsidRPr="00ED3F33" w:rsidRDefault="4C66B82F" w:rsidP="45CFC72E">
            <w:pPr>
              <w:spacing w:line="250" w:lineRule="auto"/>
              <w:rPr>
                <w:b/>
                <w:color w:val="0E1330"/>
                <w:sz w:val="16"/>
                <w:szCs w:val="16"/>
              </w:rPr>
            </w:pPr>
            <w:r w:rsidRPr="00ED3F33">
              <w:rPr>
                <w:b/>
                <w:color w:val="0E1330"/>
                <w:sz w:val="16"/>
                <w:szCs w:val="16"/>
              </w:rPr>
              <w:t>M4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E07413" w14:textId="77777777" w:rsidR="00516A11" w:rsidRPr="006F05D7" w:rsidRDefault="4C66B82F" w:rsidP="45CFC72E">
            <w:pPr>
              <w:spacing w:line="250" w:lineRule="auto"/>
              <w:rPr>
                <w:sz w:val="16"/>
                <w:szCs w:val="16"/>
              </w:rPr>
            </w:pPr>
            <w:r w:rsidRPr="006F05D7">
              <w:rPr>
                <w:sz w:val="16"/>
                <w:szCs w:val="16"/>
              </w:rPr>
              <w:t>Promotion &amp; Publishing</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A401B11" w14:textId="1C2B8A8D" w:rsidR="00516A11" w:rsidRPr="006F05D7" w:rsidRDefault="4C66B82F" w:rsidP="45CFC72E">
            <w:pPr>
              <w:spacing w:line="250" w:lineRule="auto"/>
              <w:rPr>
                <w:sz w:val="16"/>
                <w:szCs w:val="16"/>
              </w:rPr>
            </w:pPr>
            <w:r w:rsidRPr="006F05D7">
              <w:rPr>
                <w:sz w:val="16"/>
                <w:szCs w:val="16"/>
              </w:rPr>
              <w:t>Approved original file promoted to the correct live SharePoint library, versioned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1AB3BF0E" w14:textId="77777777" w:rsidR="00516A11" w:rsidRPr="001164C6" w:rsidRDefault="00516A11" w:rsidP="45CFC72E">
            <w:pPr>
              <w:spacing w:line="250" w:lineRule="auto"/>
              <w:rPr>
                <w:sz w:val="16"/>
                <w:szCs w:val="16"/>
              </w:rPr>
            </w:pPr>
          </w:p>
        </w:tc>
      </w:tr>
      <w:tr w:rsidR="00516A11" w14:paraId="4C066228" w14:textId="7CB53AB9"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886DC" w14:textId="77777777" w:rsidR="00516A11" w:rsidRPr="00ED3F33" w:rsidRDefault="4C66B82F" w:rsidP="45CFC72E">
            <w:pPr>
              <w:spacing w:line="250" w:lineRule="auto"/>
              <w:rPr>
                <w:b/>
                <w:color w:val="0E1330"/>
                <w:sz w:val="16"/>
                <w:szCs w:val="16"/>
              </w:rPr>
            </w:pPr>
            <w:r w:rsidRPr="00ED3F33">
              <w:rPr>
                <w:b/>
                <w:color w:val="0E1330"/>
                <w:sz w:val="16"/>
                <w:szCs w:val="16"/>
              </w:rPr>
              <w:t>M5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CEEE70" w14:textId="77777777" w:rsidR="00516A11" w:rsidRPr="006F05D7" w:rsidRDefault="4C66B82F" w:rsidP="45CFC72E">
            <w:pPr>
              <w:spacing w:line="250" w:lineRule="auto"/>
              <w:rPr>
                <w:sz w:val="16"/>
                <w:szCs w:val="16"/>
              </w:rPr>
            </w:pPr>
            <w:r w:rsidRPr="006F05D7">
              <w:rPr>
                <w:sz w:val="16"/>
                <w:szCs w:val="16"/>
              </w:rPr>
              <w:t>Staging Lifecycle &amp; Cleanup</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911C2E" w14:textId="77777777" w:rsidR="00516A11" w:rsidRPr="006F05D7" w:rsidRDefault="4C66B82F" w:rsidP="45CFC72E">
            <w:pPr>
              <w:spacing w:line="250" w:lineRule="auto"/>
              <w:rPr>
                <w:sz w:val="16"/>
                <w:szCs w:val="16"/>
              </w:rPr>
            </w:pPr>
            <w:r w:rsidRPr="006F05D7">
              <w:rPr>
                <w:sz w:val="16"/>
                <w:szCs w:val="16"/>
              </w:rPr>
              <w:t>Approved/rejected handling, purge or retain policy, published-folder move</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F9AC5B7" w14:textId="77777777" w:rsidR="00516A11" w:rsidRPr="001164C6" w:rsidRDefault="00516A11" w:rsidP="45CFC72E">
            <w:pPr>
              <w:spacing w:line="250" w:lineRule="auto"/>
              <w:rPr>
                <w:sz w:val="16"/>
                <w:szCs w:val="16"/>
              </w:rPr>
            </w:pPr>
          </w:p>
        </w:tc>
      </w:tr>
      <w:tr w:rsidR="00516A11" w14:paraId="42C73578" w14:textId="7F9FD6B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D7B282" w14:textId="77777777" w:rsidR="00516A11" w:rsidRPr="00ED3F33" w:rsidRDefault="4C66B82F" w:rsidP="45CFC72E">
            <w:pPr>
              <w:spacing w:line="250" w:lineRule="auto"/>
              <w:rPr>
                <w:b/>
                <w:color w:val="0E1330"/>
                <w:sz w:val="16"/>
                <w:szCs w:val="16"/>
              </w:rPr>
            </w:pPr>
            <w:r w:rsidRPr="00ED3F33">
              <w:rPr>
                <w:b/>
                <w:color w:val="0E1330"/>
                <w:sz w:val="16"/>
                <w:szCs w:val="16"/>
              </w:rPr>
              <w:t>M6</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FBC3B0E" w14:textId="0550A53F" w:rsidR="00516A11" w:rsidRPr="006F05D7" w:rsidRDefault="0028069C" w:rsidP="45CFC72E">
            <w:pPr>
              <w:spacing w:line="250" w:lineRule="auto"/>
              <w:rPr>
                <w:sz w:val="16"/>
                <w:szCs w:val="16"/>
              </w:rPr>
            </w:pPr>
            <w:r>
              <w:rPr>
                <w:sz w:val="16"/>
                <w:szCs w:val="16"/>
              </w:rPr>
              <w:t>metadata and full-text search</w:t>
            </w:r>
            <w:r w:rsidR="4C66B82F" w:rsidRPr="006F05D7">
              <w:rPr>
                <w:sz w:val="16"/>
                <w:szCs w:val="16"/>
              </w:rPr>
              <w:t xml:space="preserve"> </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958F1D" w14:textId="09E35758" w:rsidR="00516A11" w:rsidRPr="006F05D7" w:rsidRDefault="00106196" w:rsidP="45CFC72E">
            <w:pPr>
              <w:spacing w:line="250" w:lineRule="auto"/>
              <w:rPr>
                <w:sz w:val="16"/>
                <w:szCs w:val="16"/>
              </w:rPr>
            </w:pPr>
            <w:r>
              <w:rPr>
                <w:sz w:val="16"/>
                <w:szCs w:val="16"/>
              </w:rPr>
              <w:t xml:space="preserve">grounded </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D377F" w14:textId="2652F006" w:rsidR="00516A11" w:rsidRPr="006F05D7" w:rsidRDefault="00516A11" w:rsidP="45CFC72E">
            <w:pPr>
              <w:spacing w:line="250" w:lineRule="auto"/>
              <w:rPr>
                <w:sz w:val="16"/>
                <w:szCs w:val="16"/>
              </w:rPr>
            </w:pPr>
          </w:p>
        </w:tc>
      </w:tr>
      <w:tr w:rsidR="00516A11" w14:paraId="574DB632" w14:textId="5A46D748"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6C0588" w14:textId="77777777" w:rsidR="00516A11" w:rsidRPr="00ED3F33" w:rsidRDefault="4C66B82F" w:rsidP="45CFC72E">
            <w:pPr>
              <w:spacing w:line="250" w:lineRule="auto"/>
              <w:rPr>
                <w:b/>
                <w:color w:val="0E1330"/>
                <w:sz w:val="16"/>
                <w:szCs w:val="16"/>
              </w:rPr>
            </w:pPr>
            <w:r w:rsidRPr="00ED3F33">
              <w:rPr>
                <w:b/>
                <w:color w:val="0E1330"/>
                <w:sz w:val="16"/>
                <w:szCs w:val="16"/>
              </w:rPr>
              <w:t>M7</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28F4AC" w14:textId="77777777" w:rsidR="00516A11" w:rsidRPr="006F05D7" w:rsidRDefault="4C66B82F" w:rsidP="45CFC72E">
            <w:pPr>
              <w:spacing w:line="250" w:lineRule="auto"/>
              <w:rPr>
                <w:sz w:val="16"/>
                <w:szCs w:val="16"/>
              </w:rPr>
            </w:pPr>
            <w:r w:rsidRPr="006F05D7">
              <w:rPr>
                <w:sz w:val="16"/>
                <w:szCs w:val="16"/>
              </w:rPr>
              <w:t>Notification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920437" w14:textId="1644BD92" w:rsidR="00516A11" w:rsidRPr="006F05D7" w:rsidRDefault="7FE982B8" w:rsidP="45CFC72E">
            <w:pPr>
              <w:spacing w:line="250" w:lineRule="auto"/>
              <w:rPr>
                <w:sz w:val="16"/>
                <w:szCs w:val="16"/>
              </w:rPr>
            </w:pPr>
            <w:r w:rsidRPr="006F05D7">
              <w:rPr>
                <w:sz w:val="16"/>
                <w:szCs w:val="16"/>
              </w:rPr>
              <w:t>Scheduled</w:t>
            </w:r>
            <w:r w:rsidR="4C66B82F" w:rsidRPr="006F05D7">
              <w:rPr>
                <w:sz w:val="16"/>
                <w:szCs w:val="16"/>
              </w:rPr>
              <w:t>, multi-channel alerts across every lifecycle stage</w:t>
            </w:r>
            <w:r w:rsidR="291894BF" w:rsidRPr="006F05D7">
              <w:rPr>
                <w:sz w:val="16"/>
                <w:szCs w:val="16"/>
              </w:rPr>
              <w:t xml:space="preserve">, including expiry </w:t>
            </w:r>
            <w:proofErr w:type="spellStart"/>
            <w:r w:rsidR="291894BF" w:rsidRPr="006F05D7">
              <w:rPr>
                <w:sz w:val="16"/>
                <w:szCs w:val="16"/>
              </w:rPr>
              <w:t>etc</w:t>
            </w:r>
            <w:proofErr w:type="spellEnd"/>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BDBE52" w14:textId="4697F31B" w:rsidR="00516A11" w:rsidRPr="006F05D7" w:rsidRDefault="35D415A8" w:rsidP="45CFC72E">
            <w:pPr>
              <w:spacing w:line="250" w:lineRule="auto"/>
              <w:rPr>
                <w:sz w:val="16"/>
                <w:szCs w:val="16"/>
              </w:rPr>
            </w:pPr>
            <w:r w:rsidRPr="006F05D7">
              <w:rPr>
                <w:sz w:val="16"/>
                <w:szCs w:val="16"/>
              </w:rPr>
              <w:t>+ change-request ‘at risk’ / overdue alerts</w:t>
            </w:r>
          </w:p>
        </w:tc>
      </w:tr>
      <w:tr w:rsidR="00516A11" w14:paraId="3DBBD693" w14:textId="0C3B2F7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162647" w14:textId="77777777" w:rsidR="00516A11" w:rsidRPr="00ED3F33" w:rsidRDefault="4C66B82F" w:rsidP="45CFC72E">
            <w:pPr>
              <w:spacing w:line="250" w:lineRule="auto"/>
              <w:rPr>
                <w:b/>
                <w:color w:val="0E1330"/>
                <w:sz w:val="16"/>
                <w:szCs w:val="16"/>
              </w:rPr>
            </w:pPr>
            <w:r w:rsidRPr="00ED3F33">
              <w:rPr>
                <w:b/>
                <w:color w:val="0E1330"/>
                <w:sz w:val="16"/>
                <w:szCs w:val="16"/>
              </w:rPr>
              <w:t>M8</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C7B6F5" w14:textId="77777777" w:rsidR="00516A11" w:rsidRPr="006F05D7" w:rsidRDefault="4C66B82F" w:rsidP="45CFC72E">
            <w:pPr>
              <w:spacing w:line="250" w:lineRule="auto"/>
              <w:rPr>
                <w:sz w:val="16"/>
                <w:szCs w:val="16"/>
              </w:rPr>
            </w:pPr>
            <w:r w:rsidRPr="006F05D7">
              <w:rPr>
                <w:sz w:val="16"/>
                <w:szCs w:val="16"/>
              </w:rPr>
              <w:t>Correspondence Management</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CBFEAC" w14:textId="77777777" w:rsidR="00516A11" w:rsidRPr="006F05D7" w:rsidRDefault="4C66B82F" w:rsidP="45CFC72E">
            <w:pPr>
              <w:spacing w:line="250" w:lineRule="auto"/>
              <w:rPr>
                <w:sz w:val="16"/>
                <w:szCs w:val="16"/>
              </w:rPr>
            </w:pPr>
            <w:r w:rsidRPr="006F05D7">
              <w:rPr>
                <w:sz w:val="16"/>
                <w:szCs w:val="16"/>
              </w:rPr>
              <w:t>Incoming/outgoing correspondence, memos, circulars with reference numbers</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5990D12" w14:textId="77777777" w:rsidR="00516A11" w:rsidRDefault="00516A11" w:rsidP="45CFC72E">
            <w:pPr>
              <w:spacing w:line="250" w:lineRule="auto"/>
              <w:rPr>
                <w:sz w:val="16"/>
                <w:szCs w:val="16"/>
              </w:rPr>
            </w:pPr>
          </w:p>
        </w:tc>
      </w:tr>
      <w:tr w:rsidR="00516A11" w14:paraId="28477D9A" w14:textId="6B975CC1"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9F8FF89" w14:textId="77777777" w:rsidR="00516A11" w:rsidRPr="00ED3F33" w:rsidRDefault="4C66B82F" w:rsidP="45CFC72E">
            <w:pPr>
              <w:spacing w:line="250" w:lineRule="auto"/>
              <w:rPr>
                <w:b/>
                <w:color w:val="0E1330"/>
                <w:sz w:val="16"/>
                <w:szCs w:val="16"/>
              </w:rPr>
            </w:pPr>
            <w:r w:rsidRPr="00ED3F33">
              <w:rPr>
                <w:b/>
                <w:color w:val="0E1330"/>
                <w:sz w:val="16"/>
                <w:szCs w:val="16"/>
              </w:rPr>
              <w:t>M9</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482026" w14:textId="77777777" w:rsidR="00516A11" w:rsidRPr="006F05D7" w:rsidRDefault="4C66B82F" w:rsidP="45CFC72E">
            <w:pPr>
              <w:spacing w:line="250" w:lineRule="auto"/>
              <w:rPr>
                <w:sz w:val="16"/>
                <w:szCs w:val="16"/>
              </w:rPr>
            </w:pPr>
            <w:r w:rsidRPr="006F05D7">
              <w:rPr>
                <w:sz w:val="16"/>
                <w:szCs w:val="16"/>
              </w:rPr>
              <w:t>Records, Retention &amp; Legal Hold</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55FF86" w14:textId="77777777" w:rsidR="00516A11" w:rsidRPr="006F05D7" w:rsidRDefault="4C66B82F" w:rsidP="45CFC72E">
            <w:pPr>
              <w:spacing w:line="250" w:lineRule="auto"/>
              <w:rPr>
                <w:sz w:val="16"/>
                <w:szCs w:val="16"/>
              </w:rPr>
            </w:pPr>
            <w:r w:rsidRPr="006F05D7">
              <w:rPr>
                <w:sz w:val="16"/>
                <w:szCs w:val="16"/>
              </w:rPr>
              <w:t>Retention schedules, disposition, freeze and defensible deletion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8CE4390" w14:textId="77777777" w:rsidR="00516A11" w:rsidRPr="12887E2F" w:rsidRDefault="00516A11" w:rsidP="45CFC72E">
            <w:pPr>
              <w:spacing w:line="250" w:lineRule="auto"/>
              <w:rPr>
                <w:sz w:val="16"/>
                <w:szCs w:val="16"/>
              </w:rPr>
            </w:pPr>
          </w:p>
        </w:tc>
      </w:tr>
      <w:tr w:rsidR="00516A11" w14:paraId="72940C0B" w14:textId="0C02B113"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54412A" w14:textId="77777777" w:rsidR="00516A11" w:rsidRPr="00ED3F33" w:rsidRDefault="4C66B82F" w:rsidP="45CFC72E">
            <w:pPr>
              <w:spacing w:line="250" w:lineRule="auto"/>
              <w:rPr>
                <w:b/>
                <w:color w:val="0E1330"/>
                <w:sz w:val="16"/>
                <w:szCs w:val="16"/>
              </w:rPr>
            </w:pPr>
            <w:r w:rsidRPr="00ED3F33">
              <w:rPr>
                <w:b/>
                <w:color w:val="0E1330"/>
                <w:sz w:val="16"/>
                <w:szCs w:val="16"/>
              </w:rPr>
              <w:t>M10</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723CA3" w14:textId="77777777" w:rsidR="00516A11" w:rsidRPr="006F05D7" w:rsidRDefault="4C66B82F" w:rsidP="45CFC72E">
            <w:pPr>
              <w:spacing w:line="250" w:lineRule="auto"/>
              <w:rPr>
                <w:sz w:val="16"/>
                <w:szCs w:val="16"/>
              </w:rPr>
            </w:pPr>
            <w:r w:rsidRPr="006F05D7">
              <w:rPr>
                <w:sz w:val="16"/>
                <w:szCs w:val="16"/>
              </w:rPr>
              <w:t>Search &amp; Discovery</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03634E" w14:textId="51AF0D88" w:rsidR="00516A11" w:rsidRPr="006F05D7" w:rsidRDefault="00106196" w:rsidP="45CFC72E">
            <w:pPr>
              <w:spacing w:line="250" w:lineRule="auto"/>
              <w:rPr>
                <w:sz w:val="16"/>
                <w:szCs w:val="16"/>
              </w:rPr>
            </w:pPr>
            <w:r>
              <w:rPr>
                <w:sz w:val="16"/>
                <w:szCs w:val="16"/>
              </w:rPr>
              <w:t>metadata, full-text/source-text and faceted, permission-trimmed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E4FDD7F" w14:textId="300D1FFF" w:rsidR="00516A11" w:rsidRPr="006F05D7" w:rsidRDefault="0284AE1B" w:rsidP="45CFC72E">
            <w:pPr>
              <w:spacing w:line="250" w:lineRule="auto"/>
              <w:rPr>
                <w:sz w:val="16"/>
                <w:szCs w:val="16"/>
              </w:rPr>
            </w:pPr>
            <w:r w:rsidRPr="006F05D7">
              <w:rPr>
                <w:sz w:val="16"/>
                <w:szCs w:val="16"/>
              </w:rPr>
              <w:t>POC</w:t>
            </w:r>
            <w:r w:rsidR="1E769717" w:rsidRPr="006F05D7">
              <w:rPr>
                <w:sz w:val="16"/>
                <w:szCs w:val="16"/>
              </w:rPr>
              <w:t xml:space="preserve"> + department/standard navigation, one-click access (Section 15)</w:t>
            </w:r>
          </w:p>
        </w:tc>
      </w:tr>
      <w:tr w:rsidR="00516A11" w14:paraId="7D509049" w14:textId="38F148CC"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BFD773" w14:textId="77777777" w:rsidR="00516A11" w:rsidRPr="00ED3F33" w:rsidRDefault="4C66B82F" w:rsidP="45CFC72E">
            <w:pPr>
              <w:spacing w:line="250" w:lineRule="auto"/>
              <w:rPr>
                <w:b/>
                <w:color w:val="0E1330"/>
                <w:sz w:val="16"/>
                <w:szCs w:val="16"/>
              </w:rPr>
            </w:pPr>
            <w:r w:rsidRPr="00ED3F33">
              <w:rPr>
                <w:b/>
                <w:color w:val="0E1330"/>
                <w:sz w:val="16"/>
                <w:szCs w:val="16"/>
              </w:rPr>
              <w:t>M11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7337B7" w14:textId="77777777" w:rsidR="00516A11" w:rsidRPr="006F05D7" w:rsidRDefault="4C66B82F" w:rsidP="45CFC72E">
            <w:pPr>
              <w:spacing w:line="250" w:lineRule="auto"/>
              <w:rPr>
                <w:sz w:val="16"/>
                <w:szCs w:val="16"/>
              </w:rPr>
            </w:pPr>
            <w:r w:rsidRPr="006F05D7">
              <w:rPr>
                <w:sz w:val="16"/>
                <w:szCs w:val="16"/>
              </w:rPr>
              <w:t>Identity, SSO &amp; SharePoint Integration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EE2E60" w14:textId="77777777" w:rsidR="00516A11" w:rsidRPr="006F05D7" w:rsidRDefault="4C66B82F" w:rsidP="45CFC72E">
            <w:pPr>
              <w:spacing w:line="250" w:lineRule="auto"/>
              <w:rPr>
                <w:sz w:val="16"/>
                <w:szCs w:val="16"/>
              </w:rPr>
            </w:pPr>
            <w:r w:rsidRPr="006F05D7">
              <w:rPr>
                <w:sz w:val="16"/>
                <w:szCs w:val="16"/>
              </w:rPr>
              <w:t>UAE PASS + Entra ID SSO; SharePoint via governed service identity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1B829706" w14:textId="77777777" w:rsidR="00516A11" w:rsidRDefault="00516A11">
            <w:pPr>
              <w:spacing w:line="250" w:lineRule="auto"/>
              <w:rPr>
                <w:sz w:val="16"/>
                <w:szCs w:val="16"/>
              </w:rPr>
            </w:pPr>
          </w:p>
        </w:tc>
      </w:tr>
      <w:tr w:rsidR="00516A11" w14:paraId="34971FDD" w14:textId="7BE87DA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384C53" w14:textId="77777777" w:rsidR="00516A11" w:rsidRPr="00ED3F33" w:rsidRDefault="4C66B82F" w:rsidP="45CFC72E">
            <w:pPr>
              <w:spacing w:line="250" w:lineRule="auto"/>
              <w:rPr>
                <w:b/>
                <w:color w:val="0E1330"/>
                <w:sz w:val="16"/>
                <w:szCs w:val="16"/>
              </w:rPr>
            </w:pPr>
            <w:r w:rsidRPr="00ED3F33">
              <w:rPr>
                <w:b/>
                <w:color w:val="0E1330"/>
                <w:sz w:val="16"/>
                <w:szCs w:val="16"/>
              </w:rPr>
              <w:lastRenderedPageBreak/>
              <w:t>M12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DCEE6B" w14:textId="77777777" w:rsidR="00516A11" w:rsidRPr="006F05D7" w:rsidRDefault="4C66B82F" w:rsidP="45CFC72E">
            <w:pPr>
              <w:spacing w:line="250" w:lineRule="auto"/>
              <w:rPr>
                <w:sz w:val="16"/>
                <w:szCs w:val="16"/>
              </w:rPr>
            </w:pPr>
            <w:r w:rsidRPr="006F05D7">
              <w:rPr>
                <w:sz w:val="16"/>
                <w:szCs w:val="16"/>
              </w:rPr>
              <w:t>Access Control (RBAC + ABAC)</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AE9C93" w14:textId="77777777" w:rsidR="00516A11" w:rsidRPr="006F05D7" w:rsidRDefault="4C66B82F" w:rsidP="45CFC72E">
            <w:pPr>
              <w:spacing w:line="250" w:lineRule="auto"/>
              <w:rPr>
                <w:sz w:val="16"/>
                <w:szCs w:val="16"/>
              </w:rPr>
            </w:pPr>
            <w:proofErr w:type="gramStart"/>
            <w:r w:rsidRPr="006F05D7">
              <w:rPr>
                <w:sz w:val="16"/>
                <w:szCs w:val="16"/>
              </w:rPr>
              <w:t>Least-privilege</w:t>
            </w:r>
            <w:proofErr w:type="gramEnd"/>
            <w:r w:rsidRPr="006F05D7">
              <w:rPr>
                <w:sz w:val="16"/>
                <w:szCs w:val="16"/>
              </w:rPr>
              <w:t>, attribute-aware authorization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21291330" w14:textId="5A2C5EFF" w:rsidR="00516A11" w:rsidRPr="006F05D7" w:rsidRDefault="25F1F661">
            <w:pPr>
              <w:spacing w:line="250" w:lineRule="auto"/>
              <w:rPr>
                <w:sz w:val="16"/>
                <w:szCs w:val="16"/>
              </w:rPr>
            </w:pPr>
            <w:r w:rsidRPr="006F05D7">
              <w:rPr>
                <w:sz w:val="16"/>
                <w:szCs w:val="16"/>
              </w:rPr>
              <w:t>POC</w:t>
            </w:r>
          </w:p>
        </w:tc>
      </w:tr>
      <w:tr w:rsidR="00516A11" w14:paraId="09294DA7" w14:textId="3FD1CFC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29DC4A" w14:textId="77777777" w:rsidR="00516A11" w:rsidRPr="00ED3F33" w:rsidRDefault="4C66B82F" w:rsidP="45CFC72E">
            <w:pPr>
              <w:spacing w:line="250" w:lineRule="auto"/>
              <w:rPr>
                <w:b/>
                <w:color w:val="0E1330"/>
                <w:sz w:val="16"/>
                <w:szCs w:val="16"/>
              </w:rPr>
            </w:pPr>
            <w:r w:rsidRPr="00ED3F33">
              <w:rPr>
                <w:b/>
                <w:color w:val="0E1330"/>
                <w:sz w:val="16"/>
                <w:szCs w:val="16"/>
              </w:rPr>
              <w:t>M13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3D341E" w14:textId="77777777" w:rsidR="00516A11" w:rsidRPr="006F05D7" w:rsidRDefault="4C66B82F" w:rsidP="45CFC72E">
            <w:pPr>
              <w:spacing w:line="250" w:lineRule="auto"/>
              <w:rPr>
                <w:sz w:val="16"/>
                <w:szCs w:val="16"/>
              </w:rPr>
            </w:pPr>
            <w:r w:rsidRPr="006F05D7">
              <w:rPr>
                <w:sz w:val="16"/>
                <w:szCs w:val="16"/>
              </w:rPr>
              <w:t>Admin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39948F" w14:textId="77777777" w:rsidR="00516A11" w:rsidRPr="006F05D7" w:rsidRDefault="4C66B82F" w:rsidP="45CFC72E">
            <w:pPr>
              <w:spacing w:line="250" w:lineRule="auto"/>
              <w:rPr>
                <w:sz w:val="16"/>
                <w:szCs w:val="16"/>
              </w:rPr>
            </w:pPr>
            <w:r w:rsidRPr="006F05D7">
              <w:rPr>
                <w:sz w:val="16"/>
                <w:szCs w:val="16"/>
              </w:rPr>
              <w:t>No-code configuration of types, routing, retention, notifications</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F1E1AF4" w14:textId="67182EE3" w:rsidR="00516A11" w:rsidRPr="006F05D7" w:rsidRDefault="1F688B0A" w:rsidP="45CFC72E">
            <w:pPr>
              <w:spacing w:line="250" w:lineRule="auto"/>
              <w:rPr>
                <w:sz w:val="16"/>
                <w:szCs w:val="16"/>
              </w:rPr>
            </w:pPr>
            <w:r w:rsidRPr="006F05D7">
              <w:rPr>
                <w:sz w:val="16"/>
                <w:szCs w:val="16"/>
              </w:rPr>
              <w:t>+ approval-level designer (Section 18)</w:t>
            </w:r>
          </w:p>
        </w:tc>
      </w:tr>
      <w:tr w:rsidR="00516A11" w14:paraId="0FB95250" w14:textId="70FCEBE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8487E9" w14:textId="699BB485" w:rsidR="00516A11" w:rsidRPr="00ED3F33" w:rsidRDefault="00106196" w:rsidP="45CFC72E">
            <w:pPr>
              <w:spacing w:line="250" w:lineRule="auto"/>
              <w:rPr>
                <w:b/>
                <w:color w:val="0E1330"/>
                <w:sz w:val="16"/>
                <w:szCs w:val="16"/>
              </w:rPr>
            </w:pPr>
            <w:r>
              <w:rPr>
                <w:b/>
                <w:color w:val="0E1330"/>
                <w:sz w:val="16"/>
                <w:szCs w:val="16"/>
              </w:rPr>
              <w:t>M14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635D0E2" w14:textId="02B0EF90" w:rsidR="00516A11" w:rsidRPr="006F05D7" w:rsidRDefault="00106196" w:rsidP="45CFC72E">
            <w:pPr>
              <w:spacing w:line="250" w:lineRule="auto"/>
              <w:rPr>
                <w:sz w:val="16"/>
                <w:szCs w:val="16"/>
              </w:rPr>
            </w:pPr>
            <w:r>
              <w:rPr>
                <w:sz w:val="16"/>
                <w:szCs w:val="16"/>
              </w:rPr>
              <w:t>Existing Document Modification</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32972F" w14:textId="1B53CB63" w:rsidR="00516A11" w:rsidRPr="006F05D7" w:rsidRDefault="00106196" w:rsidP="45CFC72E">
            <w:pPr>
              <w:spacing w:line="250" w:lineRule="auto"/>
              <w:rPr>
                <w:sz w:val="16"/>
                <w:szCs w:val="16"/>
              </w:rPr>
            </w:pPr>
            <w:r>
              <w:rPr>
                <w:sz w:val="16"/>
                <w:szCs w:val="16"/>
              </w:rPr>
              <w:t>Controlled change requests against approved documents, with comparison, amendment, return/resubmission and version preservation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351CA" w14:textId="541D6631" w:rsidR="00516A11" w:rsidRPr="006F05D7" w:rsidRDefault="00106196" w:rsidP="45CFC72E">
            <w:pPr>
              <w:spacing w:line="250" w:lineRule="auto"/>
              <w:rPr>
                <w:sz w:val="16"/>
                <w:szCs w:val="16"/>
              </w:rPr>
            </w:pPr>
            <w:r>
              <w:rPr>
                <w:sz w:val="16"/>
                <w:szCs w:val="16"/>
              </w:rPr>
              <w:t>Separate module before Analytics; uses the M3 configurable review workflow</w:t>
            </w:r>
          </w:p>
        </w:tc>
      </w:tr>
      <w:tr w:rsidR="00516A11" w14:paraId="1E1B1DDC" w14:textId="5E958DDE"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9BEC16" w14:textId="4BEA73D1" w:rsidR="00516A11" w:rsidRPr="00ED3F33" w:rsidRDefault="00106196" w:rsidP="45CFC72E">
            <w:pPr>
              <w:spacing w:line="250" w:lineRule="auto"/>
              <w:rPr>
                <w:b/>
                <w:color w:val="0E1330"/>
                <w:sz w:val="16"/>
                <w:szCs w:val="16"/>
              </w:rPr>
            </w:pPr>
            <w:r>
              <w:rPr>
                <w:b/>
                <w:color w:val="0E1330"/>
                <w:sz w:val="16"/>
                <w:szCs w:val="16"/>
              </w:rPr>
              <w:t>M15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3365B" w14:textId="07AA19D8" w:rsidR="00516A11" w:rsidRPr="006F05D7" w:rsidRDefault="00106196" w:rsidP="45CFC72E">
            <w:pPr>
              <w:spacing w:line="250" w:lineRule="auto"/>
              <w:rPr>
                <w:sz w:val="16"/>
                <w:szCs w:val="16"/>
              </w:rPr>
            </w:pPr>
            <w:r>
              <w:rPr>
                <w:sz w:val="16"/>
                <w:szCs w:val="16"/>
              </w:rPr>
              <w:t>Analytics</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628CCF" w14:textId="6BDC5ACA" w:rsidR="00516A11" w:rsidRPr="006F05D7" w:rsidRDefault="00106196" w:rsidP="45CFC72E">
            <w:pPr>
              <w:spacing w:line="250" w:lineRule="auto"/>
              <w:rPr>
                <w:sz w:val="16"/>
                <w:szCs w:val="16"/>
              </w:rPr>
            </w:pPr>
            <w:r>
              <w:rPr>
                <w:sz w:val="16"/>
                <w:szCs w:val="16"/>
              </w:rPr>
              <w:t xml:space="preserve">Native </w:t>
            </w:r>
            <w:proofErr w:type="spellStart"/>
            <w:r>
              <w:rPr>
                <w:sz w:val="16"/>
                <w:szCs w:val="16"/>
              </w:rPr>
              <w:t>Docaya</w:t>
            </w:r>
            <w:proofErr w:type="spellEnd"/>
            <w:r>
              <w:rPr>
                <w:sz w:val="16"/>
                <w:szCs w:val="16"/>
              </w:rPr>
              <w:t xml:space="preserve"> operational, compliance, lifecycle and change-request reporting</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7357431D" w14:textId="3D7FA65B" w:rsidR="45CFC72E" w:rsidRPr="006F05D7" w:rsidRDefault="00106196" w:rsidP="45CFC72E">
            <w:pPr>
              <w:spacing w:line="250" w:lineRule="auto"/>
              <w:rPr>
                <w:sz w:val="16"/>
                <w:szCs w:val="16"/>
              </w:rPr>
            </w:pPr>
            <w:r>
              <w:rPr>
                <w:sz w:val="16"/>
                <w:szCs w:val="16"/>
              </w:rPr>
              <w:t>Power BI dashboard delivery</w:t>
            </w:r>
          </w:p>
        </w:tc>
      </w:tr>
      <w:tr w:rsidR="00106196" w14:paraId="4D2198A3" w14:textId="7777777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39725" w14:textId="1CE98E1E" w:rsidR="00106196" w:rsidRDefault="00106196" w:rsidP="45CFC72E">
            <w:pPr>
              <w:spacing w:line="250" w:lineRule="auto"/>
              <w:rPr>
                <w:b/>
                <w:color w:val="0E1330"/>
                <w:sz w:val="16"/>
                <w:szCs w:val="16"/>
              </w:rPr>
            </w:pPr>
            <w:r>
              <w:rPr>
                <w:b/>
                <w:color w:val="0E1330"/>
                <w:sz w:val="16"/>
                <w:szCs w:val="16"/>
              </w:rPr>
              <w:t>M16</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0A5C3B" w14:textId="46FDD3C3" w:rsidR="00106196" w:rsidRDefault="00106196" w:rsidP="45CFC72E">
            <w:pPr>
              <w:spacing w:line="250" w:lineRule="auto"/>
              <w:rPr>
                <w:sz w:val="16"/>
                <w:szCs w:val="16"/>
              </w:rPr>
            </w:pPr>
            <w:r>
              <w:rPr>
                <w:sz w:val="16"/>
                <w:szCs w:val="16"/>
              </w:rPr>
              <w:t>Audit &amp; Compliance</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810B98" w14:textId="12B1C8E4" w:rsidR="00106196" w:rsidRDefault="00106196" w:rsidP="45CFC72E">
            <w:pPr>
              <w:spacing w:line="250" w:lineRule="auto"/>
              <w:rPr>
                <w:sz w:val="16"/>
                <w:szCs w:val="16"/>
              </w:rPr>
            </w:pPr>
            <w:r>
              <w:rPr>
                <w:sz w:val="16"/>
                <w:szCs w:val="16"/>
              </w:rPr>
              <w:t>Tamper-evident audit, full comment/action and version history, IA/PDPL alignment</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0A6769F" w14:textId="49749FA1" w:rsidR="00106196" w:rsidRDefault="00106196" w:rsidP="45CFC72E">
            <w:pPr>
              <w:spacing w:line="250" w:lineRule="auto"/>
              <w:rPr>
                <w:sz w:val="16"/>
                <w:szCs w:val="16"/>
              </w:rPr>
            </w:pPr>
            <w:r>
              <w:rPr>
                <w:sz w:val="16"/>
                <w:szCs w:val="16"/>
              </w:rPr>
              <w:t>Follows Analytics</w:t>
            </w:r>
          </w:p>
        </w:tc>
      </w:tr>
    </w:tbl>
    <w:p w14:paraId="0E27B00A" w14:textId="77777777" w:rsidR="00E73D4B" w:rsidRPr="006F05D7" w:rsidRDefault="00067B0D">
      <w:r w:rsidRPr="006F05D7">
        <w:br w:type="page"/>
      </w:r>
    </w:p>
    <w:p w14:paraId="506B45CF" w14:textId="69CB2232" w:rsidR="00E73D4B" w:rsidRPr="006F05D7" w:rsidRDefault="00106196" w:rsidP="006F05D7">
      <w:pPr>
        <w:pStyle w:val="Heading1"/>
      </w:pPr>
      <w:r>
        <w:lastRenderedPageBreak/>
        <w:t xml:space="preserve">5. The </w:t>
      </w:r>
      <w:proofErr w:type="spellStart"/>
      <w:r>
        <w:t>Docaya</w:t>
      </w:r>
      <w:proofErr w:type="spellEnd"/>
      <w:r>
        <w:t xml:space="preserve"> Document Lifecycle - Revised End-to-End Flow</w:t>
      </w:r>
    </w:p>
    <w:p w14:paraId="22D332AC" w14:textId="77777777" w:rsidR="00825D2E" w:rsidRPr="006F05D7" w:rsidRDefault="2D4A4973">
      <w:pPr>
        <w:spacing w:line="276" w:lineRule="auto"/>
      </w:pPr>
      <w:r w:rsidRPr="006F05D7">
        <w:t xml:space="preserve">This is </w:t>
      </w:r>
      <w:proofErr w:type="gramStart"/>
      <w:r w:rsidRPr="006F05D7">
        <w:t>the</w:t>
      </w:r>
      <w:proofErr w:type="gramEnd"/>
      <w:r w:rsidRPr="006F05D7">
        <w:t xml:space="preserve"> authoritative, enhanced process for the Client. It replaces the earlier draft flow and reflects the revised business requirements. Each step lists the actor, the </w:t>
      </w:r>
      <w:proofErr w:type="gramStart"/>
      <w:r w:rsidRPr="006F05D7">
        <w:t>system</w:t>
      </w:r>
      <w:proofErr w:type="gramEnd"/>
      <w:r w:rsidRPr="006F05D7">
        <w:t xml:space="preserve"> </w:t>
      </w:r>
      <w:proofErr w:type="spellStart"/>
      <w:r w:rsidRPr="006F05D7">
        <w:t>behaviour</w:t>
      </w:r>
      <w:proofErr w:type="spellEnd"/>
      <w:r w:rsidRPr="006F05D7">
        <w:t>, the status transition, and where data lives.</w:t>
      </w:r>
    </w:p>
    <w:p w14:paraId="3EA75E54" w14:textId="77777777" w:rsidR="00CD18C1" w:rsidRDefault="00CD18C1">
      <w:pPr>
        <w:spacing w:line="276" w:lineRule="auto"/>
      </w:pPr>
    </w:p>
    <w:p w14:paraId="455FB90E" w14:textId="40791EFD" w:rsidR="00CD18C1" w:rsidRDefault="25F1F661">
      <w:pPr>
        <w:spacing w:line="276" w:lineRule="auto"/>
      </w:pPr>
      <w:r>
        <w:rPr>
          <w:noProof/>
        </w:rPr>
        <w:drawing>
          <wp:inline distT="0" distB="0" distL="0" distR="0" wp14:anchorId="01A6A808" wp14:editId="66591554">
            <wp:extent cx="6400800" cy="4280535"/>
            <wp:effectExtent l="0" t="0" r="0" b="5715"/>
            <wp:docPr id="1638483263" name="Picture 163848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51EC00D" w14:textId="77777777" w:rsidR="00CD18C1" w:rsidRDefault="00CD18C1">
      <w:pPr>
        <w:spacing w:line="276" w:lineRule="auto"/>
      </w:pPr>
    </w:p>
    <w:p w14:paraId="129D63AE" w14:textId="1F5839EC" w:rsidR="45CFC72E" w:rsidRDefault="45CFC72E" w:rsidP="45CFC72E">
      <w:pPr>
        <w:spacing w:line="276" w:lineRule="auto"/>
      </w:pPr>
    </w:p>
    <w:p w14:paraId="6F4C1202" w14:textId="3CA1F32F" w:rsidR="45CFC72E" w:rsidRDefault="45CFC72E" w:rsidP="45CFC72E">
      <w:pPr>
        <w:spacing w:line="276" w:lineRule="auto"/>
      </w:pPr>
    </w:p>
    <w:p w14:paraId="448DEBFB" w14:textId="35FB0CB0" w:rsidR="45CFC72E" w:rsidRDefault="45CFC72E" w:rsidP="45CFC72E">
      <w:pPr>
        <w:spacing w:line="276" w:lineRule="auto"/>
      </w:pPr>
    </w:p>
    <w:p w14:paraId="3CF222D7" w14:textId="46E383DF" w:rsidR="45CFC72E" w:rsidRDefault="45CFC72E" w:rsidP="45CFC72E">
      <w:pPr>
        <w:spacing w:line="276" w:lineRule="auto"/>
      </w:pPr>
    </w:p>
    <w:p w14:paraId="669001CB" w14:textId="219AE322" w:rsidR="45CFC72E" w:rsidRDefault="45CFC72E" w:rsidP="45CFC72E">
      <w:pPr>
        <w:spacing w:line="276" w:lineRule="auto"/>
      </w:pPr>
    </w:p>
    <w:p w14:paraId="07235279" w14:textId="6F8E6E1F" w:rsidR="45CFC72E" w:rsidRDefault="45CFC72E" w:rsidP="45CFC72E">
      <w:pPr>
        <w:spacing w:line="276" w:lineRule="auto"/>
      </w:pPr>
    </w:p>
    <w:p w14:paraId="59F65CB4" w14:textId="4649398D" w:rsidR="45CFC72E" w:rsidRDefault="45CFC72E" w:rsidP="45CFC72E">
      <w:pPr>
        <w:spacing w:line="276" w:lineRule="auto"/>
      </w:pPr>
    </w:p>
    <w:p w14:paraId="762B804D" w14:textId="76BB8E20" w:rsidR="45CFC72E" w:rsidRDefault="45CFC72E" w:rsidP="45CFC72E">
      <w:pPr>
        <w:spacing w:line="276" w:lineRule="auto"/>
      </w:pPr>
    </w:p>
    <w:p w14:paraId="7403715C" w14:textId="0A9DD8F1" w:rsidR="45CFC72E" w:rsidRDefault="45CFC72E" w:rsidP="45CFC72E">
      <w:pPr>
        <w:spacing w:line="276" w:lineRule="auto"/>
      </w:pPr>
    </w:p>
    <w:p w14:paraId="39354FD7" w14:textId="57BA5B9B" w:rsidR="45CFC72E" w:rsidRDefault="45CFC72E" w:rsidP="45CFC72E">
      <w:pPr>
        <w:spacing w:line="276" w:lineRule="auto"/>
      </w:pPr>
    </w:p>
    <w:p w14:paraId="1FB8E4FE" w14:textId="034A8833" w:rsidR="45CFC72E" w:rsidRDefault="45CFC72E" w:rsidP="45CFC72E">
      <w:pPr>
        <w:spacing w:line="276" w:lineRule="auto"/>
      </w:pPr>
    </w:p>
    <w:p w14:paraId="158E981D" w14:textId="381C5945" w:rsidR="45CFC72E" w:rsidRDefault="45CFC72E" w:rsidP="45CFC72E">
      <w:pPr>
        <w:spacing w:line="276" w:lineRule="auto"/>
      </w:pPr>
    </w:p>
    <w:p w14:paraId="59B37E45" w14:textId="25EB8E70" w:rsidR="45CFC72E" w:rsidRDefault="45CFC72E" w:rsidP="45CFC72E">
      <w:pPr>
        <w:spacing w:line="276" w:lineRule="auto"/>
      </w:pPr>
    </w:p>
    <w:tbl>
      <w:tblPr>
        <w:tblW w:w="10070" w:type="dxa"/>
        <w:tblLayout w:type="fixed"/>
        <w:tblCellMar>
          <w:left w:w="10" w:type="dxa"/>
          <w:right w:w="10" w:type="dxa"/>
        </w:tblCellMar>
        <w:tblLook w:val="0020" w:firstRow="1" w:lastRow="0" w:firstColumn="0" w:lastColumn="0" w:noHBand="0" w:noVBand="0"/>
      </w:tblPr>
      <w:tblGrid>
        <w:gridCol w:w="384"/>
        <w:gridCol w:w="236"/>
        <w:gridCol w:w="1080"/>
        <w:gridCol w:w="1350"/>
        <w:gridCol w:w="5931"/>
        <w:gridCol w:w="1047"/>
        <w:gridCol w:w="42"/>
      </w:tblGrid>
      <w:tr w:rsidR="00894A95" w14:paraId="61D5C28A" w14:textId="77777777" w:rsidTr="00615701">
        <w:trPr>
          <w:trHeight w:val="300"/>
          <w:tblHeader/>
        </w:trPr>
        <w:tc>
          <w:tcPr>
            <w:tcW w:w="62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CBDCC78" w14:textId="7263D552" w:rsidR="00894A95" w:rsidRPr="006F05D7" w:rsidRDefault="47B87BEE" w:rsidP="45CFC72E">
            <w:pPr>
              <w:spacing w:before="60" w:after="40" w:line="249" w:lineRule="auto"/>
              <w:jc w:val="center"/>
              <w:rPr>
                <w:b/>
                <w:i/>
                <w:iCs/>
                <w:color w:val="FFFFFF"/>
                <w:kern w:val="2"/>
                <w:sz w:val="16"/>
                <w:szCs w:val="16"/>
                <w14:ligatures w14:val="standardContextual"/>
              </w:rPr>
            </w:pPr>
            <w:r w:rsidRPr="006F05D7">
              <w:rPr>
                <w:b/>
                <w:i/>
                <w:iCs/>
                <w:color w:val="FFFFFF"/>
                <w:sz w:val="16"/>
                <w:szCs w:val="16"/>
              </w:rPr>
              <w:t>No</w:t>
            </w:r>
          </w:p>
        </w:tc>
        <w:tc>
          <w:tcPr>
            <w:tcW w:w="108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59E23A" w14:textId="6BFA5114" w:rsidR="00894A95" w:rsidRPr="006F05D7" w:rsidRDefault="3188B4E1" w:rsidP="45CFC72E">
            <w:pPr>
              <w:spacing w:line="249" w:lineRule="auto"/>
              <w:rPr>
                <w:b/>
                <w:bCs/>
                <w:color w:val="FFFFFF"/>
                <w:sz w:val="17"/>
                <w:szCs w:val="17"/>
              </w:rPr>
            </w:pPr>
            <w:r w:rsidRPr="006F05D7">
              <w:rPr>
                <w:b/>
                <w:bCs/>
                <w:color w:val="FFFFFF"/>
                <w:sz w:val="17"/>
                <w:szCs w:val="17"/>
              </w:rPr>
              <w:t>Stage</w:t>
            </w:r>
          </w:p>
        </w:tc>
        <w:tc>
          <w:tcPr>
            <w:tcW w:w="135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B487B3F" w14:textId="3D228F3C" w:rsidR="00894A95" w:rsidRPr="006F05D7" w:rsidRDefault="08A3C276" w:rsidP="45CFC72E">
            <w:pPr>
              <w:spacing w:line="249" w:lineRule="auto"/>
              <w:rPr>
                <w:b/>
                <w:bCs/>
                <w:color w:val="FFFFFF"/>
                <w:sz w:val="17"/>
                <w:szCs w:val="17"/>
              </w:rPr>
            </w:pPr>
            <w:r w:rsidRPr="006F05D7">
              <w:rPr>
                <w:b/>
                <w:bCs/>
                <w:color w:val="FFFFFF"/>
                <w:sz w:val="17"/>
                <w:szCs w:val="17"/>
              </w:rPr>
              <w:t>Actor</w:t>
            </w:r>
          </w:p>
        </w:tc>
        <w:tc>
          <w:tcPr>
            <w:tcW w:w="593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6AD1839" w14:textId="77777777" w:rsidR="00894A95" w:rsidRPr="006F05D7" w:rsidRDefault="08A3C276" w:rsidP="45CFC72E">
            <w:pPr>
              <w:spacing w:line="249" w:lineRule="auto"/>
              <w:rPr>
                <w:b/>
                <w:bCs/>
                <w:color w:val="FFFFFF"/>
                <w:sz w:val="17"/>
                <w:szCs w:val="17"/>
              </w:rPr>
            </w:pPr>
            <w:r w:rsidRPr="006F05D7">
              <w:rPr>
                <w:b/>
                <w:bCs/>
                <w:color w:val="FFFFFF"/>
                <w:sz w:val="17"/>
                <w:szCs w:val="17"/>
              </w:rPr>
              <w:t>What happens</w:t>
            </w:r>
          </w:p>
        </w:tc>
        <w:tc>
          <w:tcPr>
            <w:tcW w:w="1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98711C1" w14:textId="77777777" w:rsidR="00894A95" w:rsidRPr="006F05D7" w:rsidRDefault="08A3C276" w:rsidP="45CFC72E">
            <w:pPr>
              <w:spacing w:line="249" w:lineRule="auto"/>
              <w:rPr>
                <w:b/>
                <w:bCs/>
                <w:color w:val="FFFFFF"/>
                <w:sz w:val="17"/>
                <w:szCs w:val="17"/>
              </w:rPr>
            </w:pPr>
            <w:r w:rsidRPr="006F05D7">
              <w:rPr>
                <w:b/>
                <w:bCs/>
                <w:color w:val="FFFFFF"/>
                <w:sz w:val="17"/>
                <w:szCs w:val="17"/>
              </w:rPr>
              <w:t>Status</w:t>
            </w:r>
          </w:p>
        </w:tc>
        <w:tc>
          <w:tcPr>
            <w:tcW w:w="42" w:type="dxa"/>
            <w:tcBorders>
              <w:top w:val="nil"/>
              <w:left w:val="nil"/>
              <w:bottom w:val="nil"/>
              <w:right w:val="nil"/>
            </w:tcBorders>
            <w:shd w:val="clear" w:color="FFFFFF" w:fill="FFFFFF"/>
            <w:tcMar>
              <w:top w:w="0" w:type="dxa"/>
              <w:left w:w="0" w:type="dxa"/>
              <w:bottom w:w="0" w:type="dxa"/>
              <w:right w:w="0" w:type="dxa"/>
            </w:tcMar>
            <w:vAlign w:val="center"/>
            <w:hideMark/>
          </w:tcPr>
          <w:p w14:paraId="2DC10B28" w14:textId="77777777" w:rsidR="00894A95" w:rsidRPr="006F05D7" w:rsidRDefault="08A3C276">
            <w:pPr>
              <w:rPr>
                <w:b/>
                <w:color w:val="FFFFFF"/>
              </w:rPr>
            </w:pPr>
            <w:r w:rsidRPr="006F05D7">
              <w:rPr>
                <w:b/>
                <w:color w:val="FFFFFF"/>
              </w:rPr>
              <w:t> </w:t>
            </w:r>
          </w:p>
        </w:tc>
      </w:tr>
      <w:tr w:rsidR="00E73D4B" w14:paraId="6B85EE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49841BE" w14:textId="77777777" w:rsidR="00E73D4B" w:rsidRPr="00ED3F33" w:rsidRDefault="03AE59B6" w:rsidP="45CFC72E">
            <w:pPr>
              <w:spacing w:line="250" w:lineRule="auto"/>
              <w:rPr>
                <w:b/>
                <w:color w:val="0E1330"/>
                <w:sz w:val="15"/>
                <w:szCs w:val="15"/>
              </w:rPr>
            </w:pPr>
            <w:r w:rsidRPr="00ED3F33">
              <w:rPr>
                <w:b/>
                <w:color w:val="0E1330"/>
                <w:sz w:val="15"/>
                <w:szCs w:val="15"/>
              </w:rPr>
              <w:t>1</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DEEB8A7" w14:textId="77777777" w:rsidR="00E73D4B" w:rsidRPr="006F05D7" w:rsidRDefault="03AE59B6" w:rsidP="45CFC72E">
            <w:pPr>
              <w:spacing w:line="250" w:lineRule="auto"/>
              <w:rPr>
                <w:sz w:val="15"/>
                <w:szCs w:val="15"/>
              </w:rPr>
            </w:pPr>
            <w:r w:rsidRPr="006F05D7">
              <w:rPr>
                <w:sz w:val="15"/>
                <w:szCs w:val="15"/>
              </w:rPr>
              <w:t>Capture / Registration</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73501C5" w14:textId="30B512E5" w:rsidR="00E73D4B" w:rsidRDefault="58FA9B4F" w:rsidP="45CFC72E">
            <w:pPr>
              <w:spacing w:line="250" w:lineRule="auto"/>
              <w:rPr>
                <w:sz w:val="15"/>
                <w:szCs w:val="15"/>
              </w:rPr>
            </w:pPr>
            <w:r w:rsidRPr="45CFC72E">
              <w:rPr>
                <w:sz w:val="15"/>
                <w:szCs w:val="15"/>
              </w:rPr>
              <w:t>Editor / Change Requeste</w:t>
            </w:r>
            <w:r w:rsidR="03AE59B6" w:rsidRPr="45CFC72E">
              <w:rPr>
                <w:sz w:val="15"/>
                <w:szCs w:val="15"/>
              </w:rPr>
              <w:t>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32CC5C" w14:textId="20B06C26" w:rsidR="00E73D4B" w:rsidRPr="009724A6" w:rsidRDefault="65F8A970" w:rsidP="45CFC72E">
            <w:pPr>
              <w:spacing w:line="249" w:lineRule="auto"/>
              <w:rPr>
                <w:kern w:val="2"/>
                <w:sz w:val="15"/>
                <w:szCs w:val="15"/>
                <w14:ligatures w14:val="standardContextual"/>
              </w:rPr>
            </w:pPr>
            <w:r w:rsidRPr="45CFC72E">
              <w:rPr>
                <w:sz w:val="15"/>
                <w:szCs w:val="15"/>
              </w:rPr>
              <w:t xml:space="preserve">The </w:t>
            </w:r>
            <w:r w:rsidR="5911F85F" w:rsidRPr="45CFC72E">
              <w:rPr>
                <w:sz w:val="15"/>
                <w:szCs w:val="15"/>
              </w:rPr>
              <w:t>Editor / Change Requeste</w:t>
            </w:r>
            <w:r w:rsidRPr="45CFC72E">
              <w:rPr>
                <w:sz w:val="15"/>
                <w:szCs w:val="15"/>
              </w:rPr>
              <w:t xml:space="preserve">r uploads a file (PDF, DOCX, XLSX, PNG, JPEG and other supported types). The original file is stored in the controlled Staging Zone (Azure Blob) </w:t>
            </w:r>
            <w:r w:rsidR="00B94096">
              <w:rPr>
                <w:sz w:val="15"/>
                <w:szCs w:val="15"/>
              </w:rPr>
              <w:t>-</w:t>
            </w:r>
            <w:r w:rsidRPr="45CFC72E">
              <w:rPr>
                <w:sz w:val="15"/>
                <w:szCs w:val="15"/>
              </w:rPr>
              <w:t xml:space="preserve"> or, where configured, a staging area within a SharePoint site </w:t>
            </w:r>
            <w:r w:rsidR="00B94096">
              <w:rPr>
                <w:sz w:val="15"/>
                <w:szCs w:val="15"/>
              </w:rPr>
              <w:t>-</w:t>
            </w:r>
            <w:r w:rsidRPr="45CFC72E">
              <w:rPr>
                <w:sz w:val="15"/>
                <w:szCs w:val="15"/>
              </w:rPr>
              <w:t xml:space="preserve"> without converting the file format. A unique tracking number (e.g., DOC-2026-000123) is issued, and a registry row is created in Azure SQL where the document is tracked, monitored and audited. </w:t>
            </w:r>
            <w:proofErr w:type="spellStart"/>
            <w:r w:rsidRPr="45CFC72E">
              <w:rPr>
                <w:sz w:val="15"/>
                <w:szCs w:val="15"/>
              </w:rPr>
              <w:t>Docaya</w:t>
            </w:r>
            <w:proofErr w:type="spellEnd"/>
            <w:r w:rsidRPr="45CFC72E">
              <w:rPr>
                <w:sz w:val="15"/>
                <w:szCs w:val="15"/>
              </w:rPr>
              <w:t xml:space="preserve"> captures technical attributes such as file name, detected type, size, hash and capture timestamp; </w:t>
            </w:r>
            <w:r w:rsidR="45CFC72E" w:rsidRPr="45CFC72E">
              <w:rPr>
                <w:sz w:val="15"/>
                <w:szCs w:val="15"/>
              </w:rPr>
              <w:t>the Editor manually completes</w:t>
            </w:r>
            <w:r w:rsidRPr="45CFC72E">
              <w:rPr>
                <w:sz w:val="15"/>
                <w:szCs w:val="15"/>
              </w:rPr>
              <w:t xml:space="preserve"> the required registration fields before the approval flow starts.</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CFA7963" w14:textId="77777777" w:rsidR="00E73D4B" w:rsidRPr="006F05D7" w:rsidRDefault="50542D5A" w:rsidP="45CFC72E">
            <w:pPr>
              <w:spacing w:line="250" w:lineRule="auto"/>
              <w:rPr>
                <w:sz w:val="15"/>
                <w:szCs w:val="15"/>
              </w:rPr>
            </w:pPr>
            <w:r w:rsidRPr="006F05D7">
              <w:rPr>
                <w:sz w:val="15"/>
                <w:szCs w:val="15"/>
              </w:rPr>
              <w:t xml:space="preserve">Status → </w:t>
            </w:r>
            <w:proofErr w:type="spellStart"/>
            <w:r w:rsidRPr="006F05D7">
              <w:rPr>
                <w:sz w:val="15"/>
                <w:szCs w:val="15"/>
              </w:rPr>
              <w:t>PendingRegistration</w:t>
            </w:r>
            <w:proofErr w:type="spellEnd"/>
            <w:r w:rsidRPr="006F05D7">
              <w:rPr>
                <w:sz w:val="15"/>
                <w:szCs w:val="15"/>
              </w:rPr>
              <w:t xml:space="preserve"> / Draft</w:t>
            </w:r>
          </w:p>
        </w:tc>
      </w:tr>
      <w:tr w:rsidR="00E73D4B" w14:paraId="51182EC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F999B5" w14:textId="77777777" w:rsidR="00E73D4B" w:rsidRPr="00ED3F33" w:rsidRDefault="03AE59B6" w:rsidP="45CFC72E">
            <w:pPr>
              <w:spacing w:line="250" w:lineRule="auto"/>
              <w:rPr>
                <w:b/>
                <w:color w:val="0E1330"/>
                <w:sz w:val="15"/>
                <w:szCs w:val="15"/>
              </w:rPr>
            </w:pPr>
            <w:r w:rsidRPr="00ED3F33">
              <w:rPr>
                <w:b/>
                <w:color w:val="0E1330"/>
                <w:sz w:val="15"/>
                <w:szCs w:val="15"/>
              </w:rPr>
              <w:t>2</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025E6A" w14:textId="77777777" w:rsidR="00E73D4B" w:rsidRPr="006F05D7" w:rsidRDefault="03AE59B6" w:rsidP="45CFC72E">
            <w:pPr>
              <w:spacing w:line="250" w:lineRule="auto"/>
              <w:rPr>
                <w:sz w:val="15"/>
                <w:szCs w:val="15"/>
              </w:rPr>
            </w:pPr>
            <w:r w:rsidRPr="006F05D7">
              <w:rPr>
                <w:sz w:val="15"/>
                <w:szCs w:val="15"/>
              </w:rPr>
              <w:t>Classify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6FFBE4" w14:textId="3B10E3AA" w:rsidR="00E73D4B" w:rsidRDefault="3A9A447A" w:rsidP="45CFC72E">
            <w:pPr>
              <w:spacing w:line="250" w:lineRule="auto"/>
              <w:rPr>
                <w:sz w:val="15"/>
                <w:szCs w:val="15"/>
              </w:rPr>
            </w:pPr>
            <w:r w:rsidRPr="45CFC72E">
              <w:rPr>
                <w:sz w:val="15"/>
                <w:szCs w:val="15"/>
              </w:rPr>
              <w:t>Editor / Change Requeste</w:t>
            </w:r>
            <w:r w:rsidR="03AE59B6" w:rsidRPr="45CFC72E">
              <w:rPr>
                <w:sz w:val="15"/>
                <w:szCs w:val="15"/>
              </w:rPr>
              <w:t>r</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E9B4D" w14:textId="66619226" w:rsidR="00E73D4B" w:rsidRPr="00894A95" w:rsidRDefault="08A3C276" w:rsidP="45CFC72E">
            <w:pPr>
              <w:spacing w:line="249" w:lineRule="auto"/>
              <w:rPr>
                <w:kern w:val="2"/>
                <w:sz w:val="15"/>
                <w:szCs w:val="15"/>
                <w14:ligatures w14:val="standardContextual"/>
              </w:rPr>
            </w:pPr>
            <w:r w:rsidRPr="45CFC72E">
              <w:rPr>
                <w:sz w:val="15"/>
                <w:szCs w:val="15"/>
              </w:rPr>
              <w:t xml:space="preserve">The </w:t>
            </w:r>
            <w:r w:rsidR="2886124E" w:rsidRPr="45CFC72E">
              <w:rPr>
                <w:sz w:val="15"/>
                <w:szCs w:val="15"/>
              </w:rPr>
              <w:t>Edi</w:t>
            </w:r>
            <w:r w:rsidRPr="45CFC72E">
              <w:rPr>
                <w:sz w:val="15"/>
                <w:szCs w:val="15"/>
              </w:rPr>
              <w:t>tor manually classifies the document by selecting the document class, sensitivity, owning department and approval flow from Admin-configured values. No AI suggestion, OCR extraction, metadata recommendation or approval recommendation is provided during loading, registration or classification. All classification metadata is written to Azure SQL, and the configured approval flow starts once the required details are complete.</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304935A" w14:textId="77777777" w:rsidR="00E73D4B" w:rsidRPr="006F05D7" w:rsidRDefault="03AE59B6" w:rsidP="45CFC72E">
            <w:pPr>
              <w:spacing w:line="250" w:lineRule="auto"/>
              <w:rPr>
                <w:sz w:val="15"/>
                <w:szCs w:val="15"/>
              </w:rPr>
            </w:pPr>
            <w:r w:rsidRPr="006F05D7">
              <w:rPr>
                <w:sz w:val="15"/>
                <w:szCs w:val="15"/>
              </w:rPr>
              <w:t>Status → Classified</w:t>
            </w:r>
          </w:p>
        </w:tc>
      </w:tr>
      <w:tr w:rsidR="00E73D4B" w14:paraId="5B8FED0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CD5EC4" w14:textId="77777777" w:rsidR="00E73D4B" w:rsidRPr="00ED3F33" w:rsidRDefault="03AE59B6" w:rsidP="45CFC72E">
            <w:pPr>
              <w:spacing w:line="250" w:lineRule="auto"/>
              <w:rPr>
                <w:b/>
                <w:color w:val="0E1330"/>
                <w:sz w:val="15"/>
                <w:szCs w:val="15"/>
              </w:rPr>
            </w:pPr>
            <w:r w:rsidRPr="00ED3F33">
              <w:rPr>
                <w:b/>
                <w:color w:val="0E1330"/>
                <w:sz w:val="15"/>
                <w:szCs w:val="15"/>
              </w:rPr>
              <w:t>3</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87023F" w14:textId="77777777" w:rsidR="00E73D4B" w:rsidRPr="006F05D7" w:rsidRDefault="03AE59B6" w:rsidP="45CFC72E">
            <w:pPr>
              <w:spacing w:line="250" w:lineRule="auto"/>
              <w:rPr>
                <w:sz w:val="15"/>
                <w:szCs w:val="15"/>
              </w:rPr>
            </w:pPr>
            <w:r w:rsidRPr="006F05D7">
              <w:rPr>
                <w:sz w:val="15"/>
                <w:szCs w:val="15"/>
              </w:rPr>
              <w:t>Submit</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C522777" w14:textId="767A54F4" w:rsidR="00E73D4B" w:rsidRDefault="378B89C8" w:rsidP="45CFC72E">
            <w:pPr>
              <w:spacing w:line="250" w:lineRule="auto"/>
              <w:rPr>
                <w:sz w:val="15"/>
                <w:szCs w:val="15"/>
              </w:rPr>
            </w:pPr>
            <w:r w:rsidRPr="45CFC72E">
              <w:rPr>
                <w:sz w:val="15"/>
                <w:szCs w:val="15"/>
              </w:rPr>
              <w:t>Editor / Change Requeste</w:t>
            </w:r>
            <w:r w:rsidR="03AE59B6" w:rsidRPr="45CFC72E">
              <w:rPr>
                <w:sz w:val="15"/>
                <w:szCs w:val="15"/>
              </w:rPr>
              <w:t>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59FADA2" w14:textId="79C0B4DC" w:rsidR="00E73D4B" w:rsidRDefault="50542D5A" w:rsidP="45CFC72E">
            <w:pPr>
              <w:spacing w:line="250" w:lineRule="auto"/>
              <w:rPr>
                <w:sz w:val="15"/>
                <w:szCs w:val="15"/>
              </w:rPr>
            </w:pPr>
            <w:r w:rsidRPr="45CFC72E">
              <w:rPr>
                <w:sz w:val="15"/>
                <w:szCs w:val="15"/>
              </w:rPr>
              <w:t xml:space="preserve">The </w:t>
            </w:r>
            <w:r w:rsidR="39E1CD3E" w:rsidRPr="45CFC72E">
              <w:rPr>
                <w:sz w:val="15"/>
                <w:szCs w:val="15"/>
              </w:rPr>
              <w:t xml:space="preserve">Editor submits. Classification rules determine the target SharePoint library and the review chain. The document moves to </w:t>
            </w:r>
            <w:proofErr w:type="spellStart"/>
            <w:r w:rsidR="39E1CD3E" w:rsidRPr="45CFC72E">
              <w:rPr>
                <w:sz w:val="15"/>
                <w:szCs w:val="15"/>
              </w:rPr>
              <w:t>PendingApproval</w:t>
            </w:r>
            <w:proofErr w:type="spellEnd"/>
            <w:r w:rsidR="39E1CD3E" w:rsidRPr="45CFC72E">
              <w:rPr>
                <w:sz w:val="15"/>
                <w:szCs w:val="15"/>
              </w:rPr>
              <w:t xml:space="preserve"> and appears in the queue of the first configured review stage (Section 8.4)</w:t>
            </w:r>
            <w:r w:rsidRPr="45CFC72E">
              <w:rPr>
                <w:sz w:val="15"/>
                <w:szCs w:val="15"/>
              </w:rPr>
              <w:t>.</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173E78" w14:textId="77777777" w:rsidR="00E73D4B" w:rsidRPr="006F05D7" w:rsidRDefault="50542D5A" w:rsidP="45CFC72E">
            <w:pPr>
              <w:spacing w:line="250" w:lineRule="auto"/>
              <w:rPr>
                <w:sz w:val="15"/>
                <w:szCs w:val="15"/>
              </w:rPr>
            </w:pPr>
            <w:r w:rsidRPr="006F05D7">
              <w:rPr>
                <w:sz w:val="15"/>
                <w:szCs w:val="15"/>
              </w:rPr>
              <w:t xml:space="preserve">Status → </w:t>
            </w:r>
            <w:proofErr w:type="spellStart"/>
            <w:r w:rsidRPr="006F05D7">
              <w:rPr>
                <w:sz w:val="15"/>
                <w:szCs w:val="15"/>
              </w:rPr>
              <w:t>PendingApproval</w:t>
            </w:r>
            <w:proofErr w:type="spellEnd"/>
          </w:p>
        </w:tc>
      </w:tr>
      <w:tr w:rsidR="00E73D4B" w14:paraId="070EA4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598DEE6" w14:textId="77777777" w:rsidR="00E73D4B" w:rsidRPr="00ED3F33" w:rsidRDefault="03AE59B6" w:rsidP="45CFC72E">
            <w:pPr>
              <w:spacing w:line="250" w:lineRule="auto"/>
              <w:rPr>
                <w:b/>
                <w:color w:val="0E1330"/>
                <w:sz w:val="15"/>
                <w:szCs w:val="15"/>
              </w:rPr>
            </w:pPr>
            <w:r w:rsidRPr="00ED3F33">
              <w:rPr>
                <w:b/>
                <w:color w:val="0E1330"/>
                <w:sz w:val="15"/>
                <w:szCs w:val="15"/>
              </w:rPr>
              <w:t>4</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482703" w14:textId="77777777" w:rsidR="00E73D4B" w:rsidRPr="006F05D7" w:rsidRDefault="03AE59B6" w:rsidP="45CFC72E">
            <w:pPr>
              <w:spacing w:line="250" w:lineRule="auto"/>
              <w:rPr>
                <w:sz w:val="15"/>
                <w:szCs w:val="15"/>
              </w:rPr>
            </w:pPr>
            <w:r w:rsidRPr="006F05D7">
              <w:rPr>
                <w:sz w:val="15"/>
                <w:szCs w:val="15"/>
              </w:rPr>
              <w:t>Notify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50BE639" w14:textId="77777777" w:rsidR="00E73D4B" w:rsidRPr="006F05D7" w:rsidRDefault="03AE59B6" w:rsidP="45CFC72E">
            <w:pPr>
              <w:spacing w:line="250" w:lineRule="auto"/>
              <w:rPr>
                <w:sz w:val="15"/>
                <w:szCs w:val="15"/>
              </w:rPr>
            </w:pPr>
            <w:r w:rsidRPr="006F05D7">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927F1BC" w14:textId="2DAB4ECC" w:rsidR="00E73D4B" w:rsidRDefault="50542D5A" w:rsidP="45CFC72E">
            <w:pPr>
              <w:spacing w:line="250" w:lineRule="auto"/>
              <w:rPr>
                <w:sz w:val="15"/>
                <w:szCs w:val="15"/>
              </w:rPr>
            </w:pPr>
            <w:r w:rsidRPr="45CFC72E">
              <w:rPr>
                <w:sz w:val="15"/>
                <w:szCs w:val="15"/>
              </w:rPr>
              <w:t xml:space="preserve">At every stage the Notification Center alerts the relevant parties in-app and via email / Microsoft Teams </w:t>
            </w:r>
            <w:r w:rsidR="00B94096">
              <w:rPr>
                <w:sz w:val="15"/>
                <w:szCs w:val="15"/>
              </w:rPr>
              <w:t>-</w:t>
            </w:r>
            <w:r w:rsidRPr="45CFC72E">
              <w:rPr>
                <w:sz w:val="15"/>
                <w:szCs w:val="15"/>
              </w:rPr>
              <w:t xml:space="preserve"> including the approver on submission and the </w:t>
            </w:r>
            <w:r w:rsidR="521E1B6A" w:rsidRPr="45CFC72E">
              <w:rPr>
                <w:sz w:val="15"/>
                <w:szCs w:val="15"/>
              </w:rPr>
              <w:t>Edi</w:t>
            </w:r>
            <w:r w:rsidRPr="45CFC72E">
              <w:rPr>
                <w:sz w:val="15"/>
                <w:szCs w:val="15"/>
              </w:rPr>
              <w:t xml:space="preserve">tor on each </w:t>
            </w:r>
            <w:r w:rsidR="17AE77EF" w:rsidRPr="45CFC72E">
              <w:rPr>
                <w:sz w:val="15"/>
                <w:szCs w:val="15"/>
              </w:rPr>
              <w:t xml:space="preserve">stage </w:t>
            </w:r>
            <w:r w:rsidRPr="45CFC72E">
              <w:rPr>
                <w:sz w:val="15"/>
                <w:szCs w:val="15"/>
              </w:rPr>
              <w:t>decision.</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8FFD1A5" w14:textId="77777777" w:rsidR="00E73D4B" w:rsidRPr="006F05D7" w:rsidRDefault="03AE59B6" w:rsidP="45CFC72E">
            <w:pPr>
              <w:spacing w:line="250" w:lineRule="auto"/>
              <w:rPr>
                <w:sz w:val="15"/>
                <w:szCs w:val="15"/>
              </w:rPr>
            </w:pPr>
            <w:r w:rsidRPr="006F05D7">
              <w:rPr>
                <w:sz w:val="15"/>
                <w:szCs w:val="15"/>
              </w:rPr>
              <w:t>(no status change)</w:t>
            </w:r>
          </w:p>
        </w:tc>
      </w:tr>
      <w:tr w:rsidR="00E73D4B" w14:paraId="33EB135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8941E47" w14:textId="77777777" w:rsidR="00E73D4B" w:rsidRPr="00ED3F33" w:rsidRDefault="03AE59B6" w:rsidP="45CFC72E">
            <w:pPr>
              <w:spacing w:line="250" w:lineRule="auto"/>
              <w:rPr>
                <w:b/>
                <w:color w:val="0E1330"/>
                <w:sz w:val="15"/>
                <w:szCs w:val="15"/>
              </w:rPr>
            </w:pPr>
            <w:r w:rsidRPr="00ED3F33">
              <w:rPr>
                <w:b/>
                <w:color w:val="0E1330"/>
                <w:sz w:val="15"/>
                <w:szCs w:val="15"/>
              </w:rPr>
              <w:t>5</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6AA947" w14:textId="77777777" w:rsidR="00E73D4B" w:rsidRPr="006F05D7" w:rsidRDefault="03AE59B6" w:rsidP="45CFC72E">
            <w:pPr>
              <w:spacing w:line="250" w:lineRule="auto"/>
              <w:rPr>
                <w:sz w:val="15"/>
                <w:szCs w:val="15"/>
              </w:rPr>
            </w:pPr>
            <w:r w:rsidRPr="006F05D7">
              <w:rPr>
                <w:sz w:val="15"/>
                <w:szCs w:val="15"/>
              </w:rPr>
              <w:t>Decide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CE5AA2" w14:textId="025DE02E" w:rsidR="00E73D4B" w:rsidRDefault="5AC458FC" w:rsidP="45CFC72E">
            <w:pPr>
              <w:spacing w:line="250" w:lineRule="auto"/>
              <w:rPr>
                <w:sz w:val="15"/>
                <w:szCs w:val="15"/>
              </w:rPr>
            </w:pPr>
            <w:r w:rsidRPr="45CFC72E">
              <w:rPr>
                <w:sz w:val="15"/>
                <w:szCs w:val="15"/>
              </w:rPr>
              <w:t>Reviewer at current stage</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C01340" w14:textId="0A3FD620" w:rsidR="00E73D4B" w:rsidRDefault="00106196" w:rsidP="45CFC72E">
            <w:pPr>
              <w:spacing w:line="250" w:lineRule="auto"/>
              <w:rPr>
                <w:sz w:val="15"/>
                <w:szCs w:val="15"/>
              </w:rPr>
            </w:pPr>
            <w:r>
              <w:rPr>
                <w:sz w:val="15"/>
                <w:szCs w:val="15"/>
              </w:rPr>
              <w:t xml:space="preserve">Each level in the configured three- or four-level review chain performs its own action. The reviewer approves to </w:t>
            </w:r>
            <w:proofErr w:type="gramStart"/>
            <w:r>
              <w:rPr>
                <w:sz w:val="15"/>
                <w:szCs w:val="15"/>
              </w:rPr>
              <w:t>advance, or</w:t>
            </w:r>
            <w:proofErr w:type="gramEnd"/>
            <w:r>
              <w:rPr>
                <w:sz w:val="15"/>
                <w:szCs w:val="15"/>
              </w:rPr>
              <w:t xml:space="preserve"> returns the item with mandatory threaded comments to the Editor or preceding level for correction and resubmission. SLA status, extensions, stage timings and every action are retained. Only final approval permits promotion to SharePoint.</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C5182D" w14:textId="5FC7A719" w:rsidR="00E73D4B" w:rsidRPr="006F05D7" w:rsidRDefault="00106196" w:rsidP="45CFC72E">
            <w:pPr>
              <w:spacing w:line="250" w:lineRule="auto"/>
              <w:rPr>
                <w:sz w:val="15"/>
                <w:szCs w:val="15"/>
              </w:rPr>
            </w:pPr>
            <w:r>
              <w:rPr>
                <w:sz w:val="15"/>
                <w:szCs w:val="15"/>
              </w:rPr>
              <w:t>Status → Approved or → Classified (returned)</w:t>
            </w:r>
          </w:p>
        </w:tc>
      </w:tr>
      <w:tr w:rsidR="00E73D4B" w14:paraId="5FDEEF4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B4EA11" w14:textId="77777777" w:rsidR="00E73D4B" w:rsidRPr="00ED3F33" w:rsidRDefault="03AE59B6" w:rsidP="45CFC72E">
            <w:pPr>
              <w:spacing w:line="250" w:lineRule="auto"/>
              <w:rPr>
                <w:b/>
                <w:color w:val="0E1330"/>
                <w:sz w:val="15"/>
                <w:szCs w:val="15"/>
              </w:rPr>
            </w:pPr>
            <w:r w:rsidRPr="00ED3F33">
              <w:rPr>
                <w:b/>
                <w:color w:val="0E1330"/>
                <w:sz w:val="15"/>
                <w:szCs w:val="15"/>
              </w:rPr>
              <w:t>6</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2318F8" w14:textId="77777777" w:rsidR="00E73D4B" w:rsidRPr="006F05D7" w:rsidRDefault="03AE59B6" w:rsidP="45CFC72E">
            <w:pPr>
              <w:spacing w:line="250" w:lineRule="auto"/>
              <w:rPr>
                <w:sz w:val="15"/>
                <w:szCs w:val="15"/>
              </w:rPr>
            </w:pPr>
            <w:r w:rsidRPr="006F05D7">
              <w:rPr>
                <w:sz w:val="15"/>
                <w:szCs w:val="15"/>
              </w:rPr>
              <w:t>Promote / Publish</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612946C" w14:textId="77777777" w:rsidR="00E73D4B" w:rsidRPr="006F05D7" w:rsidRDefault="03AE59B6" w:rsidP="45CFC72E">
            <w:pPr>
              <w:spacing w:line="250" w:lineRule="auto"/>
              <w:rPr>
                <w:sz w:val="15"/>
                <w:szCs w:val="15"/>
              </w:rPr>
            </w:pPr>
            <w:r w:rsidRPr="006F05D7">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023CE6" w14:textId="10543900" w:rsidR="00E73D4B" w:rsidRPr="009724A6" w:rsidRDefault="00106196" w:rsidP="45CFC72E">
            <w:pPr>
              <w:spacing w:line="249" w:lineRule="auto"/>
              <w:rPr>
                <w:kern w:val="2"/>
                <w:sz w:val="15"/>
                <w:szCs w:val="15"/>
                <w14:ligatures w14:val="standardContextual"/>
              </w:rPr>
            </w:pPr>
            <w:r>
              <w:rPr>
                <w:sz w:val="15"/>
                <w:szCs w:val="15"/>
              </w:rPr>
              <w:t xml:space="preserve">Only after final approval, </w:t>
            </w:r>
            <w:proofErr w:type="spellStart"/>
            <w:r>
              <w:rPr>
                <w:sz w:val="15"/>
                <w:szCs w:val="15"/>
              </w:rPr>
              <w:t>Docaya</w:t>
            </w:r>
            <w:proofErr w:type="spellEnd"/>
            <w:r>
              <w:rPr>
                <w:sz w:val="15"/>
                <w:szCs w:val="15"/>
              </w:rPr>
              <w:t xml:space="preserve"> promotes the approved original PDF, DOCX, PPTX, XLSX, image or other supported file from staging into the correct SharePoint library as the main repository and system of record. No file-format conversion occurs. The SharePoint item ID, URL and version are written back to Azure SQL.</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23FB0E" w14:textId="77777777" w:rsidR="00E73D4B" w:rsidRPr="006F05D7" w:rsidRDefault="03AE59B6" w:rsidP="45CFC72E">
            <w:pPr>
              <w:spacing w:line="250" w:lineRule="auto"/>
              <w:rPr>
                <w:sz w:val="15"/>
                <w:szCs w:val="15"/>
              </w:rPr>
            </w:pPr>
            <w:r w:rsidRPr="006F05D7">
              <w:rPr>
                <w:sz w:val="15"/>
                <w:szCs w:val="15"/>
              </w:rPr>
              <w:t>Status → Published (v1.0)</w:t>
            </w:r>
          </w:p>
        </w:tc>
      </w:tr>
      <w:tr w:rsidR="00E73D4B" w14:paraId="5864D98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697EEC" w14:textId="77777777" w:rsidR="00E73D4B" w:rsidRPr="00ED3F33" w:rsidRDefault="03AE59B6" w:rsidP="45CFC72E">
            <w:pPr>
              <w:spacing w:line="250" w:lineRule="auto"/>
              <w:rPr>
                <w:b/>
                <w:color w:val="0E1330"/>
                <w:sz w:val="15"/>
                <w:szCs w:val="15"/>
              </w:rPr>
            </w:pPr>
            <w:r w:rsidRPr="00ED3F33">
              <w:rPr>
                <w:b/>
                <w:color w:val="0E1330"/>
                <w:sz w:val="15"/>
                <w:szCs w:val="15"/>
              </w:rPr>
              <w:t>7</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2D78EB" w14:textId="77777777" w:rsidR="00E73D4B" w:rsidRPr="006F05D7" w:rsidRDefault="03AE59B6" w:rsidP="45CFC72E">
            <w:pPr>
              <w:spacing w:line="250" w:lineRule="auto"/>
              <w:rPr>
                <w:sz w:val="15"/>
                <w:szCs w:val="15"/>
              </w:rPr>
            </w:pPr>
            <w:r w:rsidRPr="006F05D7">
              <w:rPr>
                <w:sz w:val="15"/>
                <w:szCs w:val="15"/>
              </w:rPr>
              <w:t>Cleanup</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B5581C" w14:textId="77777777" w:rsidR="00E73D4B" w:rsidRPr="006F05D7" w:rsidRDefault="03AE59B6" w:rsidP="45CFC72E">
            <w:pPr>
              <w:spacing w:line="250" w:lineRule="auto"/>
              <w:rPr>
                <w:sz w:val="15"/>
                <w:szCs w:val="15"/>
              </w:rPr>
            </w:pPr>
            <w:r w:rsidRPr="006F05D7">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C3A5AF" w14:textId="2CAE2852" w:rsidR="00E73D4B" w:rsidRDefault="50542D5A" w:rsidP="45CFC72E">
            <w:pPr>
              <w:spacing w:line="250" w:lineRule="auto"/>
              <w:rPr>
                <w:sz w:val="15"/>
                <w:szCs w:val="15"/>
              </w:rPr>
            </w:pPr>
            <w:r w:rsidRPr="45CFC72E">
              <w:rPr>
                <w:sz w:val="15"/>
                <w:szCs w:val="15"/>
              </w:rPr>
              <w:t xml:space="preserve">The staging copy is handled per policy </w:t>
            </w:r>
            <w:r w:rsidR="00B94096">
              <w:rPr>
                <w:sz w:val="15"/>
                <w:szCs w:val="15"/>
              </w:rPr>
              <w:t>-</w:t>
            </w:r>
            <w:r w:rsidRPr="45CFC72E">
              <w:rPr>
                <w:sz w:val="15"/>
                <w:szCs w:val="15"/>
              </w:rPr>
              <w:t xml:space="preserve"> </w:t>
            </w:r>
            <w:proofErr w:type="gramStart"/>
            <w:r w:rsidRPr="45CFC72E">
              <w:rPr>
                <w:sz w:val="15"/>
                <w:szCs w:val="15"/>
              </w:rPr>
              <w:t>purged, or</w:t>
            </w:r>
            <w:proofErr w:type="gramEnd"/>
            <w:r w:rsidRPr="45CFC72E">
              <w:rPr>
                <w:sz w:val="15"/>
                <w:szCs w:val="15"/>
              </w:rPr>
              <w:t xml:space="preserve"> moved to a dedicated 'Published/Approved' folder within staging for retention. </w:t>
            </w:r>
            <w:r w:rsidR="45CFC72E" w:rsidRPr="45CFC72E">
              <w:rPr>
                <w:sz w:val="15"/>
                <w:szCs w:val="15"/>
              </w:rPr>
              <w:t>The Editor is notified o</w:t>
            </w:r>
            <w:r w:rsidRPr="45CFC72E">
              <w:rPr>
                <w:sz w:val="15"/>
                <w:szCs w:val="15"/>
              </w:rPr>
              <w:t>f successful publication.</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32CEF1" w14:textId="77777777" w:rsidR="00E73D4B" w:rsidRPr="006F05D7" w:rsidRDefault="03AE59B6" w:rsidP="45CFC72E">
            <w:pPr>
              <w:spacing w:line="250" w:lineRule="auto"/>
              <w:rPr>
                <w:sz w:val="15"/>
                <w:szCs w:val="15"/>
              </w:rPr>
            </w:pPr>
            <w:r w:rsidRPr="006F05D7">
              <w:rPr>
                <w:sz w:val="15"/>
                <w:szCs w:val="15"/>
              </w:rPr>
              <w:t>Staging reconciled</w:t>
            </w:r>
          </w:p>
        </w:tc>
      </w:tr>
      <w:tr w:rsidR="00E73D4B" w14:paraId="4BB09D8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0A208" w14:textId="77777777" w:rsidR="00E73D4B" w:rsidRPr="00ED3F33" w:rsidRDefault="03AE59B6" w:rsidP="45CFC72E">
            <w:pPr>
              <w:spacing w:line="250" w:lineRule="auto"/>
              <w:rPr>
                <w:b/>
                <w:color w:val="0E1330"/>
                <w:sz w:val="15"/>
                <w:szCs w:val="15"/>
              </w:rPr>
            </w:pPr>
            <w:r w:rsidRPr="00ED3F33">
              <w:rPr>
                <w:b/>
                <w:color w:val="0E1330"/>
                <w:sz w:val="15"/>
                <w:szCs w:val="15"/>
              </w:rPr>
              <w:t>8</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BCA0E2" w14:textId="5CA36529" w:rsidR="00E73D4B" w:rsidRPr="006F05D7" w:rsidRDefault="00106196" w:rsidP="45CFC72E">
            <w:pPr>
              <w:spacing w:line="250" w:lineRule="auto"/>
              <w:rPr>
                <w:sz w:val="15"/>
                <w:szCs w:val="15"/>
              </w:rPr>
            </w:pPr>
            <w:r>
              <w:rPr>
                <w:sz w:val="15"/>
                <w:szCs w:val="15"/>
              </w:rPr>
              <w:t>Upload Processing</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661CA9" w14:textId="7B9BB118" w:rsidR="00E73D4B" w:rsidRPr="006F05D7" w:rsidRDefault="00106196" w:rsidP="45CFC72E">
            <w:pPr>
              <w:spacing w:line="250" w:lineRule="auto"/>
              <w:rPr>
                <w:sz w:val="15"/>
                <w:szCs w:val="15"/>
              </w:rPr>
            </w:pPr>
            <w:r>
              <w:rPr>
                <w:sz w:val="15"/>
                <w:szCs w:val="15"/>
              </w:rPr>
              <w:t>System (during upload)</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EB821A8" w14:textId="15A393D1" w:rsidR="00E73D4B" w:rsidRPr="006F05D7" w:rsidRDefault="00106196" w:rsidP="45CFC72E">
            <w:pPr>
              <w:spacing w:line="250" w:lineRule="auto"/>
              <w:rPr>
                <w:sz w:val="15"/>
                <w:szCs w:val="15"/>
              </w:rPr>
            </w:pPr>
            <w:r>
              <w:rPr>
                <w:sz w:val="15"/>
                <w:szCs w:val="15"/>
              </w:rPr>
              <w:t xml:space="preserve">While the supported original file is held in staging, </w:t>
            </w:r>
            <w:proofErr w:type="spellStart"/>
            <w:r>
              <w:rPr>
                <w:sz w:val="15"/>
                <w:szCs w:val="15"/>
              </w:rPr>
              <w:t>Docaya</w:t>
            </w:r>
            <w:proofErr w:type="spellEnd"/>
            <w:r>
              <w:rPr>
                <w:sz w:val="15"/>
                <w:szCs w:val="15"/>
              </w:rPr>
              <w:t xml:space="preserve"> extracts basic machine-readable text, technical metadata and preview data. Business and classification metadata remains </w:t>
            </w:r>
            <w:proofErr w:type="gramStart"/>
            <w:r>
              <w:rPr>
                <w:sz w:val="15"/>
                <w:szCs w:val="15"/>
              </w:rPr>
              <w:t>user-entered</w:t>
            </w:r>
            <w:proofErr w:type="gramEnd"/>
            <w:r>
              <w:rPr>
                <w:sz w:val="15"/>
                <w:szCs w:val="15"/>
              </w:rPr>
              <w:t>. No content chunking, embeddings, vectors, generative retrieval or post-publish AI indexing is performed.</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1D993F" w14:textId="71D5F130" w:rsidR="00E73D4B" w:rsidRPr="006F05D7" w:rsidRDefault="00106196" w:rsidP="45CFC72E">
            <w:pPr>
              <w:spacing w:line="250" w:lineRule="auto"/>
              <w:rPr>
                <w:sz w:val="15"/>
                <w:szCs w:val="15"/>
              </w:rPr>
            </w:pPr>
            <w:r>
              <w:rPr>
                <w:sz w:val="15"/>
                <w:szCs w:val="15"/>
              </w:rPr>
              <w:t>Staged file and extraction data ready for review</w:t>
            </w:r>
          </w:p>
        </w:tc>
      </w:tr>
      <w:tr w:rsidR="00E73D4B" w14:paraId="147DB1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2B7304" w14:textId="77777777" w:rsidR="00E73D4B" w:rsidRPr="00ED3F33" w:rsidRDefault="03AE59B6" w:rsidP="45CFC72E">
            <w:pPr>
              <w:spacing w:line="250" w:lineRule="auto"/>
              <w:rPr>
                <w:b/>
                <w:color w:val="0E1330"/>
                <w:sz w:val="15"/>
                <w:szCs w:val="15"/>
              </w:rPr>
            </w:pPr>
            <w:r w:rsidRPr="00ED3F33">
              <w:rPr>
                <w:b/>
                <w:color w:val="0E1330"/>
                <w:sz w:val="15"/>
                <w:szCs w:val="15"/>
              </w:rPr>
              <w:t>9</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306CB1" w14:textId="77777777" w:rsidR="00E73D4B" w:rsidRPr="006F05D7" w:rsidRDefault="03AE59B6" w:rsidP="45CFC72E">
            <w:pPr>
              <w:spacing w:line="250" w:lineRule="auto"/>
              <w:rPr>
                <w:sz w:val="15"/>
                <w:szCs w:val="15"/>
              </w:rPr>
            </w:pPr>
            <w:r w:rsidRPr="006F05D7">
              <w:rPr>
                <w:sz w:val="15"/>
                <w:szCs w:val="15"/>
              </w:rPr>
              <w:t>Access &amp; Governance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F95F668" w14:textId="77777777" w:rsidR="00E73D4B" w:rsidRPr="006F05D7" w:rsidRDefault="03AE59B6" w:rsidP="45CFC72E">
            <w:pPr>
              <w:spacing w:line="250" w:lineRule="auto"/>
              <w:rPr>
                <w:sz w:val="15"/>
                <w:szCs w:val="15"/>
              </w:rPr>
            </w:pPr>
            <w:r w:rsidRPr="006F05D7">
              <w:rPr>
                <w:sz w:val="15"/>
                <w:szCs w:val="15"/>
              </w:rPr>
              <w:t>All</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25B5289" w14:textId="77777777" w:rsidR="00E73D4B" w:rsidRPr="006F05D7" w:rsidRDefault="50542D5A" w:rsidP="45CFC72E">
            <w:pPr>
              <w:spacing w:line="250" w:lineRule="auto"/>
              <w:rPr>
                <w:sz w:val="15"/>
                <w:szCs w:val="15"/>
              </w:rPr>
            </w:pPr>
            <w:r w:rsidRPr="006F05D7">
              <w:rPr>
                <w:sz w:val="15"/>
                <w:szCs w:val="15"/>
              </w:rPr>
              <w:t xml:space="preserve">Users access </w:t>
            </w:r>
            <w:proofErr w:type="spellStart"/>
            <w:r w:rsidRPr="006F05D7">
              <w:rPr>
                <w:sz w:val="15"/>
                <w:szCs w:val="15"/>
              </w:rPr>
              <w:t>Docaya</w:t>
            </w:r>
            <w:proofErr w:type="spellEnd"/>
            <w:r w:rsidRPr="006F05D7">
              <w:rPr>
                <w:sz w:val="15"/>
                <w:szCs w:val="15"/>
              </w:rPr>
              <w:t xml:space="preserve"> via UAE PASS single sign-on federated to Entra ID. Access is managed inside </w:t>
            </w:r>
            <w:proofErr w:type="spellStart"/>
            <w:r w:rsidRPr="006F05D7">
              <w:rPr>
                <w:sz w:val="15"/>
                <w:szCs w:val="15"/>
              </w:rPr>
              <w:t>Docaya</w:t>
            </w:r>
            <w:proofErr w:type="spellEnd"/>
            <w:r w:rsidRPr="006F05D7">
              <w:rPr>
                <w:sz w:val="15"/>
                <w:szCs w:val="15"/>
              </w:rPr>
              <w:t xml:space="preserve">, while the platform reaches SharePoint through a governed service identity that holds read/write on the document estate. This keeps user permissions </w:t>
            </w:r>
            <w:proofErr w:type="spellStart"/>
            <w:r w:rsidRPr="006F05D7">
              <w:rPr>
                <w:sz w:val="15"/>
                <w:szCs w:val="15"/>
              </w:rPr>
              <w:t>centralised</w:t>
            </w:r>
            <w:proofErr w:type="spellEnd"/>
            <w:r w:rsidRPr="006F05D7">
              <w:rPr>
                <w:sz w:val="15"/>
                <w:szCs w:val="15"/>
              </w:rPr>
              <w:t xml:space="preserve"> in </w:t>
            </w:r>
            <w:proofErr w:type="spellStart"/>
            <w:r w:rsidRPr="006F05D7">
              <w:rPr>
                <w:sz w:val="15"/>
                <w:szCs w:val="15"/>
              </w:rPr>
              <w:t>Docaya</w:t>
            </w:r>
            <w:proofErr w:type="spellEnd"/>
            <w:r w:rsidRPr="006F05D7">
              <w:rPr>
                <w:sz w:val="15"/>
                <w:szCs w:val="15"/>
              </w:rPr>
              <w:t xml:space="preserve"> while all content operations occur under one auditable service principal.</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545277" w14:textId="77777777" w:rsidR="00E73D4B" w:rsidRPr="006F05D7" w:rsidRDefault="03AE59B6" w:rsidP="45CFC72E">
            <w:pPr>
              <w:spacing w:line="250" w:lineRule="auto"/>
              <w:rPr>
                <w:sz w:val="15"/>
                <w:szCs w:val="15"/>
              </w:rPr>
            </w:pPr>
            <w:r w:rsidRPr="006F05D7">
              <w:rPr>
                <w:sz w:val="15"/>
                <w:szCs w:val="15"/>
              </w:rPr>
              <w:t>Continuous</w:t>
            </w:r>
          </w:p>
        </w:tc>
      </w:tr>
      <w:tr w:rsidR="00E73D4B" w14:paraId="09CAE8CC"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384" w:type="dxa"/>
          <w:wAfter w:w="42" w:type="dxa"/>
        </w:trPr>
        <w:tc>
          <w:tcPr>
            <w:tcW w:w="9644" w:type="dxa"/>
            <w:gridSpan w:val="5"/>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9BC4082" w14:textId="61CD422B" w:rsidR="00E73D4B" w:rsidRPr="006F05D7" w:rsidRDefault="00106196" w:rsidP="45CFC72E">
            <w:pPr>
              <w:spacing w:line="264" w:lineRule="auto"/>
              <w:rPr>
                <w:sz w:val="18"/>
                <w:szCs w:val="18"/>
              </w:rPr>
            </w:pPr>
            <w:r>
              <w:rPr>
                <w:b/>
                <w:bCs/>
                <w:color w:val="14705C"/>
              </w:rPr>
              <w:t xml:space="preserve">Key promotion </w:t>
            </w:r>
            <w:proofErr w:type="gramStart"/>
            <w:r>
              <w:rPr>
                <w:b/>
                <w:bCs/>
                <w:color w:val="14705C"/>
              </w:rPr>
              <w:t>rule</w:t>
            </w:r>
            <w:proofErr w:type="gramEnd"/>
            <w:r>
              <w:rPr>
                <w:b/>
                <w:bCs/>
                <w:color w:val="14705C"/>
              </w:rPr>
              <w:t xml:space="preserve"> </w:t>
            </w:r>
            <w:proofErr w:type="gramStart"/>
            <w:r>
              <w:rPr>
                <w:b/>
                <w:bCs/>
                <w:color w:val="14705C"/>
              </w:rPr>
              <w:t>The</w:t>
            </w:r>
            <w:proofErr w:type="gramEnd"/>
            <w:r>
              <w:rPr>
                <w:b/>
                <w:bCs/>
                <w:color w:val="14705C"/>
              </w:rPr>
              <w:t xml:space="preserve"> original file remains in its native format in staging throughout capture, classification and approval. Only on approval is the same file promoted into the correct live SharePoint Online library and given version 1.0 - at which point it becomes an official Client record.</w:t>
            </w:r>
          </w:p>
          <w:p w14:paraId="14084606" w14:textId="6ADD6D16" w:rsidR="00E73D4B" w:rsidRPr="00825D2E" w:rsidRDefault="00E73D4B" w:rsidP="45CFC72E">
            <w:pPr>
              <w:spacing w:line="264" w:lineRule="auto"/>
              <w:rPr>
                <w:kern w:val="2"/>
                <w:sz w:val="18"/>
                <w:szCs w:val="18"/>
                <w14:ligatures w14:val="standardContextual"/>
              </w:rPr>
            </w:pPr>
          </w:p>
        </w:tc>
      </w:tr>
    </w:tbl>
    <w:p w14:paraId="2E533FB1" w14:textId="77777777" w:rsidR="00E73D4B" w:rsidRPr="006F05D7" w:rsidRDefault="03AE59B6" w:rsidP="006F05D7">
      <w:pPr>
        <w:pStyle w:val="Heading2"/>
      </w:pPr>
      <w:bookmarkStart w:id="28" w:name="_Toc1914453334"/>
      <w:bookmarkStart w:id="29" w:name="_Toc240108375"/>
      <w:bookmarkStart w:id="30" w:name="_Toc240108540"/>
      <w:r w:rsidRPr="006F05D7">
        <w:lastRenderedPageBreak/>
        <w:t>5.1 Status State Machine</w:t>
      </w:r>
      <w:bookmarkEnd w:id="28"/>
      <w:bookmarkEnd w:id="29"/>
      <w:bookmarkEnd w:id="30"/>
    </w:p>
    <w:tbl>
      <w:tblPr>
        <w:tblW w:w="9360" w:type="dxa"/>
        <w:tblCellMar>
          <w:left w:w="10" w:type="dxa"/>
          <w:right w:w="10" w:type="dxa"/>
        </w:tblCellMar>
        <w:tblLook w:val="0020" w:firstRow="1" w:lastRow="0" w:firstColumn="0" w:lastColumn="0" w:noHBand="0" w:noVBand="0"/>
      </w:tblPr>
      <w:tblGrid>
        <w:gridCol w:w="2500"/>
        <w:gridCol w:w="4560"/>
        <w:gridCol w:w="2300"/>
      </w:tblGrid>
      <w:tr w:rsidR="00894A95" w14:paraId="13AAD08F" w14:textId="77777777" w:rsidTr="006F05D7">
        <w:trPr>
          <w:trHeight w:val="300"/>
          <w:tblHeader/>
        </w:trPr>
        <w:tc>
          <w:tcPr>
            <w:tcW w:w="2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D59FE9"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State</w:t>
            </w:r>
          </w:p>
        </w:tc>
        <w:tc>
          <w:tcPr>
            <w:tcW w:w="4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D6478E0" w14:textId="77777777" w:rsidR="00894A95" w:rsidRPr="006F05D7" w:rsidRDefault="08A3C276" w:rsidP="45CFC72E">
            <w:pPr>
              <w:spacing w:line="249" w:lineRule="auto"/>
              <w:rPr>
                <w:b/>
                <w:bCs/>
                <w:color w:val="FFFFFF"/>
                <w:sz w:val="17"/>
                <w:szCs w:val="17"/>
              </w:rPr>
            </w:pPr>
            <w:r w:rsidRPr="006F05D7">
              <w:rPr>
                <w:b/>
                <w:bCs/>
                <w:color w:val="FFFFFF"/>
                <w:sz w:val="17"/>
                <w:szCs w:val="17"/>
              </w:rPr>
              <w:t>Meaning</w:t>
            </w:r>
          </w:p>
        </w:tc>
        <w:tc>
          <w:tcPr>
            <w:tcW w:w="2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27DEAEF" w14:textId="77777777" w:rsidR="00894A95" w:rsidRPr="006F05D7" w:rsidRDefault="08A3C276" w:rsidP="45CFC72E">
            <w:pPr>
              <w:spacing w:line="249" w:lineRule="auto"/>
              <w:rPr>
                <w:b/>
                <w:bCs/>
                <w:color w:val="FFFFFF"/>
                <w:sz w:val="17"/>
                <w:szCs w:val="17"/>
              </w:rPr>
            </w:pPr>
            <w:r w:rsidRPr="006F05D7">
              <w:rPr>
                <w:b/>
                <w:bCs/>
                <w:color w:val="FFFFFF"/>
                <w:sz w:val="17"/>
                <w:szCs w:val="17"/>
              </w:rPr>
              <w:t>File location</w:t>
            </w:r>
          </w:p>
        </w:tc>
      </w:tr>
      <w:tr w:rsidR="00E73D4B" w14:paraId="54F1634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545515" w14:textId="77777777" w:rsidR="00E73D4B" w:rsidRPr="00ED3F33" w:rsidRDefault="50542D5A" w:rsidP="45CFC72E">
            <w:pPr>
              <w:spacing w:line="250" w:lineRule="auto"/>
              <w:rPr>
                <w:b/>
                <w:bCs/>
                <w:color w:val="0E1330"/>
                <w:sz w:val="16"/>
                <w:szCs w:val="16"/>
              </w:rPr>
            </w:pPr>
            <w:r w:rsidRPr="00ED3F33">
              <w:rPr>
                <w:b/>
                <w:bCs/>
                <w:color w:val="0E1330"/>
                <w:sz w:val="16"/>
                <w:szCs w:val="16"/>
              </w:rPr>
              <w:t xml:space="preserve">Draft / </w:t>
            </w:r>
            <w:proofErr w:type="spellStart"/>
            <w:r w:rsidRPr="00ED3F33">
              <w:rPr>
                <w:b/>
                <w:bCs/>
                <w:color w:val="0E1330"/>
                <w:sz w:val="16"/>
                <w:szCs w:val="16"/>
              </w:rPr>
              <w:t>PendingRegistration</w:t>
            </w:r>
            <w:proofErr w:type="spellEnd"/>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47F6E90" w14:textId="77777777" w:rsidR="00E73D4B" w:rsidRPr="006F05D7" w:rsidRDefault="03AE59B6" w:rsidP="45CFC72E">
            <w:pPr>
              <w:spacing w:line="250" w:lineRule="auto"/>
              <w:rPr>
                <w:sz w:val="16"/>
                <w:szCs w:val="16"/>
              </w:rPr>
            </w:pPr>
            <w:r w:rsidRPr="006F05D7">
              <w:rPr>
                <w:sz w:val="16"/>
                <w:szCs w:val="16"/>
              </w:rPr>
              <w:t>Uploaded; auto-metadata populated; registration fields being completed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32AA33" w14:textId="77777777" w:rsidR="00E73D4B" w:rsidRPr="006F05D7" w:rsidRDefault="03AE59B6" w:rsidP="45CFC72E">
            <w:pPr>
              <w:spacing w:line="250" w:lineRule="auto"/>
              <w:rPr>
                <w:sz w:val="16"/>
                <w:szCs w:val="16"/>
              </w:rPr>
            </w:pPr>
            <w:r w:rsidRPr="006F05D7">
              <w:rPr>
                <w:sz w:val="16"/>
                <w:szCs w:val="16"/>
              </w:rPr>
              <w:t>Staging (Blob / SP staging)</w:t>
            </w:r>
          </w:p>
        </w:tc>
      </w:tr>
      <w:tr w:rsidR="00E73D4B" w14:paraId="1D35D6F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648064" w14:textId="77777777" w:rsidR="00E73D4B" w:rsidRPr="00ED3F33" w:rsidRDefault="03AE59B6" w:rsidP="45CFC72E">
            <w:pPr>
              <w:spacing w:line="250" w:lineRule="auto"/>
              <w:rPr>
                <w:b/>
                <w:bCs/>
                <w:color w:val="0E1330"/>
                <w:sz w:val="16"/>
                <w:szCs w:val="16"/>
              </w:rPr>
            </w:pPr>
            <w:r w:rsidRPr="00ED3F33">
              <w:rPr>
                <w:b/>
                <w:bCs/>
                <w:color w:val="0E1330"/>
                <w:sz w:val="16"/>
                <w:szCs w:val="16"/>
              </w:rPr>
              <w:t>Classified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B67238" w14:textId="77777777" w:rsidR="00E73D4B" w:rsidRPr="006F05D7" w:rsidRDefault="03AE59B6" w:rsidP="45CFC72E">
            <w:pPr>
              <w:spacing w:line="250" w:lineRule="auto"/>
              <w:rPr>
                <w:sz w:val="16"/>
                <w:szCs w:val="16"/>
              </w:rPr>
            </w:pPr>
            <w:r w:rsidRPr="006F05D7">
              <w:rPr>
                <w:sz w:val="16"/>
                <w:szCs w:val="16"/>
              </w:rPr>
              <w:t>Class, sensitivity, department, approver flow selected</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E6478F" w14:textId="77777777" w:rsidR="00E73D4B" w:rsidRPr="006F05D7" w:rsidRDefault="03AE59B6" w:rsidP="45CFC72E">
            <w:pPr>
              <w:spacing w:line="250" w:lineRule="auto"/>
              <w:rPr>
                <w:sz w:val="16"/>
                <w:szCs w:val="16"/>
              </w:rPr>
            </w:pPr>
            <w:r w:rsidRPr="006F05D7">
              <w:rPr>
                <w:sz w:val="16"/>
                <w:szCs w:val="16"/>
              </w:rPr>
              <w:t>Staging</w:t>
            </w:r>
          </w:p>
        </w:tc>
      </w:tr>
      <w:tr w:rsidR="00E73D4B" w14:paraId="0BCF83A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E4B21A" w14:textId="77777777" w:rsidR="00E73D4B" w:rsidRPr="00ED3F33" w:rsidRDefault="50542D5A" w:rsidP="45CFC72E">
            <w:pPr>
              <w:spacing w:line="250" w:lineRule="auto"/>
              <w:rPr>
                <w:b/>
                <w:bCs/>
                <w:color w:val="0E1330"/>
                <w:sz w:val="16"/>
                <w:szCs w:val="16"/>
              </w:rPr>
            </w:pPr>
            <w:proofErr w:type="spellStart"/>
            <w:r w:rsidRPr="00ED3F33">
              <w:rPr>
                <w:b/>
                <w:bCs/>
                <w:color w:val="0E1330"/>
                <w:sz w:val="16"/>
                <w:szCs w:val="16"/>
              </w:rPr>
              <w:t>PendingApproval</w:t>
            </w:r>
            <w:proofErr w:type="spellEnd"/>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127CBD" w14:textId="52FE6296" w:rsidR="00E73D4B" w:rsidRDefault="03AE59B6">
            <w:pPr>
              <w:spacing w:line="250" w:lineRule="auto"/>
            </w:pPr>
            <w:r w:rsidRPr="45CFC72E">
              <w:rPr>
                <w:sz w:val="16"/>
                <w:szCs w:val="16"/>
              </w:rPr>
              <w:t xml:space="preserve">Submitted; awaiting </w:t>
            </w:r>
            <w:r w:rsidR="59470CDD" w:rsidRPr="45CFC72E">
              <w:rPr>
                <w:sz w:val="16"/>
                <w:szCs w:val="16"/>
              </w:rPr>
              <w:t>the decision of the current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254601" w14:textId="77777777" w:rsidR="00E73D4B" w:rsidRPr="006F05D7" w:rsidRDefault="03AE59B6" w:rsidP="45CFC72E">
            <w:pPr>
              <w:spacing w:line="250" w:lineRule="auto"/>
              <w:rPr>
                <w:sz w:val="16"/>
                <w:szCs w:val="16"/>
              </w:rPr>
            </w:pPr>
            <w:r w:rsidRPr="006F05D7">
              <w:rPr>
                <w:sz w:val="16"/>
                <w:szCs w:val="16"/>
              </w:rPr>
              <w:t>Staging</w:t>
            </w:r>
          </w:p>
        </w:tc>
      </w:tr>
      <w:tr w:rsidR="00E73D4B" w14:paraId="5A0CD99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BE9ECB" w14:textId="77777777" w:rsidR="00E73D4B" w:rsidRPr="00ED3F33" w:rsidRDefault="03AE59B6" w:rsidP="45CFC72E">
            <w:pPr>
              <w:spacing w:line="250" w:lineRule="auto"/>
              <w:rPr>
                <w:b/>
                <w:bCs/>
                <w:color w:val="0E1330"/>
                <w:sz w:val="16"/>
                <w:szCs w:val="16"/>
              </w:rPr>
            </w:pPr>
            <w:r w:rsidRPr="00ED3F33">
              <w:rPr>
                <w:b/>
                <w:bCs/>
                <w:color w:val="0E1330"/>
                <w:sz w:val="16"/>
                <w:szCs w:val="16"/>
              </w:rPr>
              <w:t>Returned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FCC79E" w14:textId="6EF8587D" w:rsidR="00E73D4B" w:rsidRDefault="03AE59B6">
            <w:pPr>
              <w:spacing w:line="250" w:lineRule="auto"/>
            </w:pPr>
            <w:r w:rsidRPr="45CFC72E">
              <w:rPr>
                <w:sz w:val="16"/>
                <w:szCs w:val="16"/>
              </w:rPr>
              <w:t>Re</w:t>
            </w:r>
            <w:r w:rsidR="0E77872F" w:rsidRPr="45CFC72E">
              <w:rPr>
                <w:sz w:val="16"/>
                <w:szCs w:val="16"/>
              </w:rPr>
              <w:t>turn</w:t>
            </w:r>
            <w:r w:rsidRPr="45CFC72E">
              <w:rPr>
                <w:sz w:val="16"/>
                <w:szCs w:val="16"/>
              </w:rPr>
              <w:t xml:space="preserve">ed with mandatory comments; back with </w:t>
            </w:r>
            <w:r w:rsidR="3F32FED5" w:rsidRPr="45CFC72E">
              <w:rPr>
                <w:sz w:val="16"/>
                <w:szCs w:val="16"/>
              </w:rPr>
              <w:t>Editor or the immediately preceding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3B2C0BE" w14:textId="77777777" w:rsidR="00E73D4B" w:rsidRPr="006F05D7" w:rsidRDefault="03AE59B6" w:rsidP="45CFC72E">
            <w:pPr>
              <w:spacing w:line="250" w:lineRule="auto"/>
              <w:rPr>
                <w:sz w:val="16"/>
                <w:szCs w:val="16"/>
              </w:rPr>
            </w:pPr>
            <w:r w:rsidRPr="006F05D7">
              <w:rPr>
                <w:sz w:val="16"/>
                <w:szCs w:val="16"/>
              </w:rPr>
              <w:t>Staging</w:t>
            </w:r>
          </w:p>
        </w:tc>
      </w:tr>
      <w:tr w:rsidR="00E73D4B" w14:paraId="51C967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EA2CF8" w14:textId="77777777" w:rsidR="00E73D4B" w:rsidRPr="00ED3F33" w:rsidRDefault="03AE59B6" w:rsidP="45CFC72E">
            <w:pPr>
              <w:spacing w:line="250" w:lineRule="auto"/>
              <w:rPr>
                <w:b/>
                <w:bCs/>
                <w:color w:val="0E1330"/>
                <w:sz w:val="16"/>
                <w:szCs w:val="16"/>
              </w:rPr>
            </w:pPr>
            <w:r w:rsidRPr="00ED3F33">
              <w:rPr>
                <w:b/>
                <w:bCs/>
                <w:color w:val="0E1330"/>
                <w:sz w:val="16"/>
                <w:szCs w:val="16"/>
              </w:rPr>
              <w:t>Approved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1D480" w14:textId="77777777" w:rsidR="00E73D4B" w:rsidRPr="006F05D7" w:rsidRDefault="03AE59B6" w:rsidP="45CFC72E">
            <w:pPr>
              <w:spacing w:line="250" w:lineRule="auto"/>
              <w:rPr>
                <w:sz w:val="16"/>
                <w:szCs w:val="16"/>
              </w:rPr>
            </w:pPr>
            <w:r w:rsidRPr="006F05D7">
              <w:rPr>
                <w:sz w:val="16"/>
                <w:szCs w:val="16"/>
              </w:rPr>
              <w:t>Approver signed off; promotion pending</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E99B30" w14:textId="77777777" w:rsidR="00E73D4B" w:rsidRPr="006F05D7" w:rsidRDefault="03AE59B6" w:rsidP="45CFC72E">
            <w:pPr>
              <w:spacing w:line="250" w:lineRule="auto"/>
              <w:rPr>
                <w:sz w:val="16"/>
                <w:szCs w:val="16"/>
              </w:rPr>
            </w:pPr>
            <w:r w:rsidRPr="006F05D7">
              <w:rPr>
                <w:sz w:val="16"/>
                <w:szCs w:val="16"/>
              </w:rPr>
              <w:t>Staging (transient)</w:t>
            </w:r>
          </w:p>
        </w:tc>
      </w:tr>
      <w:tr w:rsidR="00E73D4B" w14:paraId="5AF3ABA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0876EF" w14:textId="77777777" w:rsidR="00E73D4B" w:rsidRPr="00ED3F33" w:rsidRDefault="03AE59B6" w:rsidP="45CFC72E">
            <w:pPr>
              <w:spacing w:line="250" w:lineRule="auto"/>
              <w:rPr>
                <w:b/>
                <w:bCs/>
                <w:color w:val="0E1330"/>
                <w:sz w:val="16"/>
                <w:szCs w:val="16"/>
              </w:rPr>
            </w:pPr>
            <w:r w:rsidRPr="00ED3F33">
              <w:rPr>
                <w:b/>
                <w:bCs/>
                <w:color w:val="0E1330"/>
                <w:sz w:val="16"/>
                <w:szCs w:val="16"/>
              </w:rPr>
              <w:t>Published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4FBD7F" w14:textId="77777777" w:rsidR="00E73D4B" w:rsidRPr="006F05D7" w:rsidRDefault="03AE59B6" w:rsidP="45CFC72E">
            <w:pPr>
              <w:spacing w:line="250" w:lineRule="auto"/>
              <w:rPr>
                <w:sz w:val="16"/>
                <w:szCs w:val="16"/>
              </w:rPr>
            </w:pPr>
            <w:r w:rsidRPr="006F05D7">
              <w:rPr>
                <w:sz w:val="16"/>
                <w:szCs w:val="16"/>
              </w:rPr>
              <w:t>Promoted to SharePoint library; version 1.0</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922DE2" w14:textId="77777777" w:rsidR="00E73D4B" w:rsidRPr="006F05D7" w:rsidRDefault="03AE59B6" w:rsidP="45CFC72E">
            <w:pPr>
              <w:spacing w:line="250" w:lineRule="auto"/>
              <w:rPr>
                <w:sz w:val="16"/>
                <w:szCs w:val="16"/>
              </w:rPr>
            </w:pPr>
            <w:r w:rsidRPr="006F05D7">
              <w:rPr>
                <w:sz w:val="16"/>
                <w:szCs w:val="16"/>
              </w:rPr>
              <w:t>SharePoint Online</w:t>
            </w:r>
          </w:p>
        </w:tc>
      </w:tr>
      <w:tr w:rsidR="00E73D4B" w14:paraId="4835FB9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78438E" w14:textId="77777777" w:rsidR="00E73D4B" w:rsidRPr="00ED3F33" w:rsidRDefault="03AE59B6" w:rsidP="45CFC72E">
            <w:pPr>
              <w:spacing w:line="250" w:lineRule="auto"/>
              <w:rPr>
                <w:b/>
                <w:bCs/>
                <w:color w:val="0E1330"/>
                <w:sz w:val="16"/>
                <w:szCs w:val="16"/>
              </w:rPr>
            </w:pPr>
            <w:r w:rsidRPr="00ED3F33">
              <w:rPr>
                <w:b/>
                <w:bCs/>
                <w:color w:val="0E1330"/>
                <w:sz w:val="16"/>
                <w:szCs w:val="16"/>
              </w:rPr>
              <w:t>Superseded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2EB24C4" w14:textId="77777777" w:rsidR="00E73D4B" w:rsidRPr="006F05D7" w:rsidRDefault="03AE59B6" w:rsidP="45CFC72E">
            <w:pPr>
              <w:spacing w:line="250" w:lineRule="auto"/>
              <w:rPr>
                <w:sz w:val="16"/>
                <w:szCs w:val="16"/>
              </w:rPr>
            </w:pPr>
            <w:r w:rsidRPr="006F05D7">
              <w:rPr>
                <w:sz w:val="16"/>
                <w:szCs w:val="16"/>
              </w:rPr>
              <w:t>Replaced by a newer approved version</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1435B39" w14:textId="77777777" w:rsidR="00E73D4B" w:rsidRPr="006F05D7" w:rsidRDefault="03AE59B6" w:rsidP="45CFC72E">
            <w:pPr>
              <w:spacing w:line="250" w:lineRule="auto"/>
              <w:rPr>
                <w:sz w:val="16"/>
                <w:szCs w:val="16"/>
              </w:rPr>
            </w:pPr>
            <w:r w:rsidRPr="006F05D7">
              <w:rPr>
                <w:sz w:val="16"/>
                <w:szCs w:val="16"/>
              </w:rPr>
              <w:t>SharePoint Online</w:t>
            </w:r>
          </w:p>
        </w:tc>
      </w:tr>
      <w:tr w:rsidR="00E73D4B" w14:paraId="6790B49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392EB" w14:textId="77777777" w:rsidR="00E73D4B" w:rsidRPr="00ED3F33" w:rsidRDefault="03AE59B6" w:rsidP="45CFC72E">
            <w:pPr>
              <w:spacing w:line="250" w:lineRule="auto"/>
              <w:rPr>
                <w:b/>
                <w:bCs/>
                <w:color w:val="0E1330"/>
                <w:sz w:val="16"/>
                <w:szCs w:val="16"/>
              </w:rPr>
            </w:pPr>
            <w:r w:rsidRPr="00ED3F33">
              <w:rPr>
                <w:b/>
                <w:bCs/>
                <w:color w:val="0E1330"/>
                <w:sz w:val="16"/>
                <w:szCs w:val="16"/>
              </w:rPr>
              <w:t>Expiring</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83ED1C" w14:textId="77777777" w:rsidR="00E73D4B" w:rsidRPr="006F05D7" w:rsidRDefault="03AE59B6" w:rsidP="45CFC72E">
            <w:pPr>
              <w:spacing w:line="250" w:lineRule="auto"/>
              <w:rPr>
                <w:sz w:val="16"/>
                <w:szCs w:val="16"/>
              </w:rPr>
            </w:pPr>
            <w:r w:rsidRPr="006F05D7">
              <w:rPr>
                <w:sz w:val="16"/>
                <w:szCs w:val="16"/>
              </w:rPr>
              <w:t>Within the expiry notification window</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73CC57" w14:textId="77777777" w:rsidR="00E73D4B" w:rsidRPr="006F05D7" w:rsidRDefault="03AE59B6" w:rsidP="45CFC72E">
            <w:pPr>
              <w:spacing w:line="250" w:lineRule="auto"/>
              <w:rPr>
                <w:sz w:val="16"/>
                <w:szCs w:val="16"/>
              </w:rPr>
            </w:pPr>
            <w:r w:rsidRPr="006F05D7">
              <w:rPr>
                <w:sz w:val="16"/>
                <w:szCs w:val="16"/>
              </w:rPr>
              <w:t>SharePoint Online</w:t>
            </w:r>
          </w:p>
        </w:tc>
      </w:tr>
      <w:tr w:rsidR="00E73D4B" w14:paraId="3255A88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289934" w14:textId="77777777" w:rsidR="00E73D4B" w:rsidRPr="00ED3F33" w:rsidRDefault="03AE59B6" w:rsidP="45CFC72E">
            <w:pPr>
              <w:spacing w:line="250" w:lineRule="auto"/>
              <w:rPr>
                <w:b/>
                <w:bCs/>
                <w:color w:val="0E1330"/>
                <w:sz w:val="16"/>
                <w:szCs w:val="16"/>
              </w:rPr>
            </w:pPr>
            <w:r w:rsidRPr="00ED3F33">
              <w:rPr>
                <w:b/>
                <w:bCs/>
                <w:color w:val="0E1330"/>
                <w:sz w:val="16"/>
                <w:szCs w:val="16"/>
              </w:rPr>
              <w:t>Archived / Disposed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2509" w14:textId="77777777" w:rsidR="00E73D4B" w:rsidRPr="006F05D7" w:rsidRDefault="03AE59B6" w:rsidP="45CFC72E">
            <w:pPr>
              <w:spacing w:line="250" w:lineRule="auto"/>
              <w:rPr>
                <w:sz w:val="16"/>
                <w:szCs w:val="16"/>
              </w:rPr>
            </w:pPr>
            <w:r w:rsidRPr="006F05D7">
              <w:rPr>
                <w:sz w:val="16"/>
                <w:szCs w:val="16"/>
              </w:rPr>
              <w:t>Retention reached; archived or defensibly deleted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2509DD" w14:textId="77777777" w:rsidR="00E73D4B" w:rsidRPr="006F05D7" w:rsidRDefault="03AE59B6" w:rsidP="45CFC72E">
            <w:pPr>
              <w:spacing w:line="250" w:lineRule="auto"/>
              <w:rPr>
                <w:sz w:val="16"/>
                <w:szCs w:val="16"/>
              </w:rPr>
            </w:pPr>
            <w:r w:rsidRPr="006F05D7">
              <w:rPr>
                <w:sz w:val="16"/>
                <w:szCs w:val="16"/>
              </w:rPr>
              <w:t>Archive / removed per policy</w:t>
            </w:r>
          </w:p>
        </w:tc>
      </w:tr>
    </w:tbl>
    <w:p w14:paraId="60061E4C" w14:textId="77777777" w:rsidR="00E73D4B" w:rsidRPr="006F05D7" w:rsidRDefault="00067B0D">
      <w:r w:rsidRPr="006F05D7">
        <w:br w:type="page"/>
      </w:r>
    </w:p>
    <w:p w14:paraId="393EF8CD" w14:textId="603BC83A" w:rsidR="00E73D4B" w:rsidRPr="006F05D7" w:rsidRDefault="03AE59B6" w:rsidP="006F05D7">
      <w:pPr>
        <w:pStyle w:val="Heading1"/>
      </w:pPr>
      <w:bookmarkStart w:id="31" w:name="_Toc974404932"/>
      <w:bookmarkStart w:id="32" w:name="_Toc240108376"/>
      <w:bookmarkStart w:id="33" w:name="_Toc240108541"/>
      <w:r w:rsidRPr="006F05D7">
        <w:lastRenderedPageBreak/>
        <w:t>6. Module M1</w:t>
      </w:r>
      <w:r w:rsidR="00B94096">
        <w:t xml:space="preserve"> </w:t>
      </w:r>
      <w:r w:rsidRPr="006F05D7">
        <w:t>Capture &amp; Document Registration</w:t>
      </w:r>
      <w:bookmarkEnd w:id="31"/>
      <w:bookmarkEnd w:id="32"/>
      <w:bookmarkEnd w:id="33"/>
    </w:p>
    <w:p w14:paraId="64626C2F" w14:textId="77777777" w:rsidR="00E73D4B" w:rsidRPr="006F05D7" w:rsidRDefault="03AE59B6" w:rsidP="006F05D7">
      <w:pPr>
        <w:pStyle w:val="Heading2"/>
      </w:pPr>
      <w:bookmarkStart w:id="34" w:name="_Toc84887919"/>
      <w:bookmarkStart w:id="35" w:name="_Toc240108377"/>
      <w:bookmarkStart w:id="36" w:name="_Toc240108542"/>
      <w:r w:rsidRPr="006F05D7">
        <w:t>6.1 Functional Design</w:t>
      </w:r>
      <w:bookmarkEnd w:id="34"/>
      <w:bookmarkEnd w:id="35"/>
      <w:bookmarkEnd w:id="36"/>
    </w:p>
    <w:p w14:paraId="76323431" w14:textId="77777777" w:rsidR="00E73D4B" w:rsidRPr="00ED3F33" w:rsidRDefault="50542D5A" w:rsidP="00ED3F33">
      <w:pPr>
        <w:pStyle w:val="ListParagraph"/>
        <w:numPr>
          <w:ilvl w:val="0"/>
          <w:numId w:val="12"/>
        </w:numPr>
        <w:spacing w:after="60" w:line="260" w:lineRule="auto"/>
      </w:pPr>
      <w:r w:rsidRPr="00ED3F33">
        <w:rPr>
          <w:b/>
          <w:bCs/>
        </w:rPr>
        <w:t xml:space="preserve">Multi-format capture: </w:t>
      </w:r>
      <w:r w:rsidRPr="00ED3F33">
        <w:t>PDF, DOCX, XLSX, PPTX, PNG, JPEG/JPG, TIFF and other approved MIME types, validated by both extension and file signature.</w:t>
      </w:r>
    </w:p>
    <w:p w14:paraId="6BE99502" w14:textId="6192A11D" w:rsidR="00E73D4B" w:rsidRPr="00ED3F33" w:rsidRDefault="00106196" w:rsidP="00ED3F33">
      <w:pPr>
        <w:pStyle w:val="ListParagraph"/>
        <w:numPr>
          <w:ilvl w:val="0"/>
          <w:numId w:val="12"/>
        </w:numPr>
        <w:spacing w:after="60" w:line="260" w:lineRule="auto"/>
      </w:pPr>
      <w:r>
        <w:rPr>
          <w:b/>
          <w:bCs/>
        </w:rPr>
        <w:t>Multiple capture channels: d-and-drop (single &amp; bulk), scan-to-PDF, and email-in to a per-department address (roadmap).</w:t>
      </w:r>
    </w:p>
    <w:p w14:paraId="51AC3140" w14:textId="77777777" w:rsidR="00E73D4B" w:rsidRPr="00ED3F33" w:rsidRDefault="03AE59B6" w:rsidP="00ED3F33">
      <w:pPr>
        <w:pStyle w:val="ListParagraph"/>
        <w:numPr>
          <w:ilvl w:val="0"/>
          <w:numId w:val="12"/>
        </w:numPr>
        <w:spacing w:after="60" w:line="260" w:lineRule="auto"/>
      </w:pPr>
      <w:r w:rsidRPr="00ED3F33">
        <w:rPr>
          <w:b/>
          <w:bCs/>
        </w:rPr>
        <w:t xml:space="preserve">Resumable, chunked upload </w:t>
      </w:r>
      <w:r w:rsidRPr="00ED3F33">
        <w:t>for large files (up to 5 GB) with progress, cancel and retry.</w:t>
      </w:r>
    </w:p>
    <w:p w14:paraId="256EBA89" w14:textId="7BC090A7" w:rsidR="009724A6" w:rsidRPr="00ED3F33" w:rsidRDefault="00106196" w:rsidP="00ED3F33">
      <w:pPr>
        <w:pStyle w:val="ListParagraph"/>
        <w:numPr>
          <w:ilvl w:val="0"/>
          <w:numId w:val="12"/>
        </w:numPr>
        <w:spacing w:after="60" w:line="260" w:lineRule="auto"/>
      </w:pPr>
      <w:r>
        <w:rPr>
          <w:b/>
          <w:bCs/>
        </w:rPr>
        <w:t xml:space="preserve">Staging-first </w:t>
      </w:r>
      <w:proofErr w:type="spellStart"/>
      <w:r>
        <w:rPr>
          <w:b/>
          <w:bCs/>
        </w:rPr>
        <w:t>stoe</w:t>
      </w:r>
      <w:proofErr w:type="spellEnd"/>
      <w:r>
        <w:rPr>
          <w:b/>
          <w:bCs/>
        </w:rPr>
        <w:t>: the original file is written to the Azure Blob Staging Zone (or a SharePoint staging area where configured) in the same format - never directly to a live library and never converted to another format.</w:t>
      </w:r>
    </w:p>
    <w:p w14:paraId="62EFDF5B" w14:textId="77777777" w:rsidR="00E73D4B" w:rsidRPr="00ED3F33" w:rsidRDefault="50542D5A" w:rsidP="00ED3F33">
      <w:pPr>
        <w:pStyle w:val="ListParagraph"/>
        <w:numPr>
          <w:ilvl w:val="0"/>
          <w:numId w:val="12"/>
        </w:numPr>
        <w:spacing w:after="60" w:line="260" w:lineRule="auto"/>
      </w:pPr>
      <w:r w:rsidRPr="00ED3F33">
        <w:rPr>
          <w:b/>
          <w:bCs/>
        </w:rPr>
        <w:t xml:space="preserve">Unique tracking number </w:t>
      </w:r>
      <w:r w:rsidRPr="00ED3F33">
        <w:t>issued at capture in the format DOC-YYYY-NNNNNN, printed on screen and used across the whole lifecycle.</w:t>
      </w:r>
    </w:p>
    <w:p w14:paraId="6D53FD9D" w14:textId="77777777" w:rsidR="00E73D4B" w:rsidRPr="00ED3F33" w:rsidRDefault="50542D5A" w:rsidP="00ED3F33">
      <w:pPr>
        <w:pStyle w:val="ListParagraph"/>
        <w:numPr>
          <w:ilvl w:val="0"/>
          <w:numId w:val="12"/>
        </w:numPr>
        <w:spacing w:after="60" w:line="260" w:lineRule="auto"/>
      </w:pPr>
      <w:r w:rsidRPr="00ED3F33">
        <w:rPr>
          <w:b/>
          <w:bCs/>
        </w:rPr>
        <w:t xml:space="preserve">Azure SQL registry row </w:t>
      </w:r>
      <w:r w:rsidRPr="00ED3F33">
        <w:t>created immediately; the document is tracked, monitored and audited from this moment, with an initial status.</w:t>
      </w:r>
    </w:p>
    <w:p w14:paraId="7477E4D2" w14:textId="77777777" w:rsidR="00E73D4B" w:rsidRPr="00ED3F33" w:rsidRDefault="50542D5A" w:rsidP="00ED3F33">
      <w:pPr>
        <w:pStyle w:val="ListParagraph"/>
        <w:numPr>
          <w:ilvl w:val="0"/>
          <w:numId w:val="12"/>
        </w:numPr>
        <w:spacing w:after="60" w:line="260" w:lineRule="auto"/>
      </w:pPr>
      <w:r w:rsidRPr="00ED3F33">
        <w:rPr>
          <w:b/>
          <w:bCs/>
        </w:rPr>
        <w:t xml:space="preserve">Content integrity: </w:t>
      </w:r>
      <w:r w:rsidRPr="00ED3F33">
        <w:t>a SHA-256 hash is computed for de-duplication and tamper detection; malware and DLP checks run before the item can proceed.</w:t>
      </w:r>
    </w:p>
    <w:p w14:paraId="050C7965" w14:textId="77777777" w:rsidR="00E73D4B" w:rsidRPr="006F05D7" w:rsidRDefault="03AE59B6" w:rsidP="006F05D7">
      <w:pPr>
        <w:pStyle w:val="Heading2"/>
      </w:pPr>
      <w:bookmarkStart w:id="37" w:name="_Toc1243089404"/>
      <w:bookmarkStart w:id="38" w:name="_Toc240108378"/>
      <w:bookmarkStart w:id="39" w:name="_Toc240108543"/>
      <w:r w:rsidRPr="006F05D7">
        <w:t>6.2 Auto-Populated vs. User-Entered Fields</w:t>
      </w:r>
      <w:bookmarkEnd w:id="37"/>
      <w:bookmarkEnd w:id="38"/>
      <w:bookmarkEnd w:id="39"/>
    </w:p>
    <w:p w14:paraId="1C446305" w14:textId="36FCF2C4" w:rsidR="00E73D4B" w:rsidRDefault="50542D5A">
      <w:pPr>
        <w:spacing w:line="276" w:lineRule="auto"/>
      </w:pPr>
      <w:r>
        <w:t xml:space="preserve">On the registration screen </w:t>
      </w:r>
      <w:proofErr w:type="spellStart"/>
      <w:r>
        <w:t>Docaya</w:t>
      </w:r>
      <w:proofErr w:type="spellEnd"/>
      <w:r>
        <w:t xml:space="preserve"> auto-detects and pre-fills technical attributes; </w:t>
      </w:r>
      <w:r w:rsidR="45CFC72E">
        <w:t>the Editor supplies the business context</w:t>
      </w:r>
      <w:r>
        <w:t>.</w:t>
      </w:r>
    </w:p>
    <w:tbl>
      <w:tblPr>
        <w:tblW w:w="9360" w:type="dxa"/>
        <w:tblCellMar>
          <w:left w:w="10" w:type="dxa"/>
          <w:right w:w="10" w:type="dxa"/>
        </w:tblCellMar>
        <w:tblLook w:val="0020" w:firstRow="1" w:lastRow="0" w:firstColumn="0" w:lastColumn="0" w:noHBand="0" w:noVBand="0"/>
      </w:tblPr>
      <w:tblGrid>
        <w:gridCol w:w="21"/>
        <w:gridCol w:w="4370"/>
        <w:gridCol w:w="4372"/>
        <w:gridCol w:w="21"/>
        <w:gridCol w:w="576"/>
      </w:tblGrid>
      <w:tr w:rsidR="00894A95" w14:paraId="719B4038" w14:textId="77777777" w:rsidTr="00ED3F33">
        <w:trPr>
          <w:trHeight w:val="300"/>
          <w:tblHeader/>
        </w:trPr>
        <w:tc>
          <w:tcPr>
            <w:tcW w:w="468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82F3A8"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 xml:space="preserve">Auto-populated by </w:t>
            </w:r>
            <w:proofErr w:type="spellStart"/>
            <w:r w:rsidRPr="006F05D7">
              <w:rPr>
                <w:b/>
                <w:bCs/>
                <w:color w:val="FFFFFF"/>
                <w:sz w:val="17"/>
                <w:szCs w:val="17"/>
              </w:rPr>
              <w:t>Docaya</w:t>
            </w:r>
            <w:proofErr w:type="spellEnd"/>
            <w:r w:rsidRPr="006F05D7">
              <w:rPr>
                <w:b/>
                <w:bCs/>
                <w:color w:val="FFFFFF"/>
                <w:sz w:val="17"/>
                <w:szCs w:val="17"/>
              </w:rPr>
              <w:t xml:space="preserve"> (technical attributes)</w:t>
            </w:r>
          </w:p>
        </w:tc>
        <w:tc>
          <w:tcPr>
            <w:tcW w:w="468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CA415C" w14:textId="418B8672" w:rsidR="00894A95" w:rsidRPr="006F05D7" w:rsidRDefault="45CFC72E" w:rsidP="45CFC72E">
            <w:pPr>
              <w:spacing w:line="249" w:lineRule="auto"/>
              <w:rPr>
                <w:b/>
                <w:color w:val="FFFFFF"/>
              </w:rPr>
            </w:pPr>
            <w:r w:rsidRPr="006F05D7">
              <w:rPr>
                <w:b/>
                <w:color w:val="FFFFFF"/>
              </w:rPr>
              <w:t>Entered manually by the Editor</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2B3A2B48" w14:textId="77777777" w:rsidR="00894A95" w:rsidRPr="006F05D7" w:rsidRDefault="08A3C276">
            <w:pPr>
              <w:rPr>
                <w:b/>
                <w:color w:val="FFFFFF"/>
              </w:rPr>
            </w:pPr>
            <w:r w:rsidRPr="006F05D7">
              <w:rPr>
                <w:b/>
                <w:color w:val="FFFFFF"/>
              </w:rPr>
              <w:t> </w:t>
            </w:r>
          </w:p>
        </w:tc>
      </w:tr>
      <w:tr w:rsidR="00E73D4B" w14:paraId="4A2ABAE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52543" w14:textId="77777777" w:rsidR="00E73D4B" w:rsidRPr="00ED3F33" w:rsidRDefault="03AE59B6" w:rsidP="45CFC72E">
            <w:pPr>
              <w:spacing w:line="250" w:lineRule="auto"/>
              <w:rPr>
                <w:b/>
                <w:color w:val="0E1330"/>
                <w:sz w:val="16"/>
                <w:szCs w:val="16"/>
              </w:rPr>
            </w:pPr>
            <w:r w:rsidRPr="00ED3F33">
              <w:rPr>
                <w:b/>
                <w:color w:val="0E1330"/>
                <w:sz w:val="16"/>
                <w:szCs w:val="16"/>
              </w:rPr>
              <w:t>Document name (from file, editable)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CA33C94" w14:textId="77777777" w:rsidR="00E73D4B" w:rsidRPr="006F05D7" w:rsidRDefault="03AE59B6" w:rsidP="45CFC72E">
            <w:pPr>
              <w:spacing w:line="250" w:lineRule="auto"/>
              <w:rPr>
                <w:sz w:val="16"/>
                <w:szCs w:val="16"/>
              </w:rPr>
            </w:pPr>
            <w:r w:rsidRPr="006F05D7">
              <w:rPr>
                <w:sz w:val="16"/>
                <w:szCs w:val="16"/>
              </w:rPr>
              <w:t>Business title / subject</w:t>
            </w:r>
          </w:p>
        </w:tc>
      </w:tr>
      <w:tr w:rsidR="00E73D4B" w14:paraId="60DA0A9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F05822" w14:textId="77777777" w:rsidR="00E73D4B" w:rsidRPr="00ED3F33" w:rsidRDefault="03AE59B6" w:rsidP="45CFC72E">
            <w:pPr>
              <w:spacing w:line="250" w:lineRule="auto"/>
              <w:rPr>
                <w:b/>
                <w:color w:val="0E1330"/>
                <w:sz w:val="16"/>
                <w:szCs w:val="16"/>
              </w:rPr>
            </w:pPr>
            <w:r w:rsidRPr="00ED3F33">
              <w:rPr>
                <w:b/>
                <w:color w:val="0E1330"/>
                <w:sz w:val="16"/>
                <w:szCs w:val="16"/>
              </w:rPr>
              <w:t>Detected document type / MIME</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E7DA24D" w14:textId="77777777" w:rsidR="00E73D4B" w:rsidRPr="006F05D7" w:rsidRDefault="03AE59B6" w:rsidP="45CFC72E">
            <w:pPr>
              <w:spacing w:line="250" w:lineRule="auto"/>
              <w:rPr>
                <w:sz w:val="16"/>
                <w:szCs w:val="16"/>
              </w:rPr>
            </w:pPr>
            <w:r w:rsidRPr="006F05D7">
              <w:rPr>
                <w:sz w:val="16"/>
                <w:szCs w:val="16"/>
              </w:rPr>
              <w:t>Document class (see M2)</w:t>
            </w:r>
          </w:p>
        </w:tc>
      </w:tr>
      <w:tr w:rsidR="00E73D4B" w14:paraId="029E135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0701B1" w14:textId="77777777" w:rsidR="00E73D4B" w:rsidRPr="00ED3F33" w:rsidRDefault="03AE59B6" w:rsidP="45CFC72E">
            <w:pPr>
              <w:spacing w:line="250" w:lineRule="auto"/>
              <w:rPr>
                <w:b/>
                <w:color w:val="0E1330"/>
                <w:sz w:val="16"/>
                <w:szCs w:val="16"/>
              </w:rPr>
            </w:pPr>
            <w:r w:rsidRPr="00ED3F33">
              <w:rPr>
                <w:b/>
                <w:color w:val="0E1330"/>
                <w:sz w:val="16"/>
                <w:szCs w:val="16"/>
              </w:rPr>
              <w:t>File size and page count</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A14883" w14:textId="77777777" w:rsidR="00E73D4B" w:rsidRPr="006F05D7" w:rsidRDefault="03AE59B6" w:rsidP="45CFC72E">
            <w:pPr>
              <w:spacing w:line="250" w:lineRule="auto"/>
              <w:rPr>
                <w:sz w:val="16"/>
                <w:szCs w:val="16"/>
              </w:rPr>
            </w:pPr>
            <w:r w:rsidRPr="006F05D7">
              <w:rPr>
                <w:sz w:val="16"/>
                <w:szCs w:val="16"/>
              </w:rPr>
              <w:t>Owning department</w:t>
            </w:r>
          </w:p>
        </w:tc>
      </w:tr>
      <w:tr w:rsidR="00E73D4B" w14:paraId="5A5FA6A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684B77" w14:textId="77777777" w:rsidR="00E73D4B" w:rsidRPr="00ED3F33" w:rsidRDefault="03AE59B6" w:rsidP="45CFC72E">
            <w:pPr>
              <w:spacing w:line="250" w:lineRule="auto"/>
              <w:rPr>
                <w:b/>
                <w:color w:val="0E1330"/>
                <w:sz w:val="16"/>
                <w:szCs w:val="16"/>
              </w:rPr>
            </w:pPr>
            <w:r w:rsidRPr="00ED3F33">
              <w:rPr>
                <w:b/>
                <w:color w:val="0E1330"/>
                <w:sz w:val="16"/>
                <w:szCs w:val="16"/>
              </w:rPr>
              <w:t>Content hash (SHA-256)</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3F9C0B" w14:textId="77777777" w:rsidR="00E73D4B" w:rsidRPr="006F05D7" w:rsidRDefault="03AE59B6" w:rsidP="45CFC72E">
            <w:pPr>
              <w:spacing w:line="250" w:lineRule="auto"/>
              <w:rPr>
                <w:sz w:val="16"/>
                <w:szCs w:val="16"/>
              </w:rPr>
            </w:pPr>
            <w:r w:rsidRPr="006F05D7">
              <w:rPr>
                <w:sz w:val="16"/>
                <w:szCs w:val="16"/>
              </w:rPr>
              <w:t>Sensitivity / handling marking</w:t>
            </w:r>
          </w:p>
        </w:tc>
      </w:tr>
      <w:tr w:rsidR="00E73D4B" w14:paraId="3B4151B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16EB35" w14:textId="77777777" w:rsidR="00E73D4B" w:rsidRPr="00ED3F33" w:rsidRDefault="03AE59B6" w:rsidP="45CFC72E">
            <w:pPr>
              <w:spacing w:line="250" w:lineRule="auto"/>
              <w:rPr>
                <w:b/>
                <w:color w:val="0E1330"/>
                <w:sz w:val="16"/>
                <w:szCs w:val="16"/>
              </w:rPr>
            </w:pPr>
            <w:r w:rsidRPr="00ED3F33">
              <w:rPr>
                <w:b/>
                <w:color w:val="0E1330"/>
                <w:sz w:val="16"/>
                <w:szCs w:val="16"/>
              </w:rPr>
              <w:t>Capture timestamp &amp; channel</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9292A" w14:textId="77777777" w:rsidR="00E73D4B" w:rsidRPr="006F05D7" w:rsidRDefault="03AE59B6" w:rsidP="45CFC72E">
            <w:pPr>
              <w:spacing w:line="250" w:lineRule="auto"/>
              <w:rPr>
                <w:sz w:val="16"/>
                <w:szCs w:val="16"/>
              </w:rPr>
            </w:pPr>
            <w:r w:rsidRPr="006F05D7">
              <w:rPr>
                <w:sz w:val="16"/>
                <w:szCs w:val="16"/>
              </w:rPr>
              <w:t>Description / keywords / reference</w:t>
            </w:r>
          </w:p>
        </w:tc>
      </w:tr>
      <w:tr w:rsidR="00E73D4B" w14:paraId="4304342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E3182A" w14:textId="77777777" w:rsidR="00E73D4B" w:rsidRPr="00ED3F33" w:rsidRDefault="03AE59B6" w:rsidP="45CFC72E">
            <w:pPr>
              <w:spacing w:line="250" w:lineRule="auto"/>
              <w:rPr>
                <w:b/>
                <w:color w:val="0E1330"/>
                <w:sz w:val="16"/>
                <w:szCs w:val="16"/>
              </w:rPr>
            </w:pPr>
            <w:r w:rsidRPr="00ED3F33">
              <w:rPr>
                <w:b/>
                <w:color w:val="0E1330"/>
                <w:sz w:val="16"/>
                <w:szCs w:val="16"/>
              </w:rPr>
              <w:t>Tracking number (DOC-YYYY-NNNNNN)</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C478E0" w14:textId="77777777" w:rsidR="00E73D4B" w:rsidRPr="006F05D7" w:rsidRDefault="03AE59B6" w:rsidP="45CFC72E">
            <w:pPr>
              <w:spacing w:line="250" w:lineRule="auto"/>
              <w:rPr>
                <w:sz w:val="16"/>
                <w:szCs w:val="16"/>
              </w:rPr>
            </w:pPr>
            <w:r w:rsidRPr="006F05D7">
              <w:rPr>
                <w:sz w:val="16"/>
                <w:szCs w:val="16"/>
              </w:rPr>
              <w:t>Retention / expiry hints (optional)</w:t>
            </w:r>
          </w:p>
        </w:tc>
      </w:tr>
      <w:tr w:rsidR="00E73D4B" w14:paraId="734EC6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BF708" w14:textId="26AA2FE4" w:rsidR="00E73D4B" w:rsidRPr="00ED3F33" w:rsidRDefault="5CE959E6" w:rsidP="45CFC72E">
            <w:pPr>
              <w:spacing w:line="249" w:lineRule="auto"/>
              <w:rPr>
                <w:b/>
                <w:color w:val="0E1330"/>
                <w:kern w:val="2"/>
                <w:sz w:val="16"/>
                <w:szCs w:val="16"/>
                <w14:ligatures w14:val="standardContextual"/>
              </w:rPr>
            </w:pPr>
            <w:r w:rsidRPr="00ED3F33">
              <w:rPr>
                <w:b/>
                <w:color w:val="0E1330"/>
                <w:sz w:val="16"/>
                <w:szCs w:val="16"/>
              </w:rPr>
              <w:t>Uploader role / authenticated user reference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2E9F37" w14:textId="77777777" w:rsidR="00E73D4B" w:rsidRPr="006F05D7" w:rsidRDefault="50542D5A" w:rsidP="45CFC72E">
            <w:pPr>
              <w:spacing w:line="250" w:lineRule="auto"/>
              <w:rPr>
                <w:sz w:val="16"/>
                <w:szCs w:val="16"/>
              </w:rPr>
            </w:pPr>
            <w:r w:rsidRPr="006F05D7">
              <w:rPr>
                <w:sz w:val="16"/>
                <w:szCs w:val="16"/>
              </w:rPr>
              <w:t>Approver flow selection</w:t>
            </w:r>
          </w:p>
        </w:tc>
      </w:tr>
      <w:tr w:rsidR="00E73D4B" w14:paraId="7BBAF67D" w14:textId="77777777" w:rsidTr="00ED3F33">
        <w:tblPrEx>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PrEx>
        <w:trPr>
          <w:gridBefore w:val="1"/>
          <w:gridAfter w:val="1"/>
          <w:wBefore w:w="22" w:type="dxa"/>
          <w:wAfter w:w="623" w:type="dxa"/>
        </w:trPr>
        <w:tc>
          <w:tcPr>
            <w:tcW w:w="9360" w:type="dxa"/>
            <w:gridSpan w:val="3"/>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461E54CF" w14:textId="613E1C83" w:rsidR="00E73D4B" w:rsidRPr="006F05D7" w:rsidRDefault="00106196" w:rsidP="45CFC72E">
            <w:pPr>
              <w:spacing w:line="264" w:lineRule="auto"/>
              <w:rPr>
                <w:sz w:val="18"/>
                <w:szCs w:val="18"/>
              </w:rPr>
            </w:pPr>
            <w:r>
              <w:rPr>
                <w:b/>
                <w:bCs/>
                <w:color w:val="14705C"/>
              </w:rPr>
              <w:t>Registration = accountability The Azure SQL registry is the single source of truth for chain of custody. From the instant a tracking number is issued, every view, edit, decision and movement is recorded against it.</w:t>
            </w:r>
          </w:p>
        </w:tc>
      </w:tr>
    </w:tbl>
    <w:p w14:paraId="309E210D" w14:textId="22A745BC" w:rsidR="00E73D4B" w:rsidRPr="006F05D7" w:rsidRDefault="03AE59B6" w:rsidP="006F05D7">
      <w:pPr>
        <w:pStyle w:val="Heading1"/>
      </w:pPr>
      <w:bookmarkStart w:id="40" w:name="_Toc638236204"/>
      <w:bookmarkStart w:id="41" w:name="_Toc240108379"/>
      <w:bookmarkStart w:id="42" w:name="_Toc240108544"/>
      <w:r w:rsidRPr="006F05D7">
        <w:t>7. Module M2</w:t>
      </w:r>
      <w:r w:rsidR="00B94096">
        <w:t xml:space="preserve"> </w:t>
      </w:r>
      <w:r w:rsidRPr="006F05D7">
        <w:t>Classification &amp; Metadata</w:t>
      </w:r>
      <w:bookmarkEnd w:id="40"/>
      <w:bookmarkEnd w:id="41"/>
      <w:bookmarkEnd w:id="42"/>
    </w:p>
    <w:p w14:paraId="71EE7546" w14:textId="55F6A45D" w:rsidR="00894A95" w:rsidRDefault="00106196">
      <w:pPr>
        <w:spacing w:line="276" w:lineRule="auto"/>
        <w:rPr>
          <w:kern w:val="2"/>
          <w14:ligatures w14:val="standardContextual"/>
        </w:rPr>
      </w:pPr>
      <w:r>
        <w:t>Classification is Editor-driven and rules-aware. The Editor selects all business and classification values manually from Admin-configured controls. Only technical attributes, basic machine-readable text and preview data are extracted during upload while the file remains in staging; no AI classification or is used.</w:t>
      </w:r>
    </w:p>
    <w:p w14:paraId="445DBF3D" w14:textId="77777777" w:rsidR="00E73D4B" w:rsidRPr="006F05D7" w:rsidRDefault="03AE59B6" w:rsidP="006F05D7">
      <w:pPr>
        <w:pStyle w:val="Heading2"/>
      </w:pPr>
      <w:bookmarkStart w:id="43" w:name="_Toc1978532990"/>
      <w:bookmarkStart w:id="44" w:name="_Toc240108380"/>
      <w:bookmarkStart w:id="45" w:name="_Toc240108545"/>
      <w:r w:rsidRPr="006F05D7">
        <w:lastRenderedPageBreak/>
        <w:t>7.1 Classification Dimensions</w:t>
      </w:r>
      <w:bookmarkEnd w:id="43"/>
      <w:bookmarkEnd w:id="44"/>
      <w:bookmarkEnd w:id="45"/>
    </w:p>
    <w:tbl>
      <w:tblPr>
        <w:tblW w:w="9360" w:type="dxa"/>
        <w:tblCellMar>
          <w:left w:w="10" w:type="dxa"/>
          <w:right w:w="10" w:type="dxa"/>
        </w:tblCellMar>
        <w:tblLook w:val="0020" w:firstRow="1" w:lastRow="0" w:firstColumn="0" w:lastColumn="0" w:noHBand="0" w:noVBand="0"/>
      </w:tblPr>
      <w:tblGrid>
        <w:gridCol w:w="2200"/>
        <w:gridCol w:w="3160"/>
        <w:gridCol w:w="4000"/>
      </w:tblGrid>
      <w:tr w:rsidR="00894A95" w14:paraId="2A3506A1"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0F30A6A"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Dimension</w:t>
            </w:r>
          </w:p>
        </w:tc>
        <w:tc>
          <w:tcPr>
            <w:tcW w:w="31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6E35DBF" w14:textId="77777777" w:rsidR="00894A95" w:rsidRPr="006F05D7" w:rsidRDefault="08A3C276" w:rsidP="45CFC72E">
            <w:pPr>
              <w:spacing w:line="249" w:lineRule="auto"/>
              <w:rPr>
                <w:b/>
                <w:bCs/>
                <w:color w:val="FFFFFF"/>
                <w:sz w:val="17"/>
                <w:szCs w:val="17"/>
              </w:rPr>
            </w:pPr>
            <w:r w:rsidRPr="006F05D7">
              <w:rPr>
                <w:b/>
                <w:bCs/>
                <w:color w:val="FFFFFF"/>
                <w:sz w:val="17"/>
                <w:szCs w:val="17"/>
              </w:rPr>
              <w:t>Purpose</w:t>
            </w:r>
          </w:p>
        </w:tc>
        <w:tc>
          <w:tcPr>
            <w:tcW w:w="4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904F0A" w14:textId="77777777" w:rsidR="00894A95" w:rsidRPr="006F05D7" w:rsidRDefault="08A3C276" w:rsidP="45CFC72E">
            <w:pPr>
              <w:spacing w:line="249" w:lineRule="auto"/>
              <w:rPr>
                <w:b/>
                <w:bCs/>
                <w:color w:val="FFFFFF"/>
                <w:sz w:val="17"/>
                <w:szCs w:val="17"/>
              </w:rPr>
            </w:pPr>
            <w:r w:rsidRPr="006F05D7">
              <w:rPr>
                <w:b/>
                <w:bCs/>
                <w:color w:val="FFFFFF"/>
                <w:sz w:val="17"/>
                <w:szCs w:val="17"/>
              </w:rPr>
              <w:t>Example values</w:t>
            </w:r>
          </w:p>
        </w:tc>
      </w:tr>
      <w:tr w:rsidR="00E73D4B" w14:paraId="733C84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326B333" w14:textId="77777777" w:rsidR="00E73D4B" w:rsidRPr="00ED3F33" w:rsidRDefault="03AE59B6" w:rsidP="45CFC72E">
            <w:pPr>
              <w:spacing w:line="250" w:lineRule="auto"/>
              <w:rPr>
                <w:b/>
                <w:bCs/>
                <w:color w:val="0E1330"/>
                <w:sz w:val="16"/>
                <w:szCs w:val="16"/>
              </w:rPr>
            </w:pPr>
            <w:r w:rsidRPr="00ED3F33">
              <w:rPr>
                <w:b/>
                <w:bCs/>
                <w:color w:val="0E1330"/>
                <w:sz w:val="16"/>
                <w:szCs w:val="16"/>
              </w:rPr>
              <w:t>Document class</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A9AA537" w14:textId="77777777" w:rsidR="00E73D4B" w:rsidRPr="006F05D7" w:rsidRDefault="50542D5A" w:rsidP="45CFC72E">
            <w:pPr>
              <w:spacing w:line="250" w:lineRule="auto"/>
              <w:rPr>
                <w:sz w:val="16"/>
                <w:szCs w:val="16"/>
              </w:rPr>
            </w:pPr>
            <w:r w:rsidRPr="006F05D7">
              <w:rPr>
                <w:sz w:val="16"/>
                <w:szCs w:val="16"/>
              </w:rPr>
              <w:t>Determines target library &amp; schema</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D75F2A" w14:textId="77777777" w:rsidR="00E73D4B" w:rsidRPr="006F05D7" w:rsidRDefault="03AE59B6" w:rsidP="45CFC72E">
            <w:pPr>
              <w:spacing w:line="250" w:lineRule="auto"/>
              <w:rPr>
                <w:sz w:val="16"/>
                <w:szCs w:val="16"/>
              </w:rPr>
            </w:pPr>
            <w:r w:rsidRPr="006F05D7">
              <w:rPr>
                <w:sz w:val="16"/>
                <w:szCs w:val="16"/>
              </w:rPr>
              <w:t>Correspondence, Memo, Circular, Contract, HR Record, Report, Policy</w:t>
            </w:r>
          </w:p>
        </w:tc>
      </w:tr>
      <w:tr w:rsidR="00E73D4B" w14:paraId="55169A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7E2171E" w14:textId="77777777" w:rsidR="00E73D4B" w:rsidRPr="00ED3F33" w:rsidRDefault="03AE59B6" w:rsidP="45CFC72E">
            <w:pPr>
              <w:spacing w:line="250" w:lineRule="auto"/>
              <w:rPr>
                <w:b/>
                <w:bCs/>
                <w:color w:val="0E1330"/>
                <w:sz w:val="16"/>
                <w:szCs w:val="16"/>
              </w:rPr>
            </w:pPr>
            <w:r w:rsidRPr="00ED3F33">
              <w:rPr>
                <w:b/>
                <w:bCs/>
                <w:color w:val="0E1330"/>
                <w:sz w:val="16"/>
                <w:szCs w:val="16"/>
              </w:rPr>
              <w:t>Sensitivity / handling</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A8511C" w14:textId="77777777" w:rsidR="00E73D4B" w:rsidRPr="006F05D7" w:rsidRDefault="03AE59B6" w:rsidP="45CFC72E">
            <w:pPr>
              <w:spacing w:line="250" w:lineRule="auto"/>
              <w:rPr>
                <w:sz w:val="16"/>
                <w:szCs w:val="16"/>
              </w:rPr>
            </w:pPr>
            <w:r w:rsidRPr="006F05D7">
              <w:rPr>
                <w:sz w:val="16"/>
                <w:szCs w:val="16"/>
              </w:rPr>
              <w:t>Drives access &amp; approval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D5A91C" w14:textId="77777777" w:rsidR="00E73D4B" w:rsidRPr="006F05D7" w:rsidRDefault="03AE59B6" w:rsidP="45CFC72E">
            <w:pPr>
              <w:spacing w:line="250" w:lineRule="auto"/>
              <w:rPr>
                <w:sz w:val="16"/>
                <w:szCs w:val="16"/>
              </w:rPr>
            </w:pPr>
            <w:r w:rsidRPr="006F05D7">
              <w:rPr>
                <w:sz w:val="16"/>
                <w:szCs w:val="16"/>
              </w:rPr>
              <w:t>Public, Internal, Confidential, Secret</w:t>
            </w:r>
          </w:p>
        </w:tc>
      </w:tr>
      <w:tr w:rsidR="00E73D4B" w14:paraId="0A7ABE1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4C89D60" w14:textId="77777777" w:rsidR="00E73D4B" w:rsidRPr="00ED3F33" w:rsidRDefault="03AE59B6" w:rsidP="45CFC72E">
            <w:pPr>
              <w:spacing w:line="250" w:lineRule="auto"/>
              <w:rPr>
                <w:b/>
                <w:bCs/>
                <w:color w:val="0E1330"/>
                <w:sz w:val="16"/>
                <w:szCs w:val="16"/>
              </w:rPr>
            </w:pPr>
            <w:r w:rsidRPr="00ED3F33">
              <w:rPr>
                <w:b/>
                <w:bCs/>
                <w:color w:val="0E1330"/>
                <w:sz w:val="16"/>
                <w:szCs w:val="16"/>
              </w:rPr>
              <w:t>Owning department</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A89705" w14:textId="77777777" w:rsidR="00E73D4B" w:rsidRPr="006F05D7" w:rsidRDefault="03AE59B6" w:rsidP="45CFC72E">
            <w:pPr>
              <w:spacing w:line="250" w:lineRule="auto"/>
              <w:rPr>
                <w:sz w:val="16"/>
                <w:szCs w:val="16"/>
              </w:rPr>
            </w:pPr>
            <w:r w:rsidRPr="006F05D7">
              <w:rPr>
                <w:sz w:val="16"/>
                <w:szCs w:val="16"/>
              </w:rPr>
              <w:t>Ownership &amp;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CC4146" w14:textId="77777777" w:rsidR="00E73D4B" w:rsidRPr="006F05D7" w:rsidRDefault="03AE59B6" w:rsidP="45CFC72E">
            <w:pPr>
              <w:spacing w:line="250" w:lineRule="auto"/>
              <w:rPr>
                <w:sz w:val="16"/>
                <w:szCs w:val="16"/>
              </w:rPr>
            </w:pPr>
            <w:r w:rsidRPr="006F05D7">
              <w:rPr>
                <w:sz w:val="16"/>
                <w:szCs w:val="16"/>
              </w:rPr>
              <w:t>e.g., Finance, HR, Legal, Operations</w:t>
            </w:r>
          </w:p>
        </w:tc>
      </w:tr>
      <w:tr w:rsidR="00E73D4B" w14:paraId="0329F8A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CAD181" w14:textId="77777777" w:rsidR="00E73D4B" w:rsidRPr="00ED3F33" w:rsidRDefault="03AE59B6" w:rsidP="45CFC72E">
            <w:pPr>
              <w:spacing w:line="250" w:lineRule="auto"/>
              <w:rPr>
                <w:b/>
                <w:bCs/>
                <w:color w:val="0E1330"/>
                <w:sz w:val="16"/>
                <w:szCs w:val="16"/>
              </w:rPr>
            </w:pPr>
            <w:r w:rsidRPr="00ED3F33">
              <w:rPr>
                <w:b/>
                <w:bCs/>
                <w:color w:val="0E1330"/>
                <w:sz w:val="16"/>
                <w:szCs w:val="16"/>
              </w:rPr>
              <w:t>Priority</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7F7192" w14:textId="77777777" w:rsidR="00E73D4B" w:rsidRPr="006F05D7" w:rsidRDefault="03AE59B6" w:rsidP="45CFC72E">
            <w:pPr>
              <w:spacing w:line="250" w:lineRule="auto"/>
              <w:rPr>
                <w:sz w:val="16"/>
                <w:szCs w:val="16"/>
              </w:rPr>
            </w:pPr>
            <w:r w:rsidRPr="006F05D7">
              <w:rPr>
                <w:sz w:val="16"/>
                <w:szCs w:val="16"/>
              </w:rPr>
              <w:t>Queue ordering &amp; SLA</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F1CC80" w14:textId="77777777" w:rsidR="00E73D4B" w:rsidRPr="006F05D7" w:rsidRDefault="03AE59B6" w:rsidP="45CFC72E">
            <w:pPr>
              <w:spacing w:line="250" w:lineRule="auto"/>
              <w:rPr>
                <w:sz w:val="16"/>
                <w:szCs w:val="16"/>
              </w:rPr>
            </w:pPr>
            <w:r w:rsidRPr="006F05D7">
              <w:rPr>
                <w:sz w:val="16"/>
                <w:szCs w:val="16"/>
              </w:rPr>
              <w:t>Routine, Priority, Urgent</w:t>
            </w:r>
          </w:p>
        </w:tc>
      </w:tr>
      <w:tr w:rsidR="00E73D4B" w14:paraId="340E43D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543808" w14:textId="77777777" w:rsidR="00E73D4B" w:rsidRPr="00ED3F33" w:rsidRDefault="03AE59B6" w:rsidP="45CFC72E">
            <w:pPr>
              <w:spacing w:line="250" w:lineRule="auto"/>
              <w:rPr>
                <w:b/>
                <w:bCs/>
                <w:color w:val="0E1330"/>
                <w:sz w:val="16"/>
                <w:szCs w:val="16"/>
              </w:rPr>
            </w:pPr>
            <w:r w:rsidRPr="00ED3F33">
              <w:rPr>
                <w:b/>
                <w:bCs/>
                <w:color w:val="0E1330"/>
                <w:sz w:val="16"/>
                <w:szCs w:val="16"/>
              </w:rPr>
              <w:t>Approval flow</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5FBC4DE" w14:textId="77777777" w:rsidR="00E73D4B" w:rsidRPr="006F05D7" w:rsidRDefault="03AE59B6" w:rsidP="45CFC72E">
            <w:pPr>
              <w:spacing w:line="250" w:lineRule="auto"/>
              <w:rPr>
                <w:sz w:val="16"/>
                <w:szCs w:val="16"/>
              </w:rPr>
            </w:pPr>
            <w:r w:rsidRPr="006F05D7">
              <w:rPr>
                <w:sz w:val="16"/>
                <w:szCs w:val="16"/>
              </w:rPr>
              <w:t>Selects approver chain</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B3C7DC" w14:textId="77777777" w:rsidR="00E73D4B" w:rsidRPr="006F05D7" w:rsidRDefault="03AE59B6" w:rsidP="45CFC72E">
            <w:pPr>
              <w:spacing w:line="250" w:lineRule="auto"/>
              <w:rPr>
                <w:sz w:val="16"/>
                <w:szCs w:val="16"/>
              </w:rPr>
            </w:pPr>
            <w:r w:rsidRPr="006F05D7">
              <w:rPr>
                <w:sz w:val="16"/>
                <w:szCs w:val="16"/>
              </w:rPr>
              <w:t>Single, Sequential, Parallel</w:t>
            </w:r>
          </w:p>
        </w:tc>
      </w:tr>
      <w:tr w:rsidR="00E73D4B" w14:paraId="6C4FF3F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DB22608" w14:textId="77777777" w:rsidR="00E73D4B" w:rsidRPr="00ED3F33" w:rsidRDefault="03AE59B6" w:rsidP="45CFC72E">
            <w:pPr>
              <w:spacing w:line="250" w:lineRule="auto"/>
              <w:rPr>
                <w:b/>
                <w:bCs/>
                <w:color w:val="0E1330"/>
                <w:sz w:val="16"/>
                <w:szCs w:val="16"/>
              </w:rPr>
            </w:pPr>
            <w:r w:rsidRPr="00ED3F33">
              <w:rPr>
                <w:b/>
                <w:bCs/>
                <w:color w:val="0E1330"/>
                <w:sz w:val="16"/>
                <w:szCs w:val="16"/>
              </w:rPr>
              <w:t>Access scope (ABAC)</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898E73" w14:textId="77777777" w:rsidR="00E73D4B" w:rsidRPr="006F05D7" w:rsidRDefault="03AE59B6" w:rsidP="45CFC72E">
            <w:pPr>
              <w:spacing w:line="250" w:lineRule="auto"/>
              <w:rPr>
                <w:sz w:val="16"/>
                <w:szCs w:val="16"/>
              </w:rPr>
            </w:pPr>
            <w:r w:rsidRPr="006F05D7">
              <w:rPr>
                <w:sz w:val="16"/>
                <w:szCs w:val="16"/>
              </w:rPr>
              <w:t>Attribute-based restriction</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9CF0CDA" w14:textId="77777777" w:rsidR="00E73D4B" w:rsidRPr="006F05D7" w:rsidRDefault="03AE59B6" w:rsidP="45CFC72E">
            <w:pPr>
              <w:spacing w:line="250" w:lineRule="auto"/>
              <w:rPr>
                <w:sz w:val="16"/>
                <w:szCs w:val="16"/>
              </w:rPr>
            </w:pPr>
            <w:r w:rsidRPr="006F05D7">
              <w:rPr>
                <w:sz w:val="16"/>
                <w:szCs w:val="16"/>
              </w:rPr>
              <w:t>Department-only, Named group, Clearance level</w:t>
            </w:r>
          </w:p>
        </w:tc>
      </w:tr>
      <w:tr w:rsidR="45CFC72E" w14:paraId="42ED40B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46" w:author="Harsh Bindal" w:date="2026-09-11T10:35:00Z"/>
        </w:trPr>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8A27EA" w14:textId="36B80448" w:rsidR="3FAAB08A" w:rsidRPr="00ED3F33" w:rsidRDefault="3FAAB08A" w:rsidP="45CFC72E">
            <w:pPr>
              <w:spacing w:line="250" w:lineRule="auto"/>
              <w:rPr>
                <w:b/>
                <w:color w:val="0E1330"/>
                <w:sz w:val="16"/>
                <w:szCs w:val="16"/>
              </w:rPr>
            </w:pPr>
            <w:r w:rsidRPr="00ED3F33">
              <w:rPr>
                <w:b/>
                <w:color w:val="0E1330"/>
                <w:sz w:val="16"/>
                <w:szCs w:val="16"/>
              </w:rPr>
              <w:t>Standard</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D76611D" w14:textId="615C94D6" w:rsidR="3FAAB08A" w:rsidRPr="006F05D7" w:rsidRDefault="3FAAB08A" w:rsidP="45CFC72E">
            <w:pPr>
              <w:spacing w:line="250" w:lineRule="auto"/>
              <w:rPr>
                <w:sz w:val="16"/>
                <w:szCs w:val="16"/>
              </w:rPr>
            </w:pPr>
            <w:r w:rsidRPr="006F05D7">
              <w:rPr>
                <w:sz w:val="16"/>
                <w:szCs w:val="16"/>
              </w:rPr>
              <w:t>Groups the document for navigation, filtering and reporting by the standard it supports</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14183A" w14:textId="3CF88E5E" w:rsidR="3FAAB08A" w:rsidRPr="006F05D7" w:rsidRDefault="3FAAB08A" w:rsidP="45CFC72E">
            <w:pPr>
              <w:spacing w:line="250" w:lineRule="auto"/>
              <w:rPr>
                <w:sz w:val="16"/>
                <w:szCs w:val="16"/>
              </w:rPr>
            </w:pPr>
            <w:r w:rsidRPr="006F05D7">
              <w:rPr>
                <w:sz w:val="16"/>
                <w:szCs w:val="16"/>
              </w:rPr>
              <w:t>ISO 9001, ISO 27001, Health &amp; Safety, IMS, AI Governance</w:t>
            </w:r>
          </w:p>
        </w:tc>
      </w:tr>
    </w:tbl>
    <w:p w14:paraId="3BFC37E4" w14:textId="77777777" w:rsidR="00894A95" w:rsidRPr="006F05D7" w:rsidRDefault="08A3C276" w:rsidP="006F05D7">
      <w:pPr>
        <w:pStyle w:val="Heading2"/>
        <w:rPr>
          <w:kern w:val="2"/>
          <w14:ligatures w14:val="standardContextual"/>
        </w:rPr>
      </w:pPr>
      <w:bookmarkStart w:id="47" w:name="_Toc1951038813"/>
      <w:bookmarkStart w:id="48" w:name="_Toc240108381"/>
      <w:bookmarkStart w:id="49" w:name="_Toc240108546"/>
      <w:r w:rsidRPr="006F05D7">
        <w:t>7.2 Manual Classification Controls</w:t>
      </w:r>
      <w:bookmarkEnd w:id="47"/>
      <w:bookmarkEnd w:id="48"/>
      <w:bookmarkEnd w:id="49"/>
    </w:p>
    <w:p w14:paraId="03D34B28" w14:textId="61F477D3" w:rsidR="00894A95" w:rsidRPr="00ED3F33" w:rsidRDefault="00106196" w:rsidP="00ED3F33">
      <w:pPr>
        <w:pStyle w:val="ListParagraph"/>
        <w:numPr>
          <w:ilvl w:val="0"/>
          <w:numId w:val="12"/>
        </w:numPr>
        <w:spacing w:after="60" w:line="260" w:lineRule="auto"/>
        <w:rPr>
          <w:kern w:val="2"/>
          <w14:ligatures w14:val="standardContextual"/>
        </w:rPr>
      </w:pPr>
      <w:r>
        <w:rPr>
          <w:b/>
          <w:bCs/>
        </w:rPr>
        <w:t xml:space="preserve">User-entered business metadata: </w:t>
      </w:r>
      <w:proofErr w:type="spellStart"/>
      <w:r>
        <w:rPr>
          <w:b/>
          <w:bCs/>
        </w:rPr>
        <w:t>Docaya</w:t>
      </w:r>
      <w:proofErr w:type="spellEnd"/>
      <w:r>
        <w:rPr>
          <w:b/>
          <w:bCs/>
        </w:rPr>
        <w:t xml:space="preserve"> does not generate classification, business metadata or approval recommendations. During upload it extracts only basic machine-readable text, technical metadata and preview data for the staged file.</w:t>
      </w:r>
    </w:p>
    <w:p w14:paraId="5BF7028A" w14:textId="79BCF413" w:rsidR="00894A95" w:rsidRPr="00ED3F33" w:rsidRDefault="08A3C276" w:rsidP="00ED3F33">
      <w:pPr>
        <w:pStyle w:val="ListParagraph"/>
        <w:numPr>
          <w:ilvl w:val="0"/>
          <w:numId w:val="12"/>
        </w:numPr>
        <w:spacing w:after="60" w:line="260" w:lineRule="auto"/>
      </w:pPr>
      <w:r w:rsidRPr="00ED3F33">
        <w:rPr>
          <w:b/>
          <w:bCs/>
        </w:rPr>
        <w:t xml:space="preserve">Manual details required: </w:t>
      </w:r>
      <w:r w:rsidR="45CFC72E" w:rsidRPr="00ED3F33">
        <w:t>the Editor manually enters or selects</w:t>
      </w:r>
      <w:r w:rsidRPr="00ED3F33">
        <w:t xml:space="preserve"> the business title, document class, sensitivity, owning department, description, keywords/reference and approval flow.</w:t>
      </w:r>
    </w:p>
    <w:p w14:paraId="2E294D23" w14:textId="77777777" w:rsidR="00894A95" w:rsidRPr="00ED3F33" w:rsidRDefault="08A3C276" w:rsidP="00ED3F33">
      <w:pPr>
        <w:pStyle w:val="ListParagraph"/>
        <w:numPr>
          <w:ilvl w:val="0"/>
          <w:numId w:val="12"/>
        </w:numPr>
        <w:spacing w:after="60" w:line="260" w:lineRule="auto"/>
      </w:pPr>
      <w:r w:rsidRPr="00ED3F33">
        <w:rPr>
          <w:b/>
          <w:bCs/>
        </w:rPr>
        <w:t xml:space="preserve">Schema validation: </w:t>
      </w:r>
      <w:r w:rsidRPr="00ED3F33">
        <w:t>metadata is validated against the configurable document-type schema before submission is allowed.</w:t>
      </w:r>
    </w:p>
    <w:p w14:paraId="01810BDD" w14:textId="77777777" w:rsidR="00894A95" w:rsidRPr="00ED3F33" w:rsidRDefault="08A3C276" w:rsidP="00ED3F33">
      <w:pPr>
        <w:pStyle w:val="ListParagraph"/>
        <w:numPr>
          <w:ilvl w:val="0"/>
          <w:numId w:val="12"/>
        </w:numPr>
        <w:spacing w:after="60" w:line="260" w:lineRule="auto"/>
      </w:pPr>
      <w:r w:rsidRPr="00ED3F33">
        <w:rPr>
          <w:b/>
          <w:bCs/>
        </w:rPr>
        <w:t xml:space="preserve">Approval-flow enforcement: </w:t>
      </w:r>
      <w:r w:rsidRPr="00ED3F33">
        <w:t xml:space="preserve">once the manual details are complete, </w:t>
      </w:r>
      <w:proofErr w:type="spellStart"/>
      <w:r w:rsidRPr="00ED3F33">
        <w:t>Docaya</w:t>
      </w:r>
      <w:proofErr w:type="spellEnd"/>
      <w:r w:rsidRPr="00ED3F33">
        <w:t xml:space="preserve"> routes the document through the configured approval flow.</w:t>
      </w:r>
    </w:p>
    <w:p w14:paraId="4EB0D016" w14:textId="77777777" w:rsidR="00894A95" w:rsidRPr="00ED3F33" w:rsidRDefault="08A3C276" w:rsidP="00ED3F33">
      <w:pPr>
        <w:pStyle w:val="ListParagraph"/>
        <w:numPr>
          <w:ilvl w:val="0"/>
          <w:numId w:val="12"/>
        </w:numPr>
        <w:spacing w:after="60" w:line="260" w:lineRule="auto"/>
      </w:pPr>
      <w:r w:rsidRPr="00ED3F33">
        <w:rPr>
          <w:b/>
          <w:bCs/>
        </w:rPr>
        <w:t xml:space="preserve">Azure SQL persistence: </w:t>
      </w:r>
      <w:r w:rsidRPr="00ED3F33">
        <w:t>classification, workflow status, audit trail and SharePoint promotion references are fully auditable and reportable.</w:t>
      </w:r>
    </w:p>
    <w:p w14:paraId="44EAFD9C" w14:textId="77777777" w:rsidR="00E73D4B" w:rsidRPr="006F05D7" w:rsidRDefault="00067B0D">
      <w:r w:rsidRPr="006F05D7">
        <w:br w:type="page"/>
      </w:r>
    </w:p>
    <w:p w14:paraId="2DAFCA4D" w14:textId="466FD797" w:rsidR="00E73D4B" w:rsidRPr="006F05D7" w:rsidRDefault="03AE59B6" w:rsidP="006F05D7">
      <w:pPr>
        <w:pStyle w:val="Heading1"/>
      </w:pPr>
      <w:bookmarkStart w:id="50" w:name="_Toc1924605103"/>
      <w:bookmarkStart w:id="51" w:name="_Toc240108382"/>
      <w:bookmarkStart w:id="52" w:name="_Toc240108547"/>
      <w:r w:rsidRPr="006F05D7">
        <w:lastRenderedPageBreak/>
        <w:t>8. Module M3</w:t>
      </w:r>
      <w:r w:rsidR="00B94096">
        <w:t xml:space="preserve"> </w:t>
      </w:r>
      <w:r w:rsidRPr="006F05D7">
        <w:t>Workflow &amp; Approval</w:t>
      </w:r>
      <w:bookmarkEnd w:id="50"/>
      <w:bookmarkEnd w:id="51"/>
      <w:bookmarkEnd w:id="52"/>
    </w:p>
    <w:p w14:paraId="6B671B66" w14:textId="77777777" w:rsidR="00E73D4B" w:rsidRPr="006F05D7" w:rsidRDefault="03AE59B6" w:rsidP="006F05D7">
      <w:pPr>
        <w:pStyle w:val="Heading2"/>
      </w:pPr>
      <w:bookmarkStart w:id="53" w:name="_Toc988935517"/>
      <w:bookmarkStart w:id="54" w:name="_Toc240108383"/>
      <w:bookmarkStart w:id="55" w:name="_Toc240108548"/>
      <w:r w:rsidRPr="006F05D7">
        <w:t>8.1 Submission &amp; Routing</w:t>
      </w:r>
      <w:bookmarkEnd w:id="53"/>
      <w:bookmarkEnd w:id="54"/>
      <w:bookmarkEnd w:id="55"/>
    </w:p>
    <w:p w14:paraId="0F3FFFED" w14:textId="7664A0D7" w:rsidR="00E73D4B" w:rsidRPr="006F05D7" w:rsidRDefault="50542D5A">
      <w:pPr>
        <w:spacing w:line="276" w:lineRule="auto"/>
      </w:pPr>
      <w:r w:rsidRPr="006F05D7">
        <w:t>On submission, classification rules resolve the target SharePoint library and the approver(s). The document enters Pending</w:t>
      </w:r>
      <w:r w:rsidR="0028069C">
        <w:t xml:space="preserve"> </w:t>
      </w:r>
      <w:r w:rsidRPr="006F05D7">
        <w:t>Approval and is placed on the approver's queue with full context and preview.</w:t>
      </w:r>
    </w:p>
    <w:p w14:paraId="61BA4F1D" w14:textId="77777777" w:rsidR="00E73D4B" w:rsidRPr="006F05D7" w:rsidRDefault="03AE59B6" w:rsidP="006F05D7">
      <w:pPr>
        <w:pStyle w:val="Heading2"/>
      </w:pPr>
      <w:bookmarkStart w:id="56" w:name="_Toc1300111109"/>
      <w:bookmarkStart w:id="57" w:name="_Toc240108384"/>
      <w:bookmarkStart w:id="58" w:name="_Toc240108549"/>
      <w:r w:rsidRPr="006F05D7">
        <w:t>8.2 Approval Patterns</w:t>
      </w:r>
      <w:bookmarkEnd w:id="56"/>
      <w:bookmarkEnd w:id="57"/>
      <w:bookmarkEnd w:id="58"/>
    </w:p>
    <w:tbl>
      <w:tblPr>
        <w:tblW w:w="9360" w:type="dxa"/>
        <w:tblCellMar>
          <w:left w:w="10" w:type="dxa"/>
          <w:right w:w="10" w:type="dxa"/>
        </w:tblCellMar>
        <w:tblLook w:val="0020" w:firstRow="1" w:lastRow="0" w:firstColumn="0" w:lastColumn="0" w:noHBand="0" w:noVBand="0"/>
      </w:tblPr>
      <w:tblGrid>
        <w:gridCol w:w="1700"/>
        <w:gridCol w:w="4660"/>
        <w:gridCol w:w="3000"/>
      </w:tblGrid>
      <w:tr w:rsidR="00894A95" w14:paraId="25B12CD6"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458CB6F"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Pattern</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D811E64" w14:textId="77777777" w:rsidR="00894A95" w:rsidRPr="006F05D7" w:rsidRDefault="08A3C276" w:rsidP="45CFC72E">
            <w:pPr>
              <w:spacing w:line="249" w:lineRule="auto"/>
              <w:rPr>
                <w:b/>
                <w:bCs/>
                <w:color w:val="FFFFFF"/>
                <w:sz w:val="17"/>
                <w:szCs w:val="17"/>
              </w:rPr>
            </w:pPr>
            <w:proofErr w:type="spellStart"/>
            <w:r w:rsidRPr="006F05D7">
              <w:rPr>
                <w:b/>
                <w:bCs/>
                <w:color w:val="FFFFFF"/>
                <w:sz w:val="17"/>
                <w:szCs w:val="17"/>
              </w:rPr>
              <w:t>Behaviour</w:t>
            </w:r>
            <w:proofErr w:type="spellEnd"/>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D77BD97" w14:textId="77777777" w:rsidR="00894A95" w:rsidRPr="006F05D7" w:rsidRDefault="08A3C276" w:rsidP="45CFC72E">
            <w:pPr>
              <w:spacing w:line="249" w:lineRule="auto"/>
              <w:rPr>
                <w:b/>
                <w:bCs/>
                <w:color w:val="FFFFFF"/>
                <w:sz w:val="17"/>
                <w:szCs w:val="17"/>
              </w:rPr>
            </w:pPr>
            <w:r w:rsidRPr="006F05D7">
              <w:rPr>
                <w:b/>
                <w:bCs/>
                <w:color w:val="FFFFFF"/>
                <w:sz w:val="17"/>
                <w:szCs w:val="17"/>
              </w:rPr>
              <w:t>Typical use</w:t>
            </w:r>
          </w:p>
        </w:tc>
      </w:tr>
      <w:tr w:rsidR="00E73D4B" w14:paraId="02EE3C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A92327" w14:textId="77777777" w:rsidR="00E73D4B" w:rsidRPr="00ED3F33" w:rsidRDefault="03AE59B6" w:rsidP="45CFC72E">
            <w:pPr>
              <w:spacing w:line="250" w:lineRule="auto"/>
              <w:rPr>
                <w:b/>
                <w:bCs/>
                <w:color w:val="0E1330"/>
                <w:sz w:val="16"/>
                <w:szCs w:val="16"/>
              </w:rPr>
            </w:pPr>
            <w:r w:rsidRPr="00ED3F33">
              <w:rPr>
                <w:b/>
                <w:bCs/>
                <w:color w:val="0E1330"/>
                <w:sz w:val="16"/>
                <w:szCs w:val="16"/>
              </w:rPr>
              <w:t>Single</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D858F" w14:textId="77777777" w:rsidR="00E73D4B" w:rsidRPr="006F05D7" w:rsidRDefault="03AE59B6" w:rsidP="45CFC72E">
            <w:pPr>
              <w:spacing w:line="250" w:lineRule="auto"/>
              <w:rPr>
                <w:sz w:val="16"/>
                <w:szCs w:val="16"/>
              </w:rPr>
            </w:pPr>
            <w:r w:rsidRPr="006F05D7">
              <w:rPr>
                <w:sz w:val="16"/>
                <w:szCs w:val="16"/>
              </w:rPr>
              <w:t>One approver decides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1D0B66F" w14:textId="77777777" w:rsidR="00E73D4B" w:rsidRPr="006F05D7" w:rsidRDefault="03AE59B6" w:rsidP="45CFC72E">
            <w:pPr>
              <w:spacing w:line="250" w:lineRule="auto"/>
              <w:rPr>
                <w:sz w:val="16"/>
                <w:szCs w:val="16"/>
              </w:rPr>
            </w:pPr>
            <w:r w:rsidRPr="006F05D7">
              <w:rPr>
                <w:sz w:val="16"/>
                <w:szCs w:val="16"/>
              </w:rPr>
              <w:t>Routine internal documents</w:t>
            </w:r>
          </w:p>
        </w:tc>
      </w:tr>
      <w:tr w:rsidR="00E73D4B" w14:paraId="6287467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31C585" w14:textId="77777777" w:rsidR="00E73D4B" w:rsidRPr="00ED3F33" w:rsidRDefault="03AE59B6" w:rsidP="45CFC72E">
            <w:pPr>
              <w:spacing w:line="250" w:lineRule="auto"/>
              <w:rPr>
                <w:b/>
                <w:bCs/>
                <w:color w:val="0E1330"/>
                <w:sz w:val="16"/>
                <w:szCs w:val="16"/>
              </w:rPr>
            </w:pPr>
            <w:r w:rsidRPr="00ED3F33">
              <w:rPr>
                <w:b/>
                <w:bCs/>
                <w:color w:val="0E1330"/>
                <w:sz w:val="16"/>
                <w:szCs w:val="16"/>
              </w:rPr>
              <w:t>Sequential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5470D9" w14:textId="77777777" w:rsidR="00E73D4B" w:rsidRPr="006F05D7" w:rsidRDefault="03AE59B6" w:rsidP="45CFC72E">
            <w:pPr>
              <w:spacing w:line="250" w:lineRule="auto"/>
              <w:rPr>
                <w:sz w:val="16"/>
                <w:szCs w:val="16"/>
              </w:rPr>
            </w:pPr>
            <w:r w:rsidRPr="006F05D7">
              <w:rPr>
                <w:sz w:val="16"/>
                <w:szCs w:val="16"/>
              </w:rPr>
              <w:t>Approvers act in order; each must approve to proceed</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23A0FE" w14:textId="77777777" w:rsidR="00E73D4B" w:rsidRPr="006F05D7" w:rsidRDefault="03AE59B6" w:rsidP="45CFC72E">
            <w:pPr>
              <w:spacing w:line="250" w:lineRule="auto"/>
              <w:rPr>
                <w:sz w:val="16"/>
                <w:szCs w:val="16"/>
              </w:rPr>
            </w:pPr>
            <w:r w:rsidRPr="006F05D7">
              <w:rPr>
                <w:sz w:val="16"/>
                <w:szCs w:val="16"/>
              </w:rPr>
              <w:t>Confidential / multi-level sign-off</w:t>
            </w:r>
          </w:p>
        </w:tc>
      </w:tr>
      <w:tr w:rsidR="00E73D4B" w14:paraId="2C439D9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D01516" w14:textId="77777777" w:rsidR="00E73D4B" w:rsidRPr="00ED3F33" w:rsidRDefault="03AE59B6" w:rsidP="45CFC72E">
            <w:pPr>
              <w:spacing w:line="250" w:lineRule="auto"/>
              <w:rPr>
                <w:b/>
                <w:bCs/>
                <w:color w:val="0E1330"/>
                <w:sz w:val="16"/>
                <w:szCs w:val="16"/>
              </w:rPr>
            </w:pPr>
            <w:r w:rsidRPr="00ED3F33">
              <w:rPr>
                <w:b/>
                <w:bCs/>
                <w:color w:val="0E1330"/>
                <w:sz w:val="16"/>
                <w:szCs w:val="16"/>
              </w:rPr>
              <w:t>Parallel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B81AFD9" w14:textId="77777777" w:rsidR="00E73D4B" w:rsidRPr="006F05D7" w:rsidRDefault="03AE59B6" w:rsidP="45CFC72E">
            <w:pPr>
              <w:spacing w:line="250" w:lineRule="auto"/>
              <w:rPr>
                <w:sz w:val="16"/>
                <w:szCs w:val="16"/>
              </w:rPr>
            </w:pPr>
            <w:r w:rsidRPr="006F05D7">
              <w:rPr>
                <w:sz w:val="16"/>
                <w:szCs w:val="16"/>
              </w:rPr>
              <w:t>Multiple approvers in parallel; quorum or unanimous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856800" w14:textId="77777777" w:rsidR="00E73D4B" w:rsidRPr="006F05D7" w:rsidRDefault="03AE59B6" w:rsidP="45CFC72E">
            <w:pPr>
              <w:spacing w:line="250" w:lineRule="auto"/>
              <w:rPr>
                <w:sz w:val="16"/>
                <w:szCs w:val="16"/>
              </w:rPr>
            </w:pPr>
            <w:r w:rsidRPr="006F05D7">
              <w:rPr>
                <w:sz w:val="16"/>
                <w:szCs w:val="16"/>
              </w:rPr>
              <w:t>Cross-department documents</w:t>
            </w:r>
          </w:p>
        </w:tc>
      </w:tr>
      <w:tr w:rsidR="00E73D4B" w14:paraId="7FE3A46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D3CE9D" w14:textId="77777777" w:rsidR="00E73D4B" w:rsidRPr="00ED3F33" w:rsidRDefault="03AE59B6" w:rsidP="45CFC72E">
            <w:pPr>
              <w:spacing w:line="250" w:lineRule="auto"/>
              <w:rPr>
                <w:b/>
                <w:bCs/>
                <w:color w:val="0E1330"/>
                <w:sz w:val="16"/>
                <w:szCs w:val="16"/>
              </w:rPr>
            </w:pPr>
            <w:r w:rsidRPr="00ED3F33">
              <w:rPr>
                <w:b/>
                <w:bCs/>
                <w:color w:val="0E1330"/>
                <w:sz w:val="16"/>
                <w:szCs w:val="16"/>
              </w:rPr>
              <w:t>Conditional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D0E0F9" w14:textId="77777777" w:rsidR="00E73D4B" w:rsidRPr="006F05D7" w:rsidRDefault="03AE59B6" w:rsidP="45CFC72E">
            <w:pPr>
              <w:spacing w:line="250" w:lineRule="auto"/>
              <w:rPr>
                <w:sz w:val="16"/>
                <w:szCs w:val="16"/>
              </w:rPr>
            </w:pPr>
            <w:r w:rsidRPr="006F05D7">
              <w:rPr>
                <w:sz w:val="16"/>
                <w:szCs w:val="16"/>
              </w:rPr>
              <w:t>Route by rule (e.g., sensitivity = Secret → senior + compliance)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D17802" w14:textId="77777777" w:rsidR="00E73D4B" w:rsidRPr="006F05D7" w:rsidRDefault="03AE59B6" w:rsidP="45CFC72E">
            <w:pPr>
              <w:spacing w:line="250" w:lineRule="auto"/>
              <w:rPr>
                <w:sz w:val="16"/>
                <w:szCs w:val="16"/>
              </w:rPr>
            </w:pPr>
            <w:r w:rsidRPr="006F05D7">
              <w:rPr>
                <w:sz w:val="16"/>
                <w:szCs w:val="16"/>
              </w:rPr>
              <w:t>Sensitive or high-value records</w:t>
            </w:r>
          </w:p>
        </w:tc>
      </w:tr>
    </w:tbl>
    <w:p w14:paraId="16F44A24" w14:textId="77777777" w:rsidR="00E73D4B" w:rsidRPr="006F05D7" w:rsidRDefault="03AE59B6" w:rsidP="006F05D7">
      <w:pPr>
        <w:pStyle w:val="Heading2"/>
      </w:pPr>
      <w:bookmarkStart w:id="59" w:name="_Toc440701281"/>
      <w:bookmarkStart w:id="60" w:name="_Toc240108385"/>
      <w:bookmarkStart w:id="61" w:name="_Toc240108550"/>
      <w:r w:rsidRPr="006F05D7">
        <w:t>8.3 Decision Handling</w:t>
      </w:r>
      <w:bookmarkEnd w:id="59"/>
      <w:bookmarkEnd w:id="60"/>
      <w:bookmarkEnd w:id="61"/>
    </w:p>
    <w:p w14:paraId="358E648D" w14:textId="0F0462AB" w:rsidR="00E73D4B" w:rsidRPr="00ED3F33" w:rsidRDefault="50542D5A" w:rsidP="00ED3F33">
      <w:pPr>
        <w:pStyle w:val="ListParagraph"/>
        <w:numPr>
          <w:ilvl w:val="0"/>
          <w:numId w:val="12"/>
        </w:numPr>
        <w:spacing w:after="60" w:line="260" w:lineRule="auto"/>
      </w:pPr>
      <w:r w:rsidRPr="00ED3F33">
        <w:rPr>
          <w:b/>
          <w:bCs/>
        </w:rPr>
        <w:t xml:space="preserve">Approve: </w:t>
      </w:r>
      <w:r w:rsidRPr="00ED3F33">
        <w:t xml:space="preserve">the document is marked Approved and immediately promoted (Module M4) to the final class/library </w:t>
      </w:r>
      <w:r w:rsidR="45CFC72E" w:rsidRPr="00ED3F33">
        <w:t>selected by the Editor.</w:t>
      </w:r>
    </w:p>
    <w:p w14:paraId="035FC3B3" w14:textId="77777777" w:rsidR="00E73D4B" w:rsidRPr="00ED3F33" w:rsidRDefault="50542D5A" w:rsidP="00ED3F33">
      <w:pPr>
        <w:pStyle w:val="ListParagraph"/>
        <w:numPr>
          <w:ilvl w:val="0"/>
          <w:numId w:val="12"/>
        </w:numPr>
        <w:spacing w:after="60" w:line="260" w:lineRule="auto"/>
      </w:pPr>
      <w:r w:rsidRPr="00ED3F33">
        <w:rPr>
          <w:b/>
          <w:bCs/>
        </w:rPr>
        <w:t xml:space="preserve">Reject / Request changes: </w:t>
      </w:r>
      <w:r w:rsidRPr="00ED3F33">
        <w:t>mandatory comments (more information) are required; the document returns to the initiator as Returned/Classified for correction and re-submission.</w:t>
      </w:r>
    </w:p>
    <w:p w14:paraId="04DE86B3" w14:textId="77777777" w:rsidR="00E73D4B" w:rsidRPr="00ED3F33" w:rsidRDefault="50542D5A" w:rsidP="00ED3F33">
      <w:pPr>
        <w:pStyle w:val="ListParagraph"/>
        <w:numPr>
          <w:ilvl w:val="0"/>
          <w:numId w:val="12"/>
        </w:numPr>
        <w:spacing w:after="60" w:line="260" w:lineRule="auto"/>
      </w:pPr>
      <w:r w:rsidRPr="00ED3F33">
        <w:rPr>
          <w:b/>
          <w:bCs/>
        </w:rPr>
        <w:t xml:space="preserve">SLA &amp; escalation: </w:t>
      </w:r>
      <w:r w:rsidRPr="00ED3F33">
        <w:t>each approval task carries an SLA timer; on breach it escalates to the configured delegate or manager and raises a notification.</w:t>
      </w:r>
    </w:p>
    <w:p w14:paraId="2234F04E" w14:textId="77777777" w:rsidR="00E73D4B" w:rsidRPr="00ED3F33" w:rsidRDefault="50542D5A" w:rsidP="00ED3F33">
      <w:pPr>
        <w:pStyle w:val="ListParagraph"/>
        <w:numPr>
          <w:ilvl w:val="0"/>
          <w:numId w:val="12"/>
        </w:numPr>
        <w:spacing w:after="60" w:line="260" w:lineRule="auto"/>
      </w:pPr>
      <w:r w:rsidRPr="00ED3F33">
        <w:rPr>
          <w:b/>
          <w:bCs/>
        </w:rPr>
        <w:t xml:space="preserve">Act anywhere: </w:t>
      </w:r>
      <w:r w:rsidRPr="00ED3F33">
        <w:t>approvers can decide from the in-app queue, email action buttons, or Microsoft Teams.</w:t>
      </w:r>
    </w:p>
    <w:p w14:paraId="438860BA" w14:textId="77777777" w:rsidR="00E73D4B" w:rsidRPr="00ED3F33" w:rsidRDefault="50542D5A" w:rsidP="00ED3F33">
      <w:pPr>
        <w:pStyle w:val="ListParagraph"/>
        <w:numPr>
          <w:ilvl w:val="0"/>
          <w:numId w:val="12"/>
        </w:numPr>
        <w:spacing w:after="60" w:line="260" w:lineRule="auto"/>
      </w:pPr>
      <w:r w:rsidRPr="00ED3F33">
        <w:rPr>
          <w:b/>
          <w:bCs/>
        </w:rPr>
        <w:t xml:space="preserve">Delegation: </w:t>
      </w:r>
      <w:r w:rsidRPr="00ED3F33">
        <w:t>out-of-office auto-reassignment keeps the queue moving.</w:t>
      </w:r>
    </w:p>
    <w:tbl>
      <w:tblPr>
        <w:tblW w:w="9360" w:type="dxa"/>
        <w:tblBorders>
          <w:top w:val="single" w:sz="1" w:space="0" w:color="FBECEC"/>
          <w:left w:val="single" w:sz="18" w:space="0" w:color="B4232A"/>
          <w:bottom w:val="single" w:sz="1" w:space="0" w:color="FBECEC"/>
          <w:right w:val="single" w:sz="1" w:space="0" w:color="FBECEC"/>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00CED4E9" w14:textId="77777777" w:rsidTr="00ED3F33">
        <w:tc>
          <w:tcPr>
            <w:tcW w:w="9360" w:type="dxa"/>
            <w:shd w:val="clear" w:color="F7F4FD" w:fill="F7F4FD"/>
            <w:tcMar>
              <w:top w:w="110" w:type="dxa"/>
              <w:left w:w="160" w:type="dxa"/>
              <w:bottom w:w="110" w:type="dxa"/>
              <w:right w:w="140" w:type="dxa"/>
            </w:tcMar>
          </w:tcPr>
          <w:p w14:paraId="175DBAEE" w14:textId="473BFCE3" w:rsidR="00E73D4B" w:rsidRPr="00ED3F33" w:rsidRDefault="00106196" w:rsidP="45CFC72E">
            <w:pPr>
              <w:spacing w:line="264" w:lineRule="auto"/>
              <w:rPr>
                <w:color w:val="2A1E57"/>
                <w:sz w:val="17"/>
                <w:szCs w:val="18"/>
              </w:rPr>
            </w:pPr>
            <w:r>
              <w:rPr>
                <w:b/>
                <w:bCs/>
                <w:color w:val="6B3FD4"/>
                <w:sz w:val="17"/>
              </w:rPr>
              <w:t>Mandatory rejection reason A rejection cannot be submitted without comments. This guarantees the initiator always receives actionable feedback and preserves a complete decision record in the audit trail.</w:t>
            </w:r>
          </w:p>
        </w:tc>
      </w:tr>
    </w:tbl>
    <w:p w14:paraId="673ABA9A" w14:textId="0D30FDE7" w:rsidR="5239BA45" w:rsidRPr="006F05D7" w:rsidRDefault="5239BA45" w:rsidP="006F05D7">
      <w:pPr>
        <w:pStyle w:val="Heading2"/>
      </w:pPr>
      <w:bookmarkStart w:id="62" w:name="_Toc1154584839"/>
      <w:bookmarkStart w:id="63" w:name="_Toc240108386"/>
      <w:bookmarkStart w:id="64" w:name="_Toc240108551"/>
      <w:r w:rsidRPr="006F05D7">
        <w:t>8.4 Configurable multi-level review chain</w:t>
      </w:r>
      <w:bookmarkEnd w:id="62"/>
      <w:bookmarkEnd w:id="63"/>
      <w:bookmarkEnd w:id="64"/>
    </w:p>
    <w:p w14:paraId="328AA31D" w14:textId="1B30D1FE" w:rsidR="5239BA45" w:rsidRPr="006F05D7" w:rsidRDefault="00106196" w:rsidP="45CFC72E">
      <w:pPr>
        <w:spacing w:after="70" w:line="268" w:lineRule="auto"/>
      </w:pPr>
      <w:r>
        <w:t>The patterns in 8.2 remain routing primitives. The approval workflow is a configurable, named sequence of three or four levels set by the Admin Center per document type or department, with threaded comments and actions, return and resubmission, SLA and extension handling, stage timings, and complete audit/version history:</w:t>
      </w:r>
    </w:p>
    <w:tbl>
      <w:tblPr>
        <w:tblW w:w="0" w:type="auto"/>
        <w:tblLook w:val="04A0" w:firstRow="1" w:lastRow="0" w:firstColumn="1" w:lastColumn="0" w:noHBand="0" w:noVBand="1"/>
      </w:tblPr>
      <w:tblGrid>
        <w:gridCol w:w="1429"/>
        <w:gridCol w:w="3272"/>
        <w:gridCol w:w="5151"/>
      </w:tblGrid>
      <w:tr w:rsidR="45CFC72E" w14:paraId="79768094" w14:textId="77777777" w:rsidTr="006F05D7">
        <w:trPr>
          <w:trHeight w:val="300"/>
          <w:tblHeader/>
          <w:ins w:id="65" w:author="Harsh Bindal" w:date="2026-09-11T10:38:00Z"/>
        </w:trPr>
        <w:tc>
          <w:tcPr>
            <w:tcW w:w="142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AB1F1DE" w14:textId="40CE1EA7" w:rsidR="45CFC72E" w:rsidRPr="0028069C" w:rsidRDefault="45CFC72E" w:rsidP="45CFC72E">
            <w:pPr>
              <w:spacing w:line="249" w:lineRule="auto"/>
              <w:rPr>
                <w:b/>
                <w:bCs/>
                <w:color w:val="auto"/>
                <w:sz w:val="17"/>
                <w:szCs w:val="17"/>
              </w:rPr>
            </w:pPr>
            <w:r w:rsidRPr="0028069C">
              <w:rPr>
                <w:b/>
                <w:bCs/>
                <w:color w:val="auto"/>
                <w:sz w:val="17"/>
                <w:szCs w:val="17"/>
              </w:rPr>
              <w:t>Stage</w:t>
            </w:r>
          </w:p>
        </w:tc>
        <w:tc>
          <w:tcPr>
            <w:tcW w:w="3272"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4E17B02" w14:textId="2224FDAF" w:rsidR="45CFC72E" w:rsidRPr="0028069C" w:rsidRDefault="45CFC72E" w:rsidP="45CFC72E">
            <w:pPr>
              <w:spacing w:line="249" w:lineRule="auto"/>
              <w:rPr>
                <w:b/>
                <w:bCs/>
                <w:color w:val="auto"/>
                <w:sz w:val="17"/>
                <w:szCs w:val="17"/>
              </w:rPr>
            </w:pPr>
            <w:r w:rsidRPr="0028069C">
              <w:rPr>
                <w:b/>
                <w:bCs/>
                <w:color w:val="auto"/>
                <w:sz w:val="17"/>
                <w:szCs w:val="17"/>
              </w:rPr>
              <w:t>Default role</w:t>
            </w:r>
          </w:p>
        </w:tc>
        <w:tc>
          <w:tcPr>
            <w:tcW w:w="5151"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D502D00" w14:textId="31587A33" w:rsidR="45CFC72E" w:rsidRPr="0028069C" w:rsidRDefault="45CFC72E" w:rsidP="45CFC72E">
            <w:pPr>
              <w:spacing w:line="249" w:lineRule="auto"/>
              <w:rPr>
                <w:b/>
                <w:bCs/>
                <w:color w:val="auto"/>
                <w:sz w:val="17"/>
                <w:szCs w:val="17"/>
              </w:rPr>
            </w:pPr>
            <w:r w:rsidRPr="0028069C">
              <w:rPr>
                <w:b/>
                <w:bCs/>
                <w:color w:val="auto"/>
                <w:sz w:val="17"/>
                <w:szCs w:val="17"/>
              </w:rPr>
              <w:t>Purpose</w:t>
            </w:r>
          </w:p>
        </w:tc>
      </w:tr>
      <w:tr w:rsidR="45CFC72E" w14:paraId="6CFF6BBD" w14:textId="77777777" w:rsidTr="006F05D7">
        <w:trPr>
          <w:trHeight w:val="300"/>
          <w:ins w:id="66"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9D5492" w14:textId="1DCA99ED" w:rsidR="45CFC72E" w:rsidRPr="00ED3F33" w:rsidRDefault="45CFC72E" w:rsidP="45CFC72E">
            <w:pPr>
              <w:spacing w:line="249" w:lineRule="auto"/>
              <w:rPr>
                <w:b/>
                <w:bCs/>
                <w:color w:val="0E1330"/>
                <w:sz w:val="17"/>
                <w:szCs w:val="17"/>
              </w:rPr>
            </w:pPr>
            <w:r w:rsidRPr="00ED3F33">
              <w:rPr>
                <w:b/>
                <w:bCs/>
                <w:color w:val="0E1330"/>
                <w:sz w:val="17"/>
                <w:szCs w:val="17"/>
              </w:rPr>
              <w:t>1</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AA389A" w14:textId="4CC623CB" w:rsidR="45CFC72E" w:rsidRPr="006F05D7" w:rsidRDefault="45CFC72E" w:rsidP="45CFC72E">
            <w:pPr>
              <w:spacing w:line="249" w:lineRule="auto"/>
              <w:rPr>
                <w:sz w:val="17"/>
                <w:szCs w:val="17"/>
              </w:rPr>
            </w:pPr>
            <w:r w:rsidRPr="006F05D7">
              <w:rPr>
                <w:sz w:val="17"/>
                <w:szCs w:val="17"/>
              </w:rPr>
              <w:t>Editor / Change Requester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C8AD81" w14:textId="5261067E" w:rsidR="45CFC72E" w:rsidRPr="006F05D7" w:rsidRDefault="45CFC72E" w:rsidP="45CFC72E">
            <w:pPr>
              <w:spacing w:line="249" w:lineRule="auto"/>
              <w:rPr>
                <w:sz w:val="17"/>
                <w:szCs w:val="17"/>
              </w:rPr>
            </w:pPr>
            <w:r w:rsidRPr="006F05D7">
              <w:rPr>
                <w:sz w:val="17"/>
                <w:szCs w:val="17"/>
              </w:rPr>
              <w:t>Submits a new document or a change request against an existing one</w:t>
            </w:r>
          </w:p>
        </w:tc>
      </w:tr>
      <w:tr w:rsidR="45CFC72E" w14:paraId="532AE388" w14:textId="77777777" w:rsidTr="006F05D7">
        <w:trPr>
          <w:trHeight w:val="300"/>
          <w:ins w:id="67"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4D44C5" w14:textId="4AB84403" w:rsidR="45CFC72E" w:rsidRPr="00ED3F33" w:rsidRDefault="45CFC72E" w:rsidP="45CFC72E">
            <w:pPr>
              <w:spacing w:line="249" w:lineRule="auto"/>
              <w:rPr>
                <w:b/>
                <w:bCs/>
                <w:color w:val="0E1330"/>
                <w:sz w:val="17"/>
                <w:szCs w:val="17"/>
              </w:rPr>
            </w:pPr>
            <w:r w:rsidRPr="00ED3F33">
              <w:rPr>
                <w:b/>
                <w:bCs/>
                <w:color w:val="0E1330"/>
                <w:sz w:val="17"/>
                <w:szCs w:val="17"/>
              </w:rPr>
              <w:t>2</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7F45C1" w14:textId="53EF2779" w:rsidR="45CFC72E" w:rsidRPr="006F05D7" w:rsidRDefault="45CFC72E" w:rsidP="45CFC72E">
            <w:pPr>
              <w:spacing w:line="249" w:lineRule="auto"/>
              <w:rPr>
                <w:sz w:val="17"/>
                <w:szCs w:val="17"/>
              </w:rPr>
            </w:pPr>
            <w:r w:rsidRPr="006F05D7">
              <w:rPr>
                <w:sz w:val="17"/>
                <w:szCs w:val="17"/>
              </w:rPr>
              <w:t>Document Owner / Approver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A6B5A7" w14:textId="506D7EBE" w:rsidR="45CFC72E" w:rsidRPr="006F05D7" w:rsidRDefault="45CFC72E" w:rsidP="45CFC72E">
            <w:pPr>
              <w:spacing w:line="249" w:lineRule="auto"/>
              <w:rPr>
                <w:sz w:val="17"/>
                <w:szCs w:val="17"/>
              </w:rPr>
            </w:pPr>
            <w:r w:rsidRPr="006F05D7">
              <w:rPr>
                <w:sz w:val="17"/>
                <w:szCs w:val="17"/>
              </w:rPr>
              <w:t>First substantive review; approves or returns with comments</w:t>
            </w:r>
          </w:p>
        </w:tc>
      </w:tr>
      <w:tr w:rsidR="45CFC72E" w14:paraId="05953608" w14:textId="77777777" w:rsidTr="006F05D7">
        <w:trPr>
          <w:trHeight w:val="300"/>
          <w:ins w:id="68"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FD6416" w14:textId="79BFD875" w:rsidR="45CFC72E" w:rsidRPr="00ED3F33" w:rsidRDefault="45CFC72E" w:rsidP="45CFC72E">
            <w:pPr>
              <w:spacing w:line="249" w:lineRule="auto"/>
              <w:rPr>
                <w:b/>
                <w:bCs/>
                <w:color w:val="0E1330"/>
                <w:sz w:val="17"/>
                <w:szCs w:val="17"/>
              </w:rPr>
            </w:pPr>
            <w:r w:rsidRPr="00ED3F33">
              <w:rPr>
                <w:b/>
                <w:bCs/>
                <w:color w:val="0E1330"/>
                <w:sz w:val="17"/>
                <w:szCs w:val="17"/>
              </w:rPr>
              <w:t>3</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F2EC375" w14:textId="679D2D84" w:rsidR="45CFC72E" w:rsidRPr="006F05D7" w:rsidRDefault="45CFC72E" w:rsidP="45CFC72E">
            <w:pPr>
              <w:spacing w:line="249" w:lineRule="auto"/>
              <w:rPr>
                <w:sz w:val="17"/>
                <w:szCs w:val="17"/>
              </w:rPr>
            </w:pPr>
            <w:r w:rsidRPr="006F05D7">
              <w:rPr>
                <w:sz w:val="17"/>
                <w:szCs w:val="17"/>
              </w:rPr>
              <w:t>Assurance</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F792C89" w14:textId="5FAD5C21" w:rsidR="45CFC72E" w:rsidRPr="006F05D7" w:rsidRDefault="45CFC72E" w:rsidP="45CFC72E">
            <w:pPr>
              <w:spacing w:line="249" w:lineRule="auto"/>
              <w:rPr>
                <w:sz w:val="17"/>
                <w:szCs w:val="17"/>
              </w:rPr>
            </w:pPr>
            <w:r w:rsidRPr="006F05D7">
              <w:rPr>
                <w:sz w:val="17"/>
                <w:szCs w:val="17"/>
              </w:rPr>
              <w:t>Quality/compliance check; approves, returns, or grants a timeline extension with a recorded reason</w:t>
            </w:r>
          </w:p>
        </w:tc>
      </w:tr>
      <w:tr w:rsidR="45CFC72E" w14:paraId="6631AE60" w14:textId="77777777" w:rsidTr="006F05D7">
        <w:trPr>
          <w:trHeight w:val="300"/>
          <w:ins w:id="69"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41F23D4" w14:textId="34C755D7" w:rsidR="45CFC72E" w:rsidRPr="00ED3F33" w:rsidRDefault="45CFC72E" w:rsidP="45CFC72E">
            <w:pPr>
              <w:spacing w:line="249" w:lineRule="auto"/>
              <w:rPr>
                <w:b/>
                <w:bCs/>
                <w:color w:val="0E1330"/>
                <w:sz w:val="17"/>
                <w:szCs w:val="17"/>
              </w:rPr>
            </w:pPr>
            <w:r w:rsidRPr="00ED3F33">
              <w:rPr>
                <w:b/>
                <w:bCs/>
                <w:color w:val="0E1330"/>
                <w:sz w:val="17"/>
                <w:szCs w:val="17"/>
              </w:rPr>
              <w:t>4</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285751F" w14:textId="61AACDB7" w:rsidR="45CFC72E" w:rsidRPr="006F05D7" w:rsidRDefault="45CFC72E" w:rsidP="45CFC72E">
            <w:pPr>
              <w:spacing w:line="249" w:lineRule="auto"/>
              <w:rPr>
                <w:sz w:val="17"/>
                <w:szCs w:val="17"/>
              </w:rPr>
            </w:pPr>
            <w:proofErr w:type="spellStart"/>
            <w:r w:rsidRPr="006F05D7">
              <w:rPr>
                <w:sz w:val="17"/>
                <w:szCs w:val="17"/>
              </w:rPr>
              <w:t>Authoriser</w:t>
            </w:r>
            <w:proofErr w:type="spellEnd"/>
            <w:r w:rsidRPr="006F05D7">
              <w:rPr>
                <w:sz w:val="17"/>
                <w:szCs w:val="17"/>
              </w:rPr>
              <w:t xml:space="preserve"> (typically CEO)</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F27108" w14:textId="1D6B7C08" w:rsidR="45CFC72E" w:rsidRPr="006F05D7" w:rsidRDefault="45CFC72E" w:rsidP="45CFC72E">
            <w:pPr>
              <w:spacing w:line="249" w:lineRule="auto"/>
              <w:rPr>
                <w:sz w:val="17"/>
                <w:szCs w:val="17"/>
              </w:rPr>
            </w:pPr>
            <w:r w:rsidRPr="006F05D7">
              <w:rPr>
                <w:sz w:val="17"/>
                <w:szCs w:val="17"/>
              </w:rPr>
              <w:t xml:space="preserve">Final sign-off; </w:t>
            </w:r>
            <w:proofErr w:type="gramStart"/>
            <w:r w:rsidRPr="006F05D7">
              <w:rPr>
                <w:sz w:val="17"/>
                <w:szCs w:val="17"/>
              </w:rPr>
              <w:t>approves</w:t>
            </w:r>
            <w:proofErr w:type="gramEnd"/>
            <w:r w:rsidRPr="006F05D7">
              <w:rPr>
                <w:sz w:val="17"/>
                <w:szCs w:val="17"/>
              </w:rPr>
              <w:t xml:space="preserve"> for publication or returns for further amendment</w:t>
            </w:r>
          </w:p>
        </w:tc>
      </w:tr>
    </w:tbl>
    <w:p w14:paraId="08CE5C66" w14:textId="0B0D9238" w:rsidR="5239BA45" w:rsidRPr="00ED3F33" w:rsidRDefault="5239BA45" w:rsidP="00ED3F33">
      <w:pPr>
        <w:pStyle w:val="ListParagraph"/>
        <w:numPr>
          <w:ilvl w:val="0"/>
          <w:numId w:val="8"/>
        </w:numPr>
        <w:spacing w:after="60" w:line="260" w:lineRule="auto"/>
        <w:ind w:left="460" w:hanging="260"/>
      </w:pPr>
      <w:r w:rsidRPr="00ED3F33">
        <w:rPr>
          <w:b/>
          <w:bCs/>
        </w:rPr>
        <w:lastRenderedPageBreak/>
        <w:t>Admin-configurable:</w:t>
      </w:r>
      <w:r w:rsidRPr="00ED3F33">
        <w:t xml:space="preserve"> number of stages (3 or 4), role at each stage, and whether a stage is mandatory or optional are set per document type/department in M13 Admin Center </w:t>
      </w:r>
      <w:r w:rsidR="00B94096">
        <w:t>-</w:t>
      </w:r>
      <w:r w:rsidRPr="00ED3F33">
        <w:t xml:space="preserve"> no engineering change required to adjust the route.</w:t>
      </w:r>
    </w:p>
    <w:p w14:paraId="582CE572" w14:textId="1C7D790F" w:rsidR="5239BA45" w:rsidRPr="00ED3F33" w:rsidRDefault="5239BA45" w:rsidP="00ED3F33">
      <w:pPr>
        <w:pStyle w:val="ListParagraph"/>
        <w:numPr>
          <w:ilvl w:val="0"/>
          <w:numId w:val="8"/>
        </w:numPr>
        <w:spacing w:after="60" w:line="260" w:lineRule="auto"/>
        <w:ind w:left="460" w:hanging="260"/>
      </w:pPr>
      <w:r w:rsidRPr="00ED3F33">
        <w:t>Any stage can return the item to the Editor or to the immediately preceding stage with mandatory comments; the item re-enters the chain at the point of correction, not necessarily at Stage 1.</w:t>
      </w:r>
    </w:p>
    <w:p w14:paraId="3FD73755" w14:textId="7E8C0FE9" w:rsidR="5239BA45" w:rsidRPr="00ED3F33" w:rsidRDefault="5239BA45" w:rsidP="00ED3F33">
      <w:pPr>
        <w:pStyle w:val="ListParagraph"/>
        <w:numPr>
          <w:ilvl w:val="0"/>
          <w:numId w:val="8"/>
        </w:numPr>
        <w:spacing w:after="60" w:line="260" w:lineRule="auto"/>
        <w:ind w:left="460" w:hanging="260"/>
      </w:pPr>
      <w:r w:rsidRPr="00ED3F33">
        <w:t>Each stage inherits the SLA and escalation model described in 8.6.</w:t>
      </w:r>
    </w:p>
    <w:p w14:paraId="7F4FBBCE" w14:textId="7D4D8D46" w:rsidR="45CFC72E" w:rsidRDefault="45CFC72E" w:rsidP="45CFC72E">
      <w:pPr>
        <w:pStyle w:val="ListParagraph"/>
        <w:spacing w:after="70" w:line="268" w:lineRule="auto"/>
        <w:ind w:left="200"/>
        <w:rPr>
          <w:b/>
          <w:bCs/>
        </w:rPr>
      </w:pPr>
    </w:p>
    <w:p w14:paraId="7759ACBA" w14:textId="71506D1A" w:rsidR="5239BA45" w:rsidRPr="006F05D7" w:rsidRDefault="5239BA45" w:rsidP="006F05D7">
      <w:pPr>
        <w:pStyle w:val="Heading2"/>
      </w:pPr>
      <w:bookmarkStart w:id="70" w:name="_Toc732452114"/>
      <w:bookmarkStart w:id="71" w:name="_Toc240108387"/>
      <w:bookmarkStart w:id="72" w:name="_Toc240108552"/>
      <w:r w:rsidRPr="006F05D7">
        <w:t>8.5 Threaded comments &amp; actions</w:t>
      </w:r>
      <w:bookmarkEnd w:id="70"/>
      <w:bookmarkEnd w:id="71"/>
      <w:bookmarkEnd w:id="72"/>
    </w:p>
    <w:p w14:paraId="4AEA8CCA" w14:textId="1ADDD5F4" w:rsidR="5239BA45" w:rsidRPr="006F05D7" w:rsidRDefault="00106196" w:rsidP="45CFC72E">
      <w:pPr>
        <w:spacing w:line="276" w:lineRule="auto"/>
      </w:pPr>
      <w:r>
        <w:t>Every submission, return, amendment and resubmission is captured in a per-document thread. Each entry records actor, role or stage, action, comment and timestamp. The thread is visible to subsequent reviewers and is retained with stage timings, SLA and extension events, full audit history and SharePoint version history for Module M16.</w:t>
      </w:r>
    </w:p>
    <w:p w14:paraId="20D427DA" w14:textId="00347A61" w:rsidR="5239BA45" w:rsidRPr="006F05D7" w:rsidRDefault="5239BA45" w:rsidP="006F05D7">
      <w:pPr>
        <w:pStyle w:val="Heading2"/>
      </w:pPr>
      <w:bookmarkStart w:id="73" w:name="_Toc760899621"/>
      <w:bookmarkStart w:id="74" w:name="_Toc240108388"/>
      <w:bookmarkStart w:id="75" w:name="_Toc240108553"/>
      <w:r w:rsidRPr="006F05D7">
        <w:t>8.6 Change-request SLA &amp; timeline engine</w:t>
      </w:r>
      <w:bookmarkEnd w:id="73"/>
      <w:bookmarkEnd w:id="74"/>
      <w:bookmarkEnd w:id="75"/>
    </w:p>
    <w:p w14:paraId="3C71174B" w14:textId="7D1A443F" w:rsidR="5239BA45" w:rsidRPr="006F05D7" w:rsidRDefault="5239BA45" w:rsidP="45CFC72E">
      <w:pPr>
        <w:spacing w:line="276" w:lineRule="auto"/>
      </w:pPr>
      <w:r w:rsidRPr="006F05D7">
        <w:t>Each change request is classified as Urgent or Normal at submission, which sets its target completion window in working days (public holidays and weekends excluded):</w:t>
      </w:r>
    </w:p>
    <w:tbl>
      <w:tblPr>
        <w:tblW w:w="0" w:type="auto"/>
        <w:tblLook w:val="04A0" w:firstRow="1" w:lastRow="0" w:firstColumn="1" w:lastColumn="0" w:noHBand="0" w:noVBand="1"/>
      </w:tblPr>
      <w:tblGrid>
        <w:gridCol w:w="2004"/>
        <w:gridCol w:w="3639"/>
        <w:gridCol w:w="4209"/>
      </w:tblGrid>
      <w:tr w:rsidR="45CFC72E" w14:paraId="10DBDF39" w14:textId="77777777" w:rsidTr="006F05D7">
        <w:trPr>
          <w:trHeight w:val="300"/>
          <w:tblHeader/>
          <w:ins w:id="76" w:author="Harsh Bindal" w:date="2026-09-11T10:38:00Z"/>
        </w:trPr>
        <w:tc>
          <w:tcPr>
            <w:tcW w:w="2004"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2529EA26" w14:textId="32B1BD97" w:rsidR="45CFC72E" w:rsidRPr="0028069C" w:rsidRDefault="45CFC72E" w:rsidP="45CFC72E">
            <w:pPr>
              <w:spacing w:line="249" w:lineRule="auto"/>
              <w:rPr>
                <w:b/>
                <w:bCs/>
                <w:color w:val="auto"/>
                <w:sz w:val="17"/>
                <w:szCs w:val="17"/>
              </w:rPr>
            </w:pPr>
            <w:r w:rsidRPr="0028069C">
              <w:rPr>
                <w:b/>
                <w:bCs/>
                <w:color w:val="auto"/>
                <w:sz w:val="17"/>
                <w:szCs w:val="17"/>
              </w:rPr>
              <w:t>Request type</w:t>
            </w:r>
          </w:p>
        </w:tc>
        <w:tc>
          <w:tcPr>
            <w:tcW w:w="363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A999C18" w14:textId="7E68E533" w:rsidR="45CFC72E" w:rsidRPr="0028069C" w:rsidRDefault="45CFC72E" w:rsidP="45CFC72E">
            <w:pPr>
              <w:spacing w:line="249" w:lineRule="auto"/>
              <w:rPr>
                <w:b/>
                <w:bCs/>
                <w:color w:val="auto"/>
                <w:sz w:val="17"/>
                <w:szCs w:val="17"/>
              </w:rPr>
            </w:pPr>
            <w:r w:rsidRPr="0028069C">
              <w:rPr>
                <w:b/>
                <w:bCs/>
                <w:color w:val="auto"/>
                <w:sz w:val="17"/>
                <w:szCs w:val="17"/>
              </w:rPr>
              <w:t>Target</w:t>
            </w:r>
          </w:p>
        </w:tc>
        <w:tc>
          <w:tcPr>
            <w:tcW w:w="420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43CC4FB2" w14:textId="5EED1D49" w:rsidR="45CFC72E" w:rsidRPr="0028069C" w:rsidRDefault="45CFC72E" w:rsidP="45CFC72E">
            <w:pPr>
              <w:spacing w:line="249" w:lineRule="auto"/>
              <w:rPr>
                <w:b/>
                <w:bCs/>
                <w:color w:val="auto"/>
                <w:sz w:val="17"/>
                <w:szCs w:val="17"/>
              </w:rPr>
            </w:pPr>
            <w:r w:rsidRPr="0028069C">
              <w:rPr>
                <w:b/>
                <w:bCs/>
                <w:color w:val="auto"/>
                <w:sz w:val="17"/>
                <w:szCs w:val="17"/>
              </w:rPr>
              <w:t>Extension</w:t>
            </w:r>
          </w:p>
        </w:tc>
      </w:tr>
      <w:tr w:rsidR="45CFC72E" w14:paraId="73B02A08" w14:textId="77777777" w:rsidTr="006F05D7">
        <w:trPr>
          <w:trHeight w:val="300"/>
          <w:ins w:id="77"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95513EF" w14:textId="13F79BEC" w:rsidR="45CFC72E" w:rsidRPr="00ED3F33" w:rsidRDefault="45CFC72E" w:rsidP="45CFC72E">
            <w:pPr>
              <w:spacing w:line="249" w:lineRule="auto"/>
              <w:rPr>
                <w:b/>
                <w:bCs/>
                <w:color w:val="0E1330"/>
                <w:sz w:val="17"/>
                <w:szCs w:val="17"/>
              </w:rPr>
            </w:pPr>
            <w:r w:rsidRPr="00ED3F33">
              <w:rPr>
                <w:b/>
                <w:bCs/>
                <w:color w:val="0E1330"/>
                <w:sz w:val="17"/>
                <w:szCs w:val="17"/>
              </w:rPr>
              <w:t>Urgent</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8F26062" w14:textId="243E4134" w:rsidR="45CFC72E" w:rsidRPr="006F05D7" w:rsidRDefault="45CFC72E" w:rsidP="45CFC72E">
            <w:pPr>
              <w:spacing w:line="249" w:lineRule="auto"/>
              <w:rPr>
                <w:sz w:val="17"/>
                <w:szCs w:val="17"/>
              </w:rPr>
            </w:pPr>
            <w:r w:rsidRPr="006F05D7">
              <w:rPr>
                <w:sz w:val="17"/>
                <w:szCs w:val="17"/>
              </w:rPr>
              <w:t>12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E3CE91E" w14:textId="0C91F7C9" w:rsidR="45CFC72E" w:rsidRPr="006F05D7" w:rsidRDefault="45CFC72E" w:rsidP="45CFC72E">
            <w:pPr>
              <w:spacing w:line="249" w:lineRule="auto"/>
              <w:rPr>
                <w:sz w:val="17"/>
                <w:szCs w:val="17"/>
              </w:rPr>
            </w:pPr>
            <w:r w:rsidRPr="006F05D7">
              <w:rPr>
                <w:sz w:val="17"/>
                <w:szCs w:val="17"/>
              </w:rPr>
              <w:t>Assurance can approve an extension; reason is mandatory and recorded on the thread</w:t>
            </w:r>
          </w:p>
        </w:tc>
      </w:tr>
      <w:tr w:rsidR="45CFC72E" w14:paraId="7EE05CF8" w14:textId="77777777" w:rsidTr="006F05D7">
        <w:trPr>
          <w:trHeight w:val="300"/>
          <w:ins w:id="78"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5C3F0A2" w14:textId="7FC6DF51" w:rsidR="45CFC72E" w:rsidRPr="00ED3F33" w:rsidRDefault="45CFC72E" w:rsidP="45CFC72E">
            <w:pPr>
              <w:spacing w:line="249" w:lineRule="auto"/>
              <w:rPr>
                <w:b/>
                <w:bCs/>
                <w:color w:val="0E1330"/>
                <w:sz w:val="17"/>
                <w:szCs w:val="17"/>
              </w:rPr>
            </w:pPr>
            <w:r w:rsidRPr="00ED3F33">
              <w:rPr>
                <w:b/>
                <w:bCs/>
                <w:color w:val="0E1330"/>
                <w:sz w:val="17"/>
                <w:szCs w:val="17"/>
              </w:rPr>
              <w:t>Normal</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E6E7D63" w14:textId="44199C22" w:rsidR="45CFC72E" w:rsidRPr="006F05D7" w:rsidRDefault="45CFC72E" w:rsidP="45CFC72E">
            <w:pPr>
              <w:spacing w:line="249" w:lineRule="auto"/>
              <w:rPr>
                <w:sz w:val="17"/>
                <w:szCs w:val="17"/>
              </w:rPr>
            </w:pPr>
            <w:r w:rsidRPr="006F05D7">
              <w:rPr>
                <w:sz w:val="17"/>
                <w:szCs w:val="17"/>
              </w:rPr>
              <w:t>30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9CF4189" w14:textId="159C7900" w:rsidR="45CFC72E" w:rsidRPr="006F05D7" w:rsidRDefault="45CFC72E" w:rsidP="45CFC72E">
            <w:pPr>
              <w:spacing w:line="249" w:lineRule="auto"/>
              <w:rPr>
                <w:sz w:val="17"/>
                <w:szCs w:val="17"/>
              </w:rPr>
            </w:pPr>
            <w:r w:rsidRPr="006F05D7">
              <w:rPr>
                <w:sz w:val="17"/>
                <w:szCs w:val="17"/>
              </w:rPr>
              <w:t>Assurance can approve an extension; reason is mandatory and recorded on the thread</w:t>
            </w:r>
          </w:p>
        </w:tc>
      </w:tr>
    </w:tbl>
    <w:p w14:paraId="0022602F" w14:textId="36DBE27E" w:rsidR="5239BA45" w:rsidRPr="00ED3F33" w:rsidRDefault="5239BA45" w:rsidP="00ED3F33">
      <w:pPr>
        <w:pStyle w:val="ListParagraph"/>
        <w:numPr>
          <w:ilvl w:val="0"/>
          <w:numId w:val="3"/>
        </w:numPr>
        <w:spacing w:after="60" w:line="260" w:lineRule="auto"/>
      </w:pPr>
      <w:r w:rsidRPr="00ED3F33">
        <w:t xml:space="preserve">A running remaining-days counter is shown on every request; requests within a configurable warning window are flagged ‘at risk’, and requests past target are flagged ‘overdue’ </w:t>
      </w:r>
      <w:r w:rsidR="00B94096">
        <w:t>-</w:t>
      </w:r>
      <w:r w:rsidRPr="00ED3F33">
        <w:t xml:space="preserve"> both are terms the Notification Center (M7) can alert on.</w:t>
      </w:r>
    </w:p>
    <w:p w14:paraId="0E715A1B" w14:textId="2CFDCE09" w:rsidR="5239BA45" w:rsidRPr="00ED3F33" w:rsidRDefault="00106196" w:rsidP="00ED3F33">
      <w:pPr>
        <w:pStyle w:val="ListParagraph"/>
        <w:numPr>
          <w:ilvl w:val="0"/>
          <w:numId w:val="3"/>
        </w:numPr>
        <w:spacing w:after="60" w:line="260" w:lineRule="auto"/>
      </w:pPr>
      <w:r>
        <w:t xml:space="preserve">Stage-level duration is captured automatically: the time an item spends with each of Document Owner, Assurance, and </w:t>
      </w:r>
      <w:proofErr w:type="spellStart"/>
      <w:r>
        <w:t>Authoriser</w:t>
      </w:r>
      <w:proofErr w:type="spellEnd"/>
      <w:r>
        <w:t xml:space="preserve"> is stored against the thread entry for that stage, so a delay can be attributed to a specific stage rather than only shown as ‘overdue’ in aggregate. This feeds the bottleneck reporting in Module M15.</w:t>
      </w:r>
    </w:p>
    <w:p w14:paraId="6C29C2AD" w14:textId="302B4DE2" w:rsidR="5239BA45" w:rsidRPr="00ED3F33" w:rsidRDefault="5239BA45" w:rsidP="00ED3F33">
      <w:pPr>
        <w:pStyle w:val="ListParagraph"/>
        <w:numPr>
          <w:ilvl w:val="0"/>
          <w:numId w:val="3"/>
        </w:numPr>
        <w:spacing w:after="60" w:line="260" w:lineRule="auto"/>
      </w:pPr>
      <w:r w:rsidRPr="00ED3F33">
        <w:t xml:space="preserve">Extensions are logged as a distinct event type (new target date, approver, reason) so the original target is never overwritten </w:t>
      </w:r>
      <w:r w:rsidR="00B94096">
        <w:t>-</w:t>
      </w:r>
      <w:r w:rsidRPr="00ED3F33">
        <w:t xml:space="preserve"> both dates remain visible for reporting.</w:t>
      </w:r>
    </w:p>
    <w:p w14:paraId="24CC713E" w14:textId="77777777" w:rsidR="00894A95" w:rsidRDefault="08A3C276">
      <w:pPr>
        <w:spacing w:before="120" w:after="40"/>
        <w:jc w:val="center"/>
        <w:rPr>
          <w:kern w:val="2"/>
          <w14:ligatures w14:val="standardContextual"/>
        </w:rPr>
      </w:pPr>
      <w:r>
        <w:rPr>
          <w:noProof/>
        </w:rPr>
        <w:lastRenderedPageBreak/>
        <w:drawing>
          <wp:inline distT="0" distB="0" distL="0" distR="0" wp14:anchorId="52211962" wp14:editId="600831F4">
            <wp:extent cx="6400800" cy="3928580"/>
            <wp:effectExtent l="0" t="0" r="0" b="0"/>
            <wp:docPr id="109853642" name="Picture 1098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400800" cy="3928580"/>
                    </a:xfrm>
                    <a:prstGeom prst="rect">
                      <a:avLst/>
                    </a:prstGeom>
                    <a:noFill/>
                    <a:ln>
                      <a:noFill/>
                    </a:ln>
                  </pic:spPr>
                </pic:pic>
              </a:graphicData>
            </a:graphic>
          </wp:inline>
        </w:drawing>
      </w:r>
    </w:p>
    <w:p w14:paraId="0354DD2D" w14:textId="51C3F3EC" w:rsidR="45CFC72E" w:rsidRPr="00ED3F33" w:rsidRDefault="45CFC72E" w:rsidP="45CFC72E">
      <w:pPr>
        <w:spacing w:before="40" w:after="160"/>
        <w:jc w:val="center"/>
        <w:rPr>
          <w:i/>
          <w:iCs/>
          <w:color w:val="6B3FD4"/>
          <w:sz w:val="16"/>
          <w:szCs w:val="16"/>
        </w:rPr>
      </w:pPr>
    </w:p>
    <w:p w14:paraId="62CE58C7" w14:textId="25B63009" w:rsidR="00894A95" w:rsidRPr="00ED3F33" w:rsidRDefault="08A3C276" w:rsidP="45CFC72E">
      <w:pPr>
        <w:spacing w:before="40" w:after="160"/>
        <w:jc w:val="center"/>
        <w:rPr>
          <w:i/>
          <w:iCs/>
          <w:color w:val="6B3FD4"/>
          <w:kern w:val="2"/>
          <w:sz w:val="16"/>
          <w:szCs w:val="16"/>
          <w14:ligatures w14:val="standardContextual"/>
        </w:rPr>
      </w:pPr>
      <w:r w:rsidRPr="00ED3F33">
        <w:rPr>
          <w:i/>
          <w:iCs/>
          <w:color w:val="6B3FD4"/>
          <w:sz w:val="16"/>
          <w:szCs w:val="16"/>
        </w:rPr>
        <w:t xml:space="preserve">Figure 2 </w:t>
      </w:r>
      <w:r w:rsidR="00B94096">
        <w:rPr>
          <w:i/>
          <w:iCs/>
          <w:color w:val="6B3FD4"/>
          <w:sz w:val="16"/>
          <w:szCs w:val="16"/>
        </w:rPr>
        <w:t>-</w:t>
      </w:r>
      <w:r w:rsidRPr="00ED3F33">
        <w:rPr>
          <w:i/>
          <w:iCs/>
          <w:color w:val="6B3FD4"/>
          <w:sz w:val="16"/>
          <w:szCs w:val="16"/>
        </w:rPr>
        <w:t xml:space="preserve"> Approval and routing workflow: rule-based routing, the four approval patterns, SLA escalation and the mandatory-comment return path.</w:t>
      </w:r>
    </w:p>
    <w:p w14:paraId="455D9F32" w14:textId="666D6F56" w:rsidR="00E73D4B" w:rsidRPr="006F05D7" w:rsidRDefault="03AE59B6" w:rsidP="006F05D7">
      <w:pPr>
        <w:pStyle w:val="Heading1"/>
      </w:pPr>
      <w:bookmarkStart w:id="79" w:name="_Toc466609899"/>
      <w:bookmarkStart w:id="80" w:name="_Toc240108389"/>
      <w:bookmarkStart w:id="81" w:name="_Toc240108554"/>
      <w:r w:rsidRPr="006F05D7">
        <w:t>9. Module M4</w:t>
      </w:r>
      <w:r w:rsidR="00B94096">
        <w:t xml:space="preserve"> </w:t>
      </w:r>
      <w:r w:rsidRPr="006F05D7">
        <w:t>Promotion &amp; Publishing</w:t>
      </w:r>
      <w:bookmarkEnd w:id="79"/>
      <w:bookmarkEnd w:id="80"/>
      <w:bookmarkEnd w:id="81"/>
    </w:p>
    <w:p w14:paraId="28B7DF95" w14:textId="77777777" w:rsidR="00E73D4B" w:rsidRPr="00ED3F33" w:rsidRDefault="03AE59B6" w:rsidP="00ED3F33">
      <w:pPr>
        <w:pStyle w:val="ListParagraph"/>
        <w:numPr>
          <w:ilvl w:val="0"/>
          <w:numId w:val="12"/>
        </w:numPr>
        <w:spacing w:after="60" w:line="260" w:lineRule="auto"/>
      </w:pPr>
      <w:r w:rsidRPr="00ED3F33">
        <w:rPr>
          <w:b/>
          <w:bCs/>
        </w:rPr>
        <w:t xml:space="preserve">Immediate promotion: </w:t>
      </w:r>
      <w:r w:rsidRPr="00ED3F33">
        <w:t>on approval, Durable Functions orchestrate the move from staging into the correct live SharePoint library path for the document's final class.</w:t>
      </w:r>
    </w:p>
    <w:p w14:paraId="321B5582" w14:textId="77777777" w:rsidR="009724A6" w:rsidRPr="00ED3F33" w:rsidRDefault="65F8A970" w:rsidP="00ED3F33">
      <w:pPr>
        <w:pStyle w:val="ListParagraph"/>
        <w:numPr>
          <w:ilvl w:val="0"/>
          <w:numId w:val="12"/>
        </w:numPr>
        <w:spacing w:after="60" w:line="260" w:lineRule="auto"/>
      </w:pPr>
      <w:r w:rsidRPr="00ED3F33">
        <w:rPr>
          <w:b/>
          <w:bCs/>
        </w:rPr>
        <w:t xml:space="preserve">Microsoft Graph upload </w:t>
      </w:r>
      <w:r w:rsidRPr="00ED3F33">
        <w:t>transfers the original file stream without changing the file format; SharePoint's native versioning assigns version 1.0.</w:t>
      </w:r>
    </w:p>
    <w:p w14:paraId="6F588E15" w14:textId="77777777" w:rsidR="00E73D4B" w:rsidRPr="00ED3F33" w:rsidRDefault="50542D5A" w:rsidP="00ED3F33">
      <w:pPr>
        <w:pStyle w:val="ListParagraph"/>
        <w:numPr>
          <w:ilvl w:val="0"/>
          <w:numId w:val="12"/>
        </w:numPr>
        <w:spacing w:after="60" w:line="260" w:lineRule="auto"/>
      </w:pPr>
      <w:r w:rsidRPr="00ED3F33">
        <w:rPr>
          <w:b/>
          <w:bCs/>
        </w:rPr>
        <w:t xml:space="preserve">Write-back to Azure SQL: </w:t>
      </w:r>
      <w:r w:rsidRPr="00ED3F33">
        <w:t>SharePoint Item ID, Drive/Library ID, web URL and version label are captured on the registry row, linking record and content.</w:t>
      </w:r>
    </w:p>
    <w:p w14:paraId="1C7A3101" w14:textId="77777777" w:rsidR="00E73D4B" w:rsidRPr="00ED3F33" w:rsidRDefault="03AE59B6" w:rsidP="00ED3F33">
      <w:pPr>
        <w:pStyle w:val="ListParagraph"/>
        <w:numPr>
          <w:ilvl w:val="0"/>
          <w:numId w:val="12"/>
        </w:numPr>
        <w:spacing w:after="60" w:line="260" w:lineRule="auto"/>
      </w:pPr>
      <w:r w:rsidRPr="00ED3F33">
        <w:rPr>
          <w:b/>
          <w:bCs/>
        </w:rPr>
        <w:t xml:space="preserve">Idempotent promotion: </w:t>
      </w:r>
      <w:r w:rsidRPr="00ED3F33">
        <w:t>an idempotency key ensures a retry can never create a duplicate SharePoint item.</w:t>
      </w:r>
    </w:p>
    <w:p w14:paraId="50585966" w14:textId="77777777" w:rsidR="00E73D4B" w:rsidRPr="00ED3F33" w:rsidRDefault="50542D5A" w:rsidP="00ED3F33">
      <w:pPr>
        <w:pStyle w:val="ListParagraph"/>
        <w:numPr>
          <w:ilvl w:val="0"/>
          <w:numId w:val="12"/>
        </w:numPr>
        <w:spacing w:after="60" w:line="260" w:lineRule="auto"/>
      </w:pPr>
      <w:r w:rsidRPr="00ED3F33">
        <w:rPr>
          <w:b/>
          <w:bCs/>
        </w:rPr>
        <w:t xml:space="preserve">Native versioning thereafter: </w:t>
      </w:r>
      <w:r w:rsidRPr="00ED3F33">
        <w:t xml:space="preserve">subsequent approved edits create new SharePoint versions (2.0, 3.0 …); </w:t>
      </w:r>
      <w:proofErr w:type="spellStart"/>
      <w:r w:rsidRPr="00ED3F33">
        <w:t>Docaya</w:t>
      </w:r>
      <w:proofErr w:type="spellEnd"/>
      <w:r w:rsidRPr="00ED3F33">
        <w:t xml:space="preserve"> records the version label.</w:t>
      </w:r>
    </w:p>
    <w:p w14:paraId="77F2968A" w14:textId="77777777" w:rsidR="009724A6" w:rsidRPr="00ED3F33" w:rsidRDefault="65F8A970" w:rsidP="00ED3F33">
      <w:pPr>
        <w:pStyle w:val="ListParagraph"/>
        <w:numPr>
          <w:ilvl w:val="0"/>
          <w:numId w:val="12"/>
        </w:numPr>
        <w:spacing w:after="60" w:line="260" w:lineRule="auto"/>
      </w:pPr>
      <w:r w:rsidRPr="00ED3F33">
        <w:rPr>
          <w:b/>
          <w:bCs/>
        </w:rPr>
        <w:t xml:space="preserve">Failure safety: </w:t>
      </w:r>
      <w:r w:rsidRPr="00ED3F33">
        <w:t xml:space="preserve">if promotion fails, the item remains recoverable and visible in </w:t>
      </w:r>
      <w:proofErr w:type="gramStart"/>
      <w:r w:rsidRPr="00ED3F33">
        <w:t>staging</w:t>
      </w:r>
      <w:proofErr w:type="gramEnd"/>
      <w:r w:rsidRPr="00ED3F33">
        <w:t>; the original file is never lost.</w:t>
      </w:r>
    </w:p>
    <w:p w14:paraId="37BD9C4B" w14:textId="4F125F4B" w:rsidR="00E73D4B" w:rsidRPr="006F05D7" w:rsidRDefault="03AE59B6" w:rsidP="006F05D7">
      <w:pPr>
        <w:pStyle w:val="Heading1"/>
      </w:pPr>
      <w:bookmarkStart w:id="82" w:name="_Toc1559262644"/>
      <w:bookmarkStart w:id="83" w:name="_Toc240108390"/>
      <w:bookmarkStart w:id="84" w:name="_Toc240108555"/>
      <w:r w:rsidRPr="006F05D7">
        <w:t>10. Module M5</w:t>
      </w:r>
      <w:r w:rsidR="00B94096">
        <w:t xml:space="preserve"> </w:t>
      </w:r>
      <w:r w:rsidRPr="006F05D7">
        <w:t>Staging Lifecycle &amp; Cleanup</w:t>
      </w:r>
      <w:bookmarkEnd w:id="82"/>
      <w:bookmarkEnd w:id="83"/>
      <w:bookmarkEnd w:id="84"/>
    </w:p>
    <w:tbl>
      <w:tblPr>
        <w:tblW w:w="9360" w:type="dxa"/>
        <w:tblCellMar>
          <w:left w:w="10" w:type="dxa"/>
          <w:right w:w="10" w:type="dxa"/>
        </w:tblCellMar>
        <w:tblLook w:val="0020" w:firstRow="1" w:lastRow="0" w:firstColumn="0" w:lastColumn="0" w:noHBand="0" w:noVBand="0"/>
      </w:tblPr>
      <w:tblGrid>
        <w:gridCol w:w="3000"/>
        <w:gridCol w:w="6360"/>
      </w:tblGrid>
      <w:tr w:rsidR="00894A95" w14:paraId="11DF17F7"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A81D2D"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Situation</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7425E8" w14:textId="77777777" w:rsidR="00894A95" w:rsidRPr="006F05D7" w:rsidRDefault="08A3C276" w:rsidP="45CFC72E">
            <w:pPr>
              <w:spacing w:line="249" w:lineRule="auto"/>
              <w:rPr>
                <w:b/>
                <w:bCs/>
                <w:color w:val="FFFFFF"/>
                <w:sz w:val="17"/>
                <w:szCs w:val="17"/>
              </w:rPr>
            </w:pPr>
            <w:r w:rsidRPr="006F05D7">
              <w:rPr>
                <w:b/>
                <w:bCs/>
                <w:color w:val="FFFFFF"/>
                <w:sz w:val="17"/>
                <w:szCs w:val="17"/>
              </w:rPr>
              <w:t xml:space="preserve">Cleanup </w:t>
            </w:r>
            <w:proofErr w:type="spellStart"/>
            <w:r w:rsidRPr="006F05D7">
              <w:rPr>
                <w:b/>
                <w:bCs/>
                <w:color w:val="FFFFFF"/>
                <w:sz w:val="17"/>
                <w:szCs w:val="17"/>
              </w:rPr>
              <w:t>behaviour</w:t>
            </w:r>
            <w:proofErr w:type="spellEnd"/>
          </w:p>
        </w:tc>
      </w:tr>
      <w:tr w:rsidR="00E73D4B" w14:paraId="312C76F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63471" w14:textId="77777777" w:rsidR="00E73D4B" w:rsidRPr="00ED3F33" w:rsidRDefault="03AE59B6" w:rsidP="45CFC72E">
            <w:pPr>
              <w:spacing w:line="250" w:lineRule="auto"/>
              <w:rPr>
                <w:b/>
                <w:bCs/>
                <w:color w:val="0E1330"/>
                <w:sz w:val="16"/>
                <w:szCs w:val="16"/>
              </w:rPr>
            </w:pPr>
            <w:r w:rsidRPr="00ED3F33">
              <w:rPr>
                <w:b/>
                <w:bCs/>
                <w:color w:val="0E1330"/>
                <w:sz w:val="16"/>
                <w:szCs w:val="16"/>
              </w:rPr>
              <w:t>Document published</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A53A82" w14:textId="2ED15FEF" w:rsidR="00E73D4B" w:rsidRPr="006F05D7" w:rsidRDefault="65F8A970" w:rsidP="45CFC72E">
            <w:pPr>
              <w:spacing w:line="249" w:lineRule="auto"/>
              <w:rPr>
                <w:kern w:val="2"/>
                <w:sz w:val="16"/>
                <w:szCs w:val="16"/>
                <w14:ligatures w14:val="standardContextual"/>
              </w:rPr>
            </w:pPr>
            <w:r w:rsidRPr="006F05D7">
              <w:rPr>
                <w:sz w:val="16"/>
                <w:szCs w:val="16"/>
              </w:rPr>
              <w:t>Staging copy of the original file purged, OR moved to a dedicated 'Published / Approved' folder in staging per retention policy</w:t>
            </w:r>
          </w:p>
        </w:tc>
      </w:tr>
      <w:tr w:rsidR="00E73D4B" w14:paraId="66C90C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877E76" w14:textId="77777777" w:rsidR="00E73D4B" w:rsidRPr="00ED3F33" w:rsidRDefault="03AE59B6" w:rsidP="45CFC72E">
            <w:pPr>
              <w:spacing w:line="250" w:lineRule="auto"/>
              <w:rPr>
                <w:b/>
                <w:bCs/>
                <w:color w:val="0E1330"/>
                <w:sz w:val="16"/>
                <w:szCs w:val="16"/>
              </w:rPr>
            </w:pPr>
            <w:r w:rsidRPr="00ED3F33">
              <w:rPr>
                <w:b/>
                <w:bCs/>
                <w:color w:val="0E1330"/>
                <w:sz w:val="16"/>
                <w:szCs w:val="16"/>
              </w:rPr>
              <w:lastRenderedPageBreak/>
              <w:t>Document rejected / returned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23A1C1" w14:textId="365CFB48" w:rsidR="00E73D4B" w:rsidRPr="006F05D7" w:rsidRDefault="65F8A970" w:rsidP="45CFC72E">
            <w:pPr>
              <w:spacing w:line="249" w:lineRule="auto"/>
              <w:rPr>
                <w:kern w:val="2"/>
                <w:sz w:val="16"/>
                <w:szCs w:val="16"/>
                <w14:ligatures w14:val="standardContextual"/>
              </w:rPr>
            </w:pPr>
            <w:r w:rsidRPr="006F05D7">
              <w:rPr>
                <w:sz w:val="16"/>
                <w:szCs w:val="16"/>
              </w:rPr>
              <w:t>Original file retained in staging under the initiator until corrected and re-submitted</w:t>
            </w:r>
          </w:p>
        </w:tc>
      </w:tr>
      <w:tr w:rsidR="00E73D4B" w14:paraId="6F300F3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8152C6" w14:textId="77777777" w:rsidR="00E73D4B" w:rsidRPr="00ED3F33" w:rsidRDefault="03AE59B6" w:rsidP="45CFC72E">
            <w:pPr>
              <w:spacing w:line="250" w:lineRule="auto"/>
              <w:rPr>
                <w:b/>
                <w:bCs/>
                <w:color w:val="0E1330"/>
                <w:sz w:val="16"/>
                <w:szCs w:val="16"/>
              </w:rPr>
            </w:pPr>
            <w:r w:rsidRPr="00ED3F33">
              <w:rPr>
                <w:b/>
                <w:bCs/>
                <w:color w:val="0E1330"/>
                <w:sz w:val="16"/>
                <w:szCs w:val="16"/>
              </w:rPr>
              <w:t>Abandoned draft</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B9EBA7" w14:textId="77777777" w:rsidR="00E73D4B" w:rsidRPr="006F05D7" w:rsidRDefault="03AE59B6" w:rsidP="45CFC72E">
            <w:pPr>
              <w:spacing w:line="250" w:lineRule="auto"/>
              <w:rPr>
                <w:sz w:val="16"/>
                <w:szCs w:val="16"/>
              </w:rPr>
            </w:pPr>
            <w:r w:rsidRPr="006F05D7">
              <w:rPr>
                <w:sz w:val="16"/>
                <w:szCs w:val="16"/>
              </w:rPr>
              <w:t>Auto-expiry after a configurable period, with owner notification before removal</w:t>
            </w:r>
          </w:p>
        </w:tc>
      </w:tr>
      <w:tr w:rsidR="00E73D4B" w14:paraId="03E4B81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E8A8E5" w14:textId="77777777" w:rsidR="00E73D4B" w:rsidRPr="00ED3F33" w:rsidRDefault="03AE59B6" w:rsidP="45CFC72E">
            <w:pPr>
              <w:spacing w:line="250" w:lineRule="auto"/>
              <w:rPr>
                <w:b/>
                <w:bCs/>
                <w:color w:val="0E1330"/>
                <w:sz w:val="16"/>
                <w:szCs w:val="16"/>
              </w:rPr>
            </w:pPr>
            <w:r w:rsidRPr="00ED3F33">
              <w:rPr>
                <w:b/>
                <w:bCs/>
                <w:color w:val="0E1330"/>
                <w:sz w:val="16"/>
                <w:szCs w:val="16"/>
              </w:rPr>
              <w:t>Failed promotion</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773E58" w14:textId="2CE4B441" w:rsidR="00E73D4B" w:rsidRPr="006F05D7" w:rsidRDefault="65F8A970" w:rsidP="45CFC72E">
            <w:pPr>
              <w:spacing w:line="249" w:lineRule="auto"/>
              <w:rPr>
                <w:kern w:val="2"/>
                <w:sz w:val="16"/>
                <w:szCs w:val="16"/>
                <w14:ligatures w14:val="standardContextual"/>
              </w:rPr>
            </w:pPr>
            <w:r w:rsidRPr="006F05D7">
              <w:rPr>
                <w:sz w:val="16"/>
                <w:szCs w:val="16"/>
              </w:rPr>
              <w:t>Original file retained and flagged for operational replay via idempotent retry</w:t>
            </w:r>
          </w:p>
        </w:tc>
      </w:tr>
    </w:tbl>
    <w:p w14:paraId="7EDFBEE4" w14:textId="715EE662" w:rsidR="00E73D4B" w:rsidRPr="00ED3F33" w:rsidRDefault="00106196" w:rsidP="00ED3F33">
      <w:pPr>
        <w:pStyle w:val="ListParagraph"/>
        <w:numPr>
          <w:ilvl w:val="0"/>
          <w:numId w:val="12"/>
        </w:numPr>
        <w:spacing w:after="60" w:line="260" w:lineRule="auto"/>
      </w:pPr>
      <w:r>
        <w:rPr>
          <w:b/>
          <w:bCs/>
        </w:rPr>
        <w:t xml:space="preserve">Lifecycle rules on the staging container keep </w:t>
      </w:r>
      <w:proofErr w:type="spellStart"/>
      <w:r>
        <w:rPr>
          <w:b/>
          <w:bCs/>
        </w:rPr>
        <w:t>stoe</w:t>
      </w:r>
      <w:proofErr w:type="spellEnd"/>
      <w:r>
        <w:rPr>
          <w:b/>
          <w:bCs/>
        </w:rPr>
        <w:t xml:space="preserve"> costs controlled while preserving auditability.</w:t>
      </w:r>
    </w:p>
    <w:p w14:paraId="21A1BE9E" w14:textId="3A3E386F" w:rsidR="00E73D4B" w:rsidRPr="00ED3F33" w:rsidRDefault="156D7303" w:rsidP="00ED3F33">
      <w:pPr>
        <w:pStyle w:val="ListParagraph"/>
        <w:numPr>
          <w:ilvl w:val="0"/>
          <w:numId w:val="12"/>
        </w:numPr>
        <w:spacing w:after="60" w:line="260" w:lineRule="auto"/>
      </w:pPr>
      <w:r w:rsidRPr="00ED3F33">
        <w:rPr>
          <w:b/>
          <w:bCs/>
        </w:rPr>
        <w:t>Editor / Change Requeste</w:t>
      </w:r>
      <w:r w:rsidR="03AE59B6" w:rsidRPr="00ED3F33">
        <w:rPr>
          <w:b/>
          <w:bCs/>
        </w:rPr>
        <w:t xml:space="preserve">r notified </w:t>
      </w:r>
      <w:r w:rsidR="03AE59B6" w:rsidRPr="00ED3F33">
        <w:t>of successful publication with a direct link to the SharePoint record.</w:t>
      </w:r>
    </w:p>
    <w:p w14:paraId="4B94D5A5" w14:textId="77777777" w:rsidR="00E73D4B" w:rsidRPr="006F05D7" w:rsidRDefault="00067B0D">
      <w:r w:rsidRPr="006F05D7">
        <w:br w:type="page"/>
      </w:r>
    </w:p>
    <w:p w14:paraId="65B8A7EF" w14:textId="3D373D00" w:rsidR="00E73D4B" w:rsidRPr="006F05D7" w:rsidRDefault="00106196" w:rsidP="006F05D7">
      <w:pPr>
        <w:pStyle w:val="Heading1"/>
      </w:pPr>
      <w:r>
        <w:lastRenderedPageBreak/>
        <w:t>11. Module M6 Upload Text Extraction &amp; Search Data</w:t>
      </w:r>
    </w:p>
    <w:p w14:paraId="32A04738" w14:textId="5D36EEEA" w:rsidR="00E73D4B" w:rsidRPr="006F05D7" w:rsidRDefault="00106196">
      <w:pPr>
        <w:spacing w:line="276" w:lineRule="auto"/>
      </w:pPr>
      <w:r>
        <w:t>A scheduled batch process builds and maintains a document metadata and text-preview processing index using Azure metadata and full-text search. It draws on both the document metadata registered in Azure SQL (all information the initiator and approver entered on screen) and the published content in SharePoint, enabling the metadata and full-text search and inside the application.</w:t>
      </w:r>
    </w:p>
    <w:p w14:paraId="7A128CFD" w14:textId="77777777" w:rsidR="00E73D4B" w:rsidRPr="006F05D7" w:rsidRDefault="03AE59B6" w:rsidP="006F05D7">
      <w:pPr>
        <w:pStyle w:val="Heading2"/>
      </w:pPr>
      <w:bookmarkStart w:id="85" w:name="_Toc836628195"/>
      <w:bookmarkStart w:id="86" w:name="_Toc240108392"/>
      <w:bookmarkStart w:id="87" w:name="_Toc240108557"/>
      <w:r w:rsidRPr="006F05D7">
        <w:t>11.1 Pipeline Stages</w:t>
      </w:r>
      <w:bookmarkEnd w:id="85"/>
      <w:bookmarkEnd w:id="86"/>
      <w:bookmarkEnd w:id="87"/>
    </w:p>
    <w:tbl>
      <w:tblPr>
        <w:tblW w:w="9360" w:type="dxa"/>
        <w:tblCellMar>
          <w:left w:w="10" w:type="dxa"/>
          <w:right w:w="10" w:type="dxa"/>
        </w:tblCellMar>
        <w:tblLook w:val="0020" w:firstRow="1" w:lastRow="0" w:firstColumn="0" w:lastColumn="0" w:noHBand="0" w:noVBand="0"/>
      </w:tblPr>
      <w:tblGrid>
        <w:gridCol w:w="1500"/>
        <w:gridCol w:w="4860"/>
        <w:gridCol w:w="3000"/>
      </w:tblGrid>
      <w:tr w:rsidR="00894A95" w14:paraId="468879D0" w14:textId="77777777" w:rsidTr="006F05D7">
        <w:trPr>
          <w:trHeight w:val="300"/>
          <w:tblHeader/>
        </w:trPr>
        <w:tc>
          <w:tcPr>
            <w:tcW w:w="1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7420927"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B65EA6B" w14:textId="77777777" w:rsidR="00894A95" w:rsidRPr="006F05D7" w:rsidRDefault="08A3C276" w:rsidP="45CFC72E">
            <w:pPr>
              <w:spacing w:line="249" w:lineRule="auto"/>
              <w:rPr>
                <w:b/>
                <w:bCs/>
                <w:color w:val="FFFFFF"/>
                <w:sz w:val="17"/>
                <w:szCs w:val="17"/>
              </w:rPr>
            </w:pPr>
            <w:r w:rsidRPr="006F05D7">
              <w:rPr>
                <w:b/>
                <w:bCs/>
                <w:color w:val="FFFFFF"/>
                <w:sz w:val="17"/>
                <w:szCs w:val="17"/>
              </w:rPr>
              <w:t>Action</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FDEEF21" w14:textId="77777777" w:rsidR="00894A95" w:rsidRPr="006F05D7" w:rsidRDefault="08A3C276" w:rsidP="45CFC72E">
            <w:pPr>
              <w:spacing w:line="249" w:lineRule="auto"/>
              <w:rPr>
                <w:b/>
                <w:bCs/>
                <w:color w:val="FFFFFF"/>
                <w:sz w:val="17"/>
                <w:szCs w:val="17"/>
              </w:rPr>
            </w:pPr>
            <w:r w:rsidRPr="006F05D7">
              <w:rPr>
                <w:b/>
                <w:bCs/>
                <w:color w:val="FFFFFF"/>
                <w:sz w:val="17"/>
                <w:szCs w:val="17"/>
              </w:rPr>
              <w:t>Output</w:t>
            </w:r>
          </w:p>
        </w:tc>
      </w:tr>
      <w:tr w:rsidR="00E73D4B" w14:paraId="392A737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5EC9" w14:textId="1443A458" w:rsidR="00E73D4B" w:rsidRPr="00ED3F33" w:rsidRDefault="00106196" w:rsidP="45CFC72E">
            <w:pPr>
              <w:spacing w:line="250" w:lineRule="auto"/>
              <w:rPr>
                <w:b/>
                <w:bCs/>
                <w:color w:val="0E1330"/>
                <w:sz w:val="16"/>
                <w:szCs w:val="16"/>
              </w:rPr>
            </w:pPr>
            <w:r>
              <w:rPr>
                <w:b/>
                <w:bCs/>
                <w:color w:val="0E1330"/>
                <w:sz w:val="16"/>
                <w:szCs w:val="16"/>
              </w:rPr>
              <w:t>1 · Stage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25F384" w14:textId="028669A6" w:rsidR="00E73D4B" w:rsidRPr="006F05D7" w:rsidRDefault="00106196" w:rsidP="45CFC72E">
            <w:pPr>
              <w:spacing w:line="250" w:lineRule="auto"/>
              <w:rPr>
                <w:sz w:val="16"/>
                <w:szCs w:val="16"/>
              </w:rPr>
            </w:pPr>
            <w:r>
              <w:rPr>
                <w:sz w:val="16"/>
                <w:szCs w:val="16"/>
              </w:rPr>
              <w:t>Store the original supported file in controlled staging</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9F377" w14:textId="17E1EE27" w:rsidR="00E73D4B" w:rsidRPr="006F05D7" w:rsidRDefault="00106196" w:rsidP="45CFC72E">
            <w:pPr>
              <w:spacing w:line="250" w:lineRule="auto"/>
              <w:rPr>
                <w:sz w:val="16"/>
                <w:szCs w:val="16"/>
              </w:rPr>
            </w:pPr>
            <w:r>
              <w:rPr>
                <w:sz w:val="16"/>
                <w:szCs w:val="16"/>
              </w:rPr>
              <w:t>Original file retained unchanged</w:t>
            </w:r>
          </w:p>
        </w:tc>
      </w:tr>
      <w:tr w:rsidR="00E73D4B" w14:paraId="5ED939E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96D67A" w14:textId="4FC37271" w:rsidR="00E73D4B" w:rsidRPr="00ED3F33" w:rsidRDefault="00106196" w:rsidP="45CFC72E">
            <w:pPr>
              <w:spacing w:line="250" w:lineRule="auto"/>
              <w:rPr>
                <w:b/>
                <w:bCs/>
                <w:color w:val="0E1330"/>
                <w:sz w:val="16"/>
                <w:szCs w:val="16"/>
              </w:rPr>
            </w:pPr>
            <w:r>
              <w:rPr>
                <w:b/>
                <w:bCs/>
                <w:color w:val="0E1330"/>
                <w:sz w:val="16"/>
                <w:szCs w:val="16"/>
              </w:rPr>
              <w:t>2 · Extract</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6BA1EF" w14:textId="5B2F5C69" w:rsidR="00E73D4B" w:rsidRPr="006F05D7" w:rsidRDefault="00106196" w:rsidP="45CFC72E">
            <w:pPr>
              <w:spacing w:line="250" w:lineRule="auto"/>
              <w:rPr>
                <w:sz w:val="16"/>
                <w:szCs w:val="16"/>
              </w:rPr>
            </w:pPr>
            <w:r>
              <w:rPr>
                <w:sz w:val="16"/>
                <w:szCs w:val="16"/>
              </w:rPr>
              <w:t>During upload, extract basic machine-readable/source text, technical metadata and preview data</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DC4D11" w14:textId="694EC9DE" w:rsidR="00E73D4B" w:rsidRPr="006F05D7" w:rsidRDefault="00106196" w:rsidP="45CFC72E">
            <w:pPr>
              <w:spacing w:line="250" w:lineRule="auto"/>
              <w:rPr>
                <w:sz w:val="16"/>
                <w:szCs w:val="16"/>
              </w:rPr>
            </w:pPr>
            <w:r>
              <w:rPr>
                <w:sz w:val="16"/>
                <w:szCs w:val="16"/>
              </w:rPr>
              <w:t>Staged technical extraction data</w:t>
            </w:r>
          </w:p>
        </w:tc>
      </w:tr>
      <w:tr w:rsidR="00E73D4B" w14:paraId="72715B5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AE25643" w14:textId="264CE4C9" w:rsidR="00E73D4B" w:rsidRPr="00ED3F33" w:rsidRDefault="00106196" w:rsidP="45CFC72E">
            <w:pPr>
              <w:spacing w:line="250" w:lineRule="auto"/>
              <w:rPr>
                <w:b/>
                <w:bCs/>
                <w:color w:val="0E1330"/>
                <w:sz w:val="16"/>
                <w:szCs w:val="16"/>
              </w:rPr>
            </w:pPr>
            <w:r>
              <w:rPr>
                <w:b/>
                <w:bCs/>
                <w:color w:val="0E1330"/>
                <w:sz w:val="16"/>
                <w:szCs w:val="16"/>
              </w:rPr>
              <w:t>3 · Register</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E7141" w14:textId="4D41661C" w:rsidR="00E73D4B" w:rsidRPr="006F05D7" w:rsidRDefault="00106196" w:rsidP="45CFC72E">
            <w:pPr>
              <w:spacing w:line="250" w:lineRule="auto"/>
              <w:rPr>
                <w:sz w:val="16"/>
                <w:szCs w:val="16"/>
              </w:rPr>
            </w:pPr>
            <w:r>
              <w:rPr>
                <w:sz w:val="16"/>
                <w:szCs w:val="16"/>
              </w:rPr>
              <w:t xml:space="preserve">User enters business </w:t>
            </w:r>
            <w:proofErr w:type="gramStart"/>
            <w:r>
              <w:rPr>
                <w:sz w:val="16"/>
                <w:szCs w:val="16"/>
              </w:rPr>
              <w:t>title</w:t>
            </w:r>
            <w:proofErr w:type="gramEnd"/>
            <w:r>
              <w:rPr>
                <w:sz w:val="16"/>
                <w:szCs w:val="16"/>
              </w:rPr>
              <w:t>, class, sensitivity, department, keywords and approval route</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39AB48" w14:textId="051A9AD5" w:rsidR="00E73D4B" w:rsidRPr="006F05D7" w:rsidRDefault="00106196" w:rsidP="45CFC72E">
            <w:pPr>
              <w:spacing w:line="250" w:lineRule="auto"/>
              <w:rPr>
                <w:sz w:val="16"/>
                <w:szCs w:val="16"/>
              </w:rPr>
            </w:pPr>
            <w:r>
              <w:rPr>
                <w:sz w:val="16"/>
                <w:szCs w:val="16"/>
              </w:rPr>
              <w:t>Validated business metadata</w:t>
            </w:r>
          </w:p>
        </w:tc>
      </w:tr>
      <w:tr w:rsidR="00E73D4B" w14:paraId="579DC0E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DF4D5A" w14:textId="242FC175" w:rsidR="00E73D4B" w:rsidRPr="00ED3F33" w:rsidRDefault="00106196" w:rsidP="45CFC72E">
            <w:pPr>
              <w:spacing w:line="250" w:lineRule="auto"/>
              <w:rPr>
                <w:b/>
                <w:bCs/>
                <w:color w:val="0E1330"/>
                <w:sz w:val="16"/>
                <w:szCs w:val="16"/>
              </w:rPr>
            </w:pPr>
            <w:r>
              <w:rPr>
                <w:b/>
                <w:bCs/>
                <w:color w:val="0E1330"/>
                <w:sz w:val="16"/>
                <w:szCs w:val="16"/>
              </w:rPr>
              <w:t>4 · Review</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C6D352B" w14:textId="208BB193" w:rsidR="00E73D4B" w:rsidRPr="006F05D7" w:rsidRDefault="00106196" w:rsidP="45CFC72E">
            <w:pPr>
              <w:spacing w:line="250" w:lineRule="auto"/>
              <w:rPr>
                <w:sz w:val="16"/>
                <w:szCs w:val="16"/>
              </w:rPr>
            </w:pPr>
            <w:r>
              <w:rPr>
                <w:sz w:val="16"/>
                <w:szCs w:val="16"/>
              </w:rPr>
              <w:t>Run the configurable three- or four-level review with threaded actions, return/resubmission, SLA, extensions and stage timings</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AB2B56A" w14:textId="60F6240A" w:rsidR="00E73D4B" w:rsidRPr="006F05D7" w:rsidRDefault="00106196" w:rsidP="45CFC72E">
            <w:pPr>
              <w:spacing w:line="250" w:lineRule="auto"/>
              <w:rPr>
                <w:sz w:val="16"/>
                <w:szCs w:val="16"/>
              </w:rPr>
            </w:pPr>
            <w:r>
              <w:rPr>
                <w:sz w:val="16"/>
                <w:szCs w:val="16"/>
              </w:rPr>
              <w:t>Complete review and audit history</w:t>
            </w:r>
          </w:p>
        </w:tc>
      </w:tr>
      <w:tr w:rsidR="00E73D4B" w14:paraId="0A01331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4F1DAB" w14:textId="4B0D56D4" w:rsidR="00E73D4B" w:rsidRPr="00ED3F33" w:rsidRDefault="00106196" w:rsidP="45CFC72E">
            <w:pPr>
              <w:spacing w:line="250" w:lineRule="auto"/>
              <w:rPr>
                <w:b/>
                <w:bCs/>
                <w:color w:val="0E1330"/>
                <w:sz w:val="16"/>
                <w:szCs w:val="16"/>
              </w:rPr>
            </w:pPr>
            <w:r>
              <w:rPr>
                <w:b/>
                <w:bCs/>
                <w:color w:val="0E1330"/>
                <w:sz w:val="16"/>
                <w:szCs w:val="16"/>
              </w:rPr>
              <w:t>5 · Promote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F53BE5" w14:textId="0B883B51" w:rsidR="00E73D4B" w:rsidRPr="006F05D7" w:rsidRDefault="00106196" w:rsidP="45CFC72E">
            <w:pPr>
              <w:spacing w:line="250" w:lineRule="auto"/>
              <w:rPr>
                <w:sz w:val="16"/>
                <w:szCs w:val="16"/>
              </w:rPr>
            </w:pPr>
            <w:r>
              <w:rPr>
                <w:sz w:val="16"/>
                <w:szCs w:val="16"/>
              </w:rPr>
              <w:t>After final approval, promote the approved file to SharePoint as system of record</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24F70B" w14:textId="4C0DE31A" w:rsidR="00E73D4B" w:rsidRPr="006F05D7" w:rsidRDefault="00106196" w:rsidP="45CFC72E">
            <w:pPr>
              <w:spacing w:line="250" w:lineRule="auto"/>
              <w:rPr>
                <w:sz w:val="16"/>
                <w:szCs w:val="16"/>
              </w:rPr>
            </w:pPr>
            <w:r>
              <w:rPr>
                <w:sz w:val="16"/>
                <w:szCs w:val="16"/>
              </w:rPr>
              <w:t>Approved SharePoint version</w:t>
            </w:r>
          </w:p>
        </w:tc>
      </w:tr>
      <w:tr w:rsidR="00E73D4B" w14:paraId="4F9F633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6ACEF5" w14:textId="43DF7F58" w:rsidR="00E73D4B" w:rsidRPr="00ED3F33" w:rsidRDefault="00106196" w:rsidP="45CFC72E">
            <w:pPr>
              <w:spacing w:line="250" w:lineRule="auto"/>
              <w:rPr>
                <w:b/>
                <w:bCs/>
                <w:color w:val="0E1330"/>
                <w:sz w:val="16"/>
                <w:szCs w:val="16"/>
              </w:rPr>
            </w:pPr>
            <w:r>
              <w:rPr>
                <w:b/>
                <w:bCs/>
                <w:color w:val="0E1330"/>
                <w:sz w:val="16"/>
                <w:szCs w:val="16"/>
              </w:rPr>
              <w:t>6 · Search</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255847" w14:textId="5B7FE687" w:rsidR="00E73D4B" w:rsidRPr="006F05D7" w:rsidRDefault="00106196" w:rsidP="45CFC72E">
            <w:pPr>
              <w:spacing w:line="250" w:lineRule="auto"/>
              <w:rPr>
                <w:sz w:val="16"/>
                <w:szCs w:val="16"/>
              </w:rPr>
            </w:pPr>
            <w:r>
              <w:rPr>
                <w:sz w:val="16"/>
                <w:szCs w:val="16"/>
              </w:rPr>
              <w:t>Search approved records using permission-trimmed metadata and full-text/source-text matching</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F4C20" w14:textId="3F3BF490" w:rsidR="00E73D4B" w:rsidRPr="006F05D7" w:rsidRDefault="00106196" w:rsidP="45CFC72E">
            <w:pPr>
              <w:spacing w:line="250" w:lineRule="auto"/>
              <w:rPr>
                <w:sz w:val="16"/>
                <w:szCs w:val="16"/>
              </w:rPr>
            </w:pPr>
            <w:proofErr w:type="spellStart"/>
            <w:r>
              <w:rPr>
                <w:sz w:val="16"/>
                <w:szCs w:val="16"/>
              </w:rPr>
              <w:t>Authorised</w:t>
            </w:r>
            <w:proofErr w:type="spellEnd"/>
            <w:r>
              <w:rPr>
                <w:sz w:val="16"/>
                <w:szCs w:val="16"/>
              </w:rPr>
              <w:t xml:space="preserve"> search results</w:t>
            </w:r>
          </w:p>
        </w:tc>
      </w:tr>
    </w:tbl>
    <w:p w14:paraId="2760209B" w14:textId="77777777" w:rsidR="00E73D4B" w:rsidRPr="006F05D7" w:rsidRDefault="03AE59B6" w:rsidP="006F05D7">
      <w:pPr>
        <w:pStyle w:val="Heading2"/>
      </w:pPr>
      <w:bookmarkStart w:id="88" w:name="_Toc971342293"/>
      <w:bookmarkStart w:id="89" w:name="_Toc240108393"/>
      <w:bookmarkStart w:id="90" w:name="_Toc240108558"/>
      <w:r w:rsidRPr="006F05D7">
        <w:t>11.2 Design Principles</w:t>
      </w:r>
      <w:bookmarkEnd w:id="88"/>
      <w:bookmarkEnd w:id="89"/>
      <w:bookmarkEnd w:id="90"/>
    </w:p>
    <w:p w14:paraId="27D12C93" w14:textId="397B3A55" w:rsidR="00825D2E" w:rsidRPr="00ED3F33" w:rsidRDefault="2D4A4973" w:rsidP="00ED3F33">
      <w:pPr>
        <w:pStyle w:val="ListParagraph"/>
        <w:numPr>
          <w:ilvl w:val="0"/>
          <w:numId w:val="12"/>
        </w:numPr>
        <w:spacing w:after="60" w:line="260" w:lineRule="auto"/>
        <w:rPr>
          <w:kern w:val="2"/>
          <w14:ligatures w14:val="standardContextual"/>
        </w:rPr>
      </w:pPr>
      <w:r w:rsidRPr="00ED3F33">
        <w:rPr>
          <w:b/>
          <w:bCs/>
        </w:rPr>
        <w:t xml:space="preserve">Grounded &amp; cited: </w:t>
      </w:r>
      <w:r w:rsidRPr="00ED3F33">
        <w:t>'</w:t>
      </w:r>
      <w:r w:rsidR="0028069C">
        <w:t>document search</w:t>
      </w:r>
      <w:r w:rsidRPr="00ED3F33">
        <w:t xml:space="preserve">' </w:t>
      </w:r>
      <w:r w:rsidR="0028069C">
        <w:t>searches only indexed Client documents</w:t>
      </w:r>
      <w:r w:rsidRPr="00ED3F33">
        <w:t xml:space="preserve"> the user is permitted to see, with </w:t>
      </w:r>
      <w:r w:rsidR="0028069C">
        <w:t>links back to the exact document/version</w:t>
      </w:r>
      <w:r w:rsidRPr="00ED3F33">
        <w:t>.</w:t>
      </w:r>
    </w:p>
    <w:p w14:paraId="68D8C861" w14:textId="77777777" w:rsidR="00E73D4B" w:rsidRPr="00ED3F33" w:rsidRDefault="03AE59B6" w:rsidP="00ED3F33">
      <w:pPr>
        <w:pStyle w:val="ListParagraph"/>
        <w:numPr>
          <w:ilvl w:val="0"/>
          <w:numId w:val="12"/>
        </w:numPr>
        <w:spacing w:after="60" w:line="260" w:lineRule="auto"/>
      </w:pPr>
      <w:r w:rsidRPr="00ED3F33">
        <w:rPr>
          <w:b/>
          <w:bCs/>
        </w:rPr>
        <w:t xml:space="preserve">Permission-trimmed retrieval: </w:t>
      </w:r>
      <w:r w:rsidRPr="00ED3F33">
        <w:t>every query carries the user's effective ACL keys; the index never returns content the user cannot access.</w:t>
      </w:r>
    </w:p>
    <w:p w14:paraId="335BCC3B" w14:textId="4CE5026E" w:rsidR="00E73D4B" w:rsidRPr="00ED3F33" w:rsidRDefault="00106196" w:rsidP="00ED3F33">
      <w:pPr>
        <w:pStyle w:val="ListParagraph"/>
        <w:numPr>
          <w:ilvl w:val="0"/>
          <w:numId w:val="12"/>
        </w:numPr>
        <w:spacing w:after="60" w:line="260" w:lineRule="auto"/>
      </w:pPr>
      <w:r>
        <w:rPr>
          <w:b/>
          <w:bCs/>
        </w:rPr>
        <w:t>Metadata + content fusion: because all registration data lives in Azure SQL, search can combine structured filters (department, class, sensitivity, date) with.</w:t>
      </w:r>
    </w:p>
    <w:p w14:paraId="4BC2C202" w14:textId="77777777" w:rsidR="00E73D4B" w:rsidRPr="00ED3F33" w:rsidRDefault="03AE59B6" w:rsidP="00ED3F33">
      <w:pPr>
        <w:pStyle w:val="ListParagraph"/>
        <w:numPr>
          <w:ilvl w:val="0"/>
          <w:numId w:val="12"/>
        </w:numPr>
        <w:spacing w:after="60" w:line="260" w:lineRule="auto"/>
      </w:pPr>
      <w:r w:rsidRPr="00ED3F33">
        <w:rPr>
          <w:b/>
          <w:bCs/>
        </w:rPr>
        <w:t xml:space="preserve">Batch cadence: </w:t>
      </w:r>
      <w:r w:rsidRPr="00ED3F33">
        <w:t>configurable schedule (e.g., near-real-time micro-batches or scheduled runs) with full re-index capability.</w:t>
      </w:r>
    </w:p>
    <w:p w14:paraId="58E1C50B" w14:textId="77777777" w:rsidR="00894A95" w:rsidRDefault="08A3C276">
      <w:pPr>
        <w:spacing w:before="120" w:after="40"/>
        <w:jc w:val="center"/>
        <w:rPr>
          <w:kern w:val="2"/>
          <w14:ligatures w14:val="standardContextual"/>
        </w:rPr>
      </w:pPr>
      <w:r>
        <w:rPr>
          <w:noProof/>
        </w:rPr>
        <w:lastRenderedPageBreak/>
        <w:drawing>
          <wp:inline distT="0" distB="0" distL="0" distR="0" wp14:anchorId="68511F25" wp14:editId="179274EB">
            <wp:extent cx="6400800" cy="4280535"/>
            <wp:effectExtent l="0" t="0" r="0" b="5715"/>
            <wp:docPr id="532822617" name="Picture 53282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tbl>
      <w:tblPr>
        <w:tblW w:w="9360" w:type="dxa"/>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6ACD7809" w14:textId="77777777" w:rsidTr="00ED3F33">
        <w:tc>
          <w:tcPr>
            <w:tcW w:w="9360" w:type="dxa"/>
            <w:tcBorders>
              <w:top w:val="single" w:sz="8" w:space="0" w:color="E8F5EF"/>
              <w:left w:val="single" w:sz="18" w:space="0" w:color="14705C"/>
              <w:bottom w:val="single" w:sz="8" w:space="0" w:color="E8F5EF"/>
              <w:right w:val="single" w:sz="8" w:space="0" w:color="E8F5EF"/>
            </w:tcBorders>
            <w:shd w:val="clear" w:color="FFFFFF" w:fill="FFFFFF"/>
            <w:tcMar>
              <w:top w:w="110" w:type="dxa"/>
              <w:left w:w="160" w:type="dxa"/>
              <w:bottom w:w="110" w:type="dxa"/>
              <w:right w:w="140" w:type="dxa"/>
            </w:tcMar>
            <w:hideMark/>
          </w:tcPr>
          <w:p w14:paraId="3DD79BB9" w14:textId="0B0634ED" w:rsidR="00894A95" w:rsidRPr="00ED3F33" w:rsidRDefault="08A3C276" w:rsidP="00ED3F33">
            <w:pPr>
              <w:spacing w:before="40" w:after="160"/>
              <w:jc w:val="center"/>
              <w:rPr>
                <w:i/>
                <w:iCs/>
                <w:color w:val="5A6B85"/>
                <w:kern w:val="2"/>
                <w:sz w:val="16"/>
                <w:szCs w:val="16"/>
                <w14:ligatures w14:val="standardContextual"/>
              </w:rPr>
            </w:pPr>
            <w:r w:rsidRPr="00ED3F33">
              <w:rPr>
                <w:i/>
                <w:iCs/>
                <w:color w:val="5A6B85"/>
                <w:sz w:val="16"/>
                <w:szCs w:val="16"/>
              </w:rPr>
              <w:t xml:space="preserve">Figure 3 </w:t>
            </w:r>
            <w:r w:rsidR="00B94096">
              <w:rPr>
                <w:i/>
                <w:iCs/>
                <w:color w:val="5A6B85"/>
                <w:sz w:val="16"/>
                <w:szCs w:val="16"/>
              </w:rPr>
              <w:t>-</w:t>
            </w:r>
            <w:r w:rsidRPr="00ED3F33">
              <w:rPr>
                <w:i/>
                <w:iCs/>
                <w:color w:val="5A6B85"/>
                <w:sz w:val="16"/>
                <w:szCs w:val="16"/>
              </w:rPr>
              <w:t xml:space="preserve"> Batch </w:t>
            </w:r>
            <w:r w:rsidR="0028069C">
              <w:rPr>
                <w:i/>
                <w:iCs/>
                <w:color w:val="5A6B85"/>
                <w:sz w:val="16"/>
                <w:szCs w:val="16"/>
              </w:rPr>
              <w:t>document indexing</w:t>
            </w:r>
            <w:r w:rsidRPr="00ED3F33">
              <w:rPr>
                <w:i/>
                <w:iCs/>
                <w:color w:val="5A6B85"/>
                <w:sz w:val="16"/>
                <w:szCs w:val="16"/>
              </w:rPr>
              <w:t xml:space="preserve"> </w:t>
            </w:r>
            <w:proofErr w:type="spellStart"/>
            <w:r w:rsidRPr="00ED3F33">
              <w:rPr>
                <w:i/>
                <w:iCs/>
                <w:color w:val="5A6B85"/>
                <w:sz w:val="16"/>
                <w:szCs w:val="16"/>
              </w:rPr>
              <w:t>indexing</w:t>
            </w:r>
            <w:proofErr w:type="spellEnd"/>
            <w:r w:rsidRPr="00ED3F33">
              <w:rPr>
                <w:i/>
                <w:iCs/>
                <w:color w:val="5A6B85"/>
                <w:sz w:val="16"/>
                <w:szCs w:val="16"/>
              </w:rPr>
              <w:t xml:space="preserve"> and search pipeline, applied only to approved and published content.</w:t>
            </w:r>
          </w:p>
          <w:p w14:paraId="49E67720" w14:textId="7E41218E" w:rsidR="00E73D4B" w:rsidRPr="00ED3F33" w:rsidRDefault="00106196" w:rsidP="45CFC72E">
            <w:pPr>
              <w:spacing w:line="264" w:lineRule="auto"/>
              <w:rPr>
                <w:i/>
                <w:color w:val="5A6B85"/>
                <w:kern w:val="2"/>
                <w:sz w:val="16"/>
                <w:szCs w:val="18"/>
                <w14:ligatures w14:val="standardContextual"/>
              </w:rPr>
            </w:pPr>
            <w:r>
              <w:rPr>
                <w:bCs/>
                <w:i/>
                <w:color w:val="5A6B85"/>
                <w:sz w:val="16"/>
              </w:rPr>
              <w:t xml:space="preserve">Why document indexing for the Client document indexing turns the approved document estate into an answerable knowledge base: staff ask natural-language questions in Arabic or English and receive concise, source-search results drawn only from published documents they are </w:t>
            </w:r>
            <w:proofErr w:type="spellStart"/>
            <w:r>
              <w:rPr>
                <w:bCs/>
                <w:i/>
                <w:color w:val="5A6B85"/>
                <w:sz w:val="16"/>
              </w:rPr>
              <w:t>authorised</w:t>
            </w:r>
            <w:proofErr w:type="spellEnd"/>
            <w:r>
              <w:rPr>
                <w:bCs/>
                <w:i/>
                <w:color w:val="5A6B85"/>
                <w:sz w:val="16"/>
              </w:rPr>
              <w:t xml:space="preserve"> to view. It is never applied at document loading, registration or classification.</w:t>
            </w:r>
          </w:p>
        </w:tc>
      </w:tr>
    </w:tbl>
    <w:p w14:paraId="18EDB2D0" w14:textId="3E2C2728" w:rsidR="00E73D4B" w:rsidRPr="006F05D7" w:rsidRDefault="03AE59B6" w:rsidP="006F05D7">
      <w:pPr>
        <w:pStyle w:val="Heading1"/>
      </w:pPr>
      <w:bookmarkStart w:id="91" w:name="_Toc958468252"/>
      <w:bookmarkStart w:id="92" w:name="_Toc240108394"/>
      <w:bookmarkStart w:id="93" w:name="_Toc240108559"/>
      <w:r w:rsidRPr="006F05D7">
        <w:t>12. Module M7</w:t>
      </w:r>
      <w:r w:rsidR="00B94096">
        <w:t xml:space="preserve"> </w:t>
      </w:r>
      <w:r w:rsidRPr="006F05D7">
        <w:t>Notification Center</w:t>
      </w:r>
      <w:bookmarkEnd w:id="91"/>
      <w:bookmarkEnd w:id="92"/>
      <w:bookmarkEnd w:id="93"/>
    </w:p>
    <w:p w14:paraId="770FB554" w14:textId="77777777" w:rsidR="00E73D4B" w:rsidRPr="006F05D7" w:rsidRDefault="03AE59B6">
      <w:pPr>
        <w:spacing w:line="276" w:lineRule="auto"/>
      </w:pPr>
      <w:r w:rsidRPr="006F05D7">
        <w:t>The Notification Center is a first-class surface that keeps every actor informed at every lifecycle stage, with zero noise.</w:t>
      </w:r>
    </w:p>
    <w:tbl>
      <w:tblPr>
        <w:tblW w:w="9360" w:type="dxa"/>
        <w:tblCellMar>
          <w:left w:w="10" w:type="dxa"/>
          <w:right w:w="10" w:type="dxa"/>
        </w:tblCellMar>
        <w:tblLook w:val="0020" w:firstRow="1" w:lastRow="0" w:firstColumn="0" w:lastColumn="0" w:noHBand="0" w:noVBand="0"/>
      </w:tblPr>
      <w:tblGrid>
        <w:gridCol w:w="1700"/>
        <w:gridCol w:w="5000"/>
        <w:gridCol w:w="2660"/>
      </w:tblGrid>
      <w:tr w:rsidR="00894A95" w14:paraId="0E991337"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DACCFD"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Category</w:t>
            </w:r>
          </w:p>
        </w:tc>
        <w:tc>
          <w:tcPr>
            <w:tcW w:w="5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F6B21F" w14:textId="77777777" w:rsidR="00894A95" w:rsidRPr="006F05D7" w:rsidRDefault="08A3C276" w:rsidP="45CFC72E">
            <w:pPr>
              <w:spacing w:line="249" w:lineRule="auto"/>
              <w:rPr>
                <w:b/>
                <w:bCs/>
                <w:color w:val="FFFFFF"/>
                <w:sz w:val="17"/>
                <w:szCs w:val="17"/>
              </w:rPr>
            </w:pPr>
            <w:r w:rsidRPr="006F05D7">
              <w:rPr>
                <w:b/>
                <w:bCs/>
                <w:color w:val="FFFFFF"/>
                <w:sz w:val="17"/>
                <w:szCs w:val="17"/>
              </w:rPr>
              <w:t>Examples</w:t>
            </w:r>
          </w:p>
        </w:tc>
        <w:tc>
          <w:tcPr>
            <w:tcW w:w="2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01C092E" w14:textId="77777777" w:rsidR="00894A95" w:rsidRPr="006F05D7" w:rsidRDefault="08A3C276" w:rsidP="45CFC72E">
            <w:pPr>
              <w:spacing w:line="249" w:lineRule="auto"/>
              <w:rPr>
                <w:b/>
                <w:bCs/>
                <w:color w:val="FFFFFF"/>
                <w:sz w:val="17"/>
                <w:szCs w:val="17"/>
              </w:rPr>
            </w:pPr>
            <w:r w:rsidRPr="006F05D7">
              <w:rPr>
                <w:b/>
                <w:bCs/>
                <w:color w:val="FFFFFF"/>
                <w:sz w:val="17"/>
                <w:szCs w:val="17"/>
              </w:rPr>
              <w:t>Default channels</w:t>
            </w:r>
          </w:p>
        </w:tc>
      </w:tr>
      <w:tr w:rsidR="00E73D4B" w14:paraId="22D395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612472" w14:textId="77777777" w:rsidR="00E73D4B" w:rsidRPr="00ED3F33" w:rsidRDefault="03AE59B6" w:rsidP="45CFC72E">
            <w:pPr>
              <w:spacing w:line="250" w:lineRule="auto"/>
              <w:rPr>
                <w:b/>
                <w:bCs/>
                <w:color w:val="0E1330"/>
                <w:sz w:val="16"/>
                <w:szCs w:val="16"/>
              </w:rPr>
            </w:pPr>
            <w:r w:rsidRPr="00ED3F33">
              <w:rPr>
                <w:b/>
                <w:bCs/>
                <w:color w:val="0E1330"/>
                <w:sz w:val="16"/>
                <w:szCs w:val="16"/>
              </w:rPr>
              <w:t>Workflow</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E76B0D7" w14:textId="77777777" w:rsidR="00E73D4B" w:rsidRPr="006F05D7" w:rsidRDefault="03AE59B6" w:rsidP="45CFC72E">
            <w:pPr>
              <w:spacing w:line="250" w:lineRule="auto"/>
              <w:rPr>
                <w:sz w:val="16"/>
                <w:szCs w:val="16"/>
              </w:rPr>
            </w:pPr>
            <w:r w:rsidRPr="006F05D7">
              <w:rPr>
                <w:sz w:val="16"/>
                <w:szCs w:val="16"/>
              </w:rPr>
              <w:t>Approval requested, approved, rejected, SLA breach, escalation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DB95D" w14:textId="77777777" w:rsidR="00E73D4B" w:rsidRPr="006F05D7" w:rsidRDefault="03AE59B6" w:rsidP="45CFC72E">
            <w:pPr>
              <w:spacing w:line="250" w:lineRule="auto"/>
              <w:rPr>
                <w:sz w:val="16"/>
                <w:szCs w:val="16"/>
              </w:rPr>
            </w:pPr>
            <w:r w:rsidRPr="006F05D7">
              <w:rPr>
                <w:sz w:val="16"/>
                <w:szCs w:val="16"/>
              </w:rPr>
              <w:t>In-app, Email, Teams</w:t>
            </w:r>
          </w:p>
        </w:tc>
      </w:tr>
      <w:tr w:rsidR="00E73D4B" w14:paraId="043E425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061D1A" w14:textId="77777777" w:rsidR="00E73D4B" w:rsidRPr="00ED3F33" w:rsidRDefault="03AE59B6" w:rsidP="45CFC72E">
            <w:pPr>
              <w:spacing w:line="250" w:lineRule="auto"/>
              <w:rPr>
                <w:b/>
                <w:bCs/>
                <w:color w:val="0E1330"/>
                <w:sz w:val="16"/>
                <w:szCs w:val="16"/>
              </w:rPr>
            </w:pPr>
            <w:r w:rsidRPr="00ED3F33">
              <w:rPr>
                <w:b/>
                <w:bCs/>
                <w:color w:val="0E1330"/>
                <w:sz w:val="16"/>
                <w:szCs w:val="16"/>
              </w:rPr>
              <w:t>Registration</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49B359" w14:textId="77777777" w:rsidR="00E73D4B" w:rsidRPr="006F05D7" w:rsidRDefault="50542D5A" w:rsidP="45CFC72E">
            <w:pPr>
              <w:spacing w:line="250" w:lineRule="auto"/>
              <w:rPr>
                <w:sz w:val="16"/>
                <w:szCs w:val="16"/>
              </w:rPr>
            </w:pPr>
            <w:r w:rsidRPr="006F05D7">
              <w:rPr>
                <w:sz w:val="16"/>
                <w:szCs w:val="16"/>
              </w:rPr>
              <w:t>Document registered, submitted, returned for changes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4F3FB8" w14:textId="77777777" w:rsidR="00E73D4B" w:rsidRPr="006F05D7" w:rsidRDefault="03AE59B6" w:rsidP="45CFC72E">
            <w:pPr>
              <w:spacing w:line="250" w:lineRule="auto"/>
              <w:rPr>
                <w:sz w:val="16"/>
                <w:szCs w:val="16"/>
              </w:rPr>
            </w:pPr>
            <w:r w:rsidRPr="006F05D7">
              <w:rPr>
                <w:sz w:val="16"/>
                <w:szCs w:val="16"/>
              </w:rPr>
              <w:t>In-app, Email</w:t>
            </w:r>
          </w:p>
        </w:tc>
      </w:tr>
      <w:tr w:rsidR="00E73D4B" w14:paraId="6506F37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989BA5A" w14:textId="77777777" w:rsidR="00E73D4B" w:rsidRPr="00ED3F33" w:rsidRDefault="03AE59B6" w:rsidP="45CFC72E">
            <w:pPr>
              <w:spacing w:line="250" w:lineRule="auto"/>
              <w:rPr>
                <w:b/>
                <w:bCs/>
                <w:color w:val="0E1330"/>
                <w:sz w:val="16"/>
                <w:szCs w:val="16"/>
              </w:rPr>
            </w:pPr>
            <w:r w:rsidRPr="00ED3F33">
              <w:rPr>
                <w:b/>
                <w:bCs/>
                <w:color w:val="0E1330"/>
                <w:sz w:val="16"/>
                <w:szCs w:val="16"/>
              </w:rPr>
              <w:t>Publication</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8B2E2F" w14:textId="77777777" w:rsidR="00E73D4B" w:rsidRPr="006F05D7" w:rsidRDefault="50542D5A" w:rsidP="45CFC72E">
            <w:pPr>
              <w:spacing w:line="250" w:lineRule="auto"/>
              <w:rPr>
                <w:sz w:val="16"/>
                <w:szCs w:val="16"/>
              </w:rPr>
            </w:pPr>
            <w:r w:rsidRPr="006F05D7">
              <w:rPr>
                <w:sz w:val="16"/>
                <w:szCs w:val="16"/>
              </w:rPr>
              <w:t>Successfully promoted to SharePoint, new version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0E952D" w14:textId="77777777" w:rsidR="00E73D4B" w:rsidRPr="006F05D7" w:rsidRDefault="03AE59B6" w:rsidP="45CFC72E">
            <w:pPr>
              <w:spacing w:line="250" w:lineRule="auto"/>
              <w:rPr>
                <w:sz w:val="16"/>
                <w:szCs w:val="16"/>
              </w:rPr>
            </w:pPr>
            <w:r w:rsidRPr="006F05D7">
              <w:rPr>
                <w:sz w:val="16"/>
                <w:szCs w:val="16"/>
              </w:rPr>
              <w:t>In-app, Email</w:t>
            </w:r>
          </w:p>
        </w:tc>
      </w:tr>
      <w:tr w:rsidR="00E73D4B" w14:paraId="250BD0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AD2B0B" w14:textId="77777777" w:rsidR="00E73D4B" w:rsidRPr="00ED3F33" w:rsidRDefault="03AE59B6" w:rsidP="45CFC72E">
            <w:pPr>
              <w:spacing w:line="250" w:lineRule="auto"/>
              <w:rPr>
                <w:b/>
                <w:bCs/>
                <w:color w:val="0E1330"/>
                <w:sz w:val="16"/>
                <w:szCs w:val="16"/>
              </w:rPr>
            </w:pPr>
            <w:r w:rsidRPr="00ED3F33">
              <w:rPr>
                <w:b/>
                <w:bCs/>
                <w:color w:val="0E1330"/>
                <w:sz w:val="16"/>
                <w:szCs w:val="16"/>
              </w:rPr>
              <w:t>Expiry / Lifecycle</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2F7A9" w14:textId="77777777" w:rsidR="00E73D4B" w:rsidRPr="006F05D7" w:rsidRDefault="50542D5A" w:rsidP="45CFC72E">
            <w:pPr>
              <w:spacing w:line="250" w:lineRule="auto"/>
              <w:rPr>
                <w:sz w:val="16"/>
                <w:szCs w:val="16"/>
              </w:rPr>
            </w:pPr>
            <w:r w:rsidRPr="006F05D7">
              <w:rPr>
                <w:sz w:val="16"/>
                <w:szCs w:val="16"/>
              </w:rPr>
              <w:t>T-30 / T-7 / T-</w:t>
            </w:r>
            <w:proofErr w:type="gramStart"/>
            <w:r w:rsidRPr="006F05D7">
              <w:rPr>
                <w:sz w:val="16"/>
                <w:szCs w:val="16"/>
              </w:rPr>
              <w:t>1 day</w:t>
            </w:r>
            <w:proofErr w:type="gramEnd"/>
            <w:r w:rsidRPr="006F05D7">
              <w:rPr>
                <w:sz w:val="16"/>
                <w:szCs w:val="16"/>
              </w:rPr>
              <w:t xml:space="preserve"> reminders, retention due</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9EBD36" w14:textId="77777777" w:rsidR="00E73D4B" w:rsidRPr="006F05D7" w:rsidRDefault="03AE59B6" w:rsidP="45CFC72E">
            <w:pPr>
              <w:spacing w:line="250" w:lineRule="auto"/>
              <w:rPr>
                <w:sz w:val="16"/>
                <w:szCs w:val="16"/>
              </w:rPr>
            </w:pPr>
            <w:r w:rsidRPr="006F05D7">
              <w:rPr>
                <w:sz w:val="16"/>
                <w:szCs w:val="16"/>
              </w:rPr>
              <w:t>In-app, Email</w:t>
            </w:r>
          </w:p>
        </w:tc>
      </w:tr>
      <w:tr w:rsidR="00E73D4B" w14:paraId="3E33EF9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E35D42" w14:textId="77777777" w:rsidR="00E73D4B" w:rsidRPr="00ED3F33" w:rsidRDefault="03AE59B6" w:rsidP="45CFC72E">
            <w:pPr>
              <w:spacing w:line="250" w:lineRule="auto"/>
              <w:rPr>
                <w:b/>
                <w:bCs/>
                <w:color w:val="0E1330"/>
                <w:sz w:val="16"/>
                <w:szCs w:val="16"/>
              </w:rPr>
            </w:pPr>
            <w:r w:rsidRPr="00ED3F33">
              <w:rPr>
                <w:b/>
                <w:bCs/>
                <w:color w:val="0E1330"/>
                <w:sz w:val="16"/>
                <w:szCs w:val="16"/>
              </w:rPr>
              <w:t>Security</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1ED128" w14:textId="77777777" w:rsidR="00E73D4B" w:rsidRPr="006F05D7" w:rsidRDefault="03AE59B6" w:rsidP="45CFC72E">
            <w:pPr>
              <w:spacing w:line="250" w:lineRule="auto"/>
              <w:rPr>
                <w:sz w:val="16"/>
                <w:szCs w:val="16"/>
              </w:rPr>
            </w:pPr>
            <w:r w:rsidRPr="006F05D7">
              <w:rPr>
                <w:sz w:val="16"/>
                <w:szCs w:val="16"/>
              </w:rPr>
              <w:t>Permission change, unusual access, external share (locked, mandatory)</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0B8595" w14:textId="77777777" w:rsidR="00E73D4B" w:rsidRPr="006F05D7" w:rsidRDefault="03AE59B6" w:rsidP="45CFC72E">
            <w:pPr>
              <w:spacing w:line="250" w:lineRule="auto"/>
              <w:rPr>
                <w:sz w:val="16"/>
                <w:szCs w:val="16"/>
              </w:rPr>
            </w:pPr>
            <w:r w:rsidRPr="006F05D7">
              <w:rPr>
                <w:sz w:val="16"/>
                <w:szCs w:val="16"/>
              </w:rPr>
              <w:t>In-app, Email, Push</w:t>
            </w:r>
          </w:p>
        </w:tc>
      </w:tr>
      <w:tr w:rsidR="00E73D4B" w14:paraId="7376B36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64663" w14:textId="77777777" w:rsidR="00E73D4B" w:rsidRPr="00ED3F33" w:rsidRDefault="03AE59B6" w:rsidP="45CFC72E">
            <w:pPr>
              <w:spacing w:line="250" w:lineRule="auto"/>
              <w:rPr>
                <w:b/>
                <w:bCs/>
                <w:color w:val="0E1330"/>
                <w:sz w:val="16"/>
                <w:szCs w:val="16"/>
              </w:rPr>
            </w:pPr>
            <w:r w:rsidRPr="00ED3F33">
              <w:rPr>
                <w:b/>
                <w:bCs/>
                <w:color w:val="0E1330"/>
                <w:sz w:val="16"/>
                <w:szCs w:val="16"/>
              </w:rPr>
              <w:t>System</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CFFF88" w14:textId="61E27420" w:rsidR="00E73D4B" w:rsidRPr="006F05D7" w:rsidRDefault="00106196" w:rsidP="45CFC72E">
            <w:pPr>
              <w:spacing w:line="250" w:lineRule="auto"/>
              <w:rPr>
                <w:sz w:val="16"/>
                <w:szCs w:val="16"/>
              </w:rPr>
            </w:pPr>
            <w:r>
              <w:rPr>
                <w:sz w:val="16"/>
                <w:szCs w:val="16"/>
              </w:rPr>
              <w:t>Stoe, maintenance, upload-processing status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BE49F6" w14:textId="77777777" w:rsidR="00E73D4B" w:rsidRPr="006F05D7" w:rsidRDefault="03AE59B6" w:rsidP="45CFC72E">
            <w:pPr>
              <w:spacing w:line="250" w:lineRule="auto"/>
              <w:rPr>
                <w:sz w:val="16"/>
                <w:szCs w:val="16"/>
              </w:rPr>
            </w:pPr>
            <w:r w:rsidRPr="006F05D7">
              <w:rPr>
                <w:sz w:val="16"/>
                <w:szCs w:val="16"/>
              </w:rPr>
              <w:t>In-app, Email</w:t>
            </w:r>
          </w:p>
        </w:tc>
      </w:tr>
      <w:tr w:rsidR="45CFC72E" w14:paraId="57810D2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94" w:author="Harsh Bindal" w:date="2026-09-11T10:41:00Z"/>
        </w:trPr>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F76778" w14:textId="462BF7CB" w:rsidR="064EA212" w:rsidRPr="00ED3F33" w:rsidRDefault="064EA212" w:rsidP="45CFC72E">
            <w:pPr>
              <w:spacing w:line="250" w:lineRule="auto"/>
              <w:rPr>
                <w:b/>
                <w:bCs/>
                <w:color w:val="0E1330"/>
                <w:sz w:val="16"/>
                <w:szCs w:val="16"/>
              </w:rPr>
            </w:pPr>
            <w:r w:rsidRPr="00ED3F33">
              <w:rPr>
                <w:b/>
                <w:bCs/>
                <w:color w:val="0E1330"/>
                <w:sz w:val="16"/>
                <w:szCs w:val="16"/>
              </w:rPr>
              <w:lastRenderedPageBreak/>
              <w:t>Change request</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F499F" w14:textId="0098018A" w:rsidR="064EA212" w:rsidRPr="006F05D7" w:rsidRDefault="064EA212" w:rsidP="45CFC72E">
            <w:pPr>
              <w:spacing w:line="250" w:lineRule="auto"/>
              <w:rPr>
                <w:sz w:val="16"/>
                <w:szCs w:val="16"/>
              </w:rPr>
            </w:pPr>
            <w:r w:rsidRPr="006F05D7">
              <w:rPr>
                <w:color w:val="008080"/>
                <w:sz w:val="16"/>
                <w:szCs w:val="16"/>
              </w:rPr>
              <w:t>SLA at-risk warning, overdue flag, extension granted</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2EF44F" w14:textId="6B7AE996" w:rsidR="064EA212" w:rsidRPr="006F05D7" w:rsidRDefault="064EA212" w:rsidP="45CFC72E">
            <w:pPr>
              <w:spacing w:line="250" w:lineRule="auto"/>
              <w:rPr>
                <w:sz w:val="16"/>
                <w:szCs w:val="16"/>
              </w:rPr>
            </w:pPr>
            <w:r w:rsidRPr="006F05D7">
              <w:rPr>
                <w:color w:val="008080"/>
                <w:sz w:val="16"/>
                <w:szCs w:val="16"/>
              </w:rPr>
              <w:t>In-app, Email, Teams</w:t>
            </w:r>
          </w:p>
        </w:tc>
      </w:tr>
    </w:tbl>
    <w:p w14:paraId="19487168" w14:textId="77777777" w:rsidR="00E73D4B" w:rsidRPr="00ED3F33" w:rsidRDefault="50542D5A" w:rsidP="00ED3F33">
      <w:pPr>
        <w:pStyle w:val="ListParagraph"/>
        <w:numPr>
          <w:ilvl w:val="0"/>
          <w:numId w:val="12"/>
        </w:numPr>
        <w:spacing w:after="60" w:line="260" w:lineRule="auto"/>
      </w:pPr>
      <w:r w:rsidRPr="00ED3F33">
        <w:rPr>
          <w:b/>
          <w:bCs/>
        </w:rPr>
        <w:t xml:space="preserve">Real-time delivery </w:t>
      </w:r>
      <w:r w:rsidRPr="00ED3F33">
        <w:t xml:space="preserve">via Azure </w:t>
      </w:r>
      <w:proofErr w:type="spellStart"/>
      <w:r w:rsidRPr="00ED3F33">
        <w:t>SignalR</w:t>
      </w:r>
      <w:proofErr w:type="spellEnd"/>
      <w:r w:rsidRPr="00ED3F33">
        <w:t>; durable history retained in Azure SQL.</w:t>
      </w:r>
    </w:p>
    <w:p w14:paraId="071BE24A" w14:textId="77777777" w:rsidR="00E73D4B" w:rsidRPr="00ED3F33" w:rsidRDefault="03AE59B6" w:rsidP="00ED3F33">
      <w:pPr>
        <w:pStyle w:val="ListParagraph"/>
        <w:numPr>
          <w:ilvl w:val="0"/>
          <w:numId w:val="12"/>
        </w:numPr>
        <w:spacing w:after="60" w:line="260" w:lineRule="auto"/>
      </w:pPr>
      <w:r w:rsidRPr="00ED3F33">
        <w:rPr>
          <w:b/>
          <w:bCs/>
        </w:rPr>
        <w:t xml:space="preserve">Per-user preferences </w:t>
      </w:r>
      <w:proofErr w:type="gramStart"/>
      <w:r w:rsidRPr="00ED3F33">
        <w:t>per</w:t>
      </w:r>
      <w:proofErr w:type="gramEnd"/>
      <w:r w:rsidRPr="00ED3F33">
        <w:t xml:space="preserve"> notification type and channel; security notifications are mandatory and non-disable-able.</w:t>
      </w:r>
    </w:p>
    <w:p w14:paraId="0D550E95" w14:textId="77777777" w:rsidR="00E73D4B" w:rsidRPr="00ED3F33" w:rsidRDefault="03AE59B6" w:rsidP="00ED3F33">
      <w:pPr>
        <w:pStyle w:val="ListParagraph"/>
        <w:numPr>
          <w:ilvl w:val="0"/>
          <w:numId w:val="12"/>
        </w:numPr>
        <w:spacing w:after="60" w:line="260" w:lineRule="auto"/>
      </w:pPr>
      <w:r w:rsidRPr="00ED3F33">
        <w:rPr>
          <w:b/>
          <w:bCs/>
        </w:rPr>
        <w:t xml:space="preserve">Smart batching, DND windows and de-duplication </w:t>
      </w:r>
      <w:r w:rsidRPr="00ED3F33">
        <w:t>prevent alert fatigue; delivery via email (ACS) and Teams/Outlook (Graph).</w:t>
      </w:r>
    </w:p>
    <w:p w14:paraId="3DEEC669" w14:textId="77777777" w:rsidR="00E73D4B" w:rsidRPr="006F05D7" w:rsidRDefault="00067B0D">
      <w:r w:rsidRPr="006F05D7">
        <w:br w:type="page"/>
      </w:r>
    </w:p>
    <w:p w14:paraId="19B976A4" w14:textId="4721E593" w:rsidR="00E73D4B" w:rsidRPr="006F05D7" w:rsidRDefault="03AE59B6" w:rsidP="006F05D7">
      <w:pPr>
        <w:pStyle w:val="Heading1"/>
      </w:pPr>
      <w:bookmarkStart w:id="95" w:name="_Toc1912958420"/>
      <w:bookmarkStart w:id="96" w:name="_Toc240108395"/>
      <w:bookmarkStart w:id="97" w:name="_Toc240108560"/>
      <w:r w:rsidRPr="006F05D7">
        <w:lastRenderedPageBreak/>
        <w:t>13. Module M8</w:t>
      </w:r>
      <w:r w:rsidR="00B94096">
        <w:t xml:space="preserve"> </w:t>
      </w:r>
      <w:r w:rsidRPr="006F05D7">
        <w:t>Correspondence Management</w:t>
      </w:r>
      <w:bookmarkEnd w:id="95"/>
      <w:bookmarkEnd w:id="96"/>
      <w:bookmarkEnd w:id="97"/>
    </w:p>
    <w:p w14:paraId="4A5B5590" w14:textId="77777777" w:rsidR="00662BC9" w:rsidRPr="006F05D7" w:rsidRDefault="65A52972">
      <w:pPr>
        <w:spacing w:line="276" w:lineRule="auto"/>
        <w:rPr>
          <w:kern w:val="2"/>
          <w14:ligatures w14:val="standardContextual"/>
        </w:rPr>
      </w:pPr>
      <w:r w:rsidRPr="006F05D7">
        <w:t xml:space="preserve">Client </w:t>
      </w:r>
      <w:proofErr w:type="spellStart"/>
      <w:r w:rsidRPr="006F05D7">
        <w:t>organisations</w:t>
      </w:r>
      <w:proofErr w:type="spellEnd"/>
      <w:r w:rsidRPr="006F05D7">
        <w:t xml:space="preserve"> run on correspondence. </w:t>
      </w:r>
      <w:proofErr w:type="spellStart"/>
      <w:r w:rsidRPr="006F05D7">
        <w:t>Docaya</w:t>
      </w:r>
      <w:proofErr w:type="spellEnd"/>
      <w:r w:rsidRPr="006F05D7">
        <w:t xml:space="preserve"> adds a dedicated correspondence capability on top of the core pipeline, designed to support the Client’s day-to-day operational requirement.</w:t>
      </w:r>
    </w:p>
    <w:p w14:paraId="4482AA27" w14:textId="77777777" w:rsidR="00E73D4B" w:rsidRPr="00ED3F33" w:rsidRDefault="50542D5A" w:rsidP="00ED3F33">
      <w:pPr>
        <w:pStyle w:val="ListParagraph"/>
        <w:numPr>
          <w:ilvl w:val="0"/>
          <w:numId w:val="12"/>
        </w:numPr>
        <w:spacing w:after="60" w:line="260" w:lineRule="auto"/>
      </w:pPr>
      <w:r w:rsidRPr="00ED3F33">
        <w:rPr>
          <w:b/>
          <w:bCs/>
        </w:rPr>
        <w:t xml:space="preserve">Incoming &amp; outgoing correspondence </w:t>
      </w:r>
      <w:r w:rsidRPr="00ED3F33">
        <w:t>captured with a formal reference number, sender/recipient, subject and due date.</w:t>
      </w:r>
    </w:p>
    <w:p w14:paraId="07CB212D" w14:textId="77777777" w:rsidR="00E73D4B" w:rsidRPr="00ED3F33" w:rsidRDefault="50542D5A" w:rsidP="00ED3F33">
      <w:pPr>
        <w:pStyle w:val="ListParagraph"/>
        <w:numPr>
          <w:ilvl w:val="0"/>
          <w:numId w:val="12"/>
        </w:numPr>
        <w:spacing w:after="60" w:line="260" w:lineRule="auto"/>
      </w:pPr>
      <w:r w:rsidRPr="00ED3F33">
        <w:rPr>
          <w:b/>
          <w:bCs/>
        </w:rPr>
        <w:t xml:space="preserve">Memos &amp; circulars </w:t>
      </w:r>
      <w:r w:rsidRPr="00ED3F33">
        <w:t>with structured templates, distribution lists and read-acknowledgement tracking.</w:t>
      </w:r>
    </w:p>
    <w:p w14:paraId="6FEA2172" w14:textId="77777777" w:rsidR="00E73D4B" w:rsidRPr="00ED3F33" w:rsidRDefault="50542D5A" w:rsidP="00ED3F33">
      <w:pPr>
        <w:pStyle w:val="ListParagraph"/>
        <w:numPr>
          <w:ilvl w:val="0"/>
          <w:numId w:val="12"/>
        </w:numPr>
        <w:spacing w:after="60" w:line="260" w:lineRule="auto"/>
      </w:pPr>
      <w:r w:rsidRPr="00ED3F33">
        <w:rPr>
          <w:b/>
          <w:bCs/>
        </w:rPr>
        <w:t xml:space="preserve">Linking &amp; threading </w:t>
      </w:r>
      <w:r w:rsidRPr="00ED3F33">
        <w:t>relate a reply to its original correspondence to preserve the full thread.</w:t>
      </w:r>
    </w:p>
    <w:p w14:paraId="3EA84E26" w14:textId="77777777" w:rsidR="00E73D4B" w:rsidRPr="00ED3F33" w:rsidRDefault="03AE59B6" w:rsidP="00ED3F33">
      <w:pPr>
        <w:pStyle w:val="ListParagraph"/>
        <w:numPr>
          <w:ilvl w:val="0"/>
          <w:numId w:val="12"/>
        </w:numPr>
        <w:spacing w:after="60" w:line="260" w:lineRule="auto"/>
      </w:pPr>
      <w:r w:rsidRPr="00ED3F33">
        <w:rPr>
          <w:b/>
          <w:bCs/>
        </w:rPr>
        <w:t xml:space="preserve">Routing &amp; action tracking </w:t>
      </w:r>
      <w:r w:rsidRPr="00ED3F33">
        <w:t>assign, forward, and track actions with due dates and escalation.</w:t>
      </w:r>
    </w:p>
    <w:p w14:paraId="3C058ADA" w14:textId="77777777" w:rsidR="00E73D4B" w:rsidRPr="00ED3F33" w:rsidRDefault="03AE59B6" w:rsidP="00ED3F33">
      <w:pPr>
        <w:pStyle w:val="ListParagraph"/>
        <w:numPr>
          <w:ilvl w:val="0"/>
          <w:numId w:val="12"/>
        </w:numPr>
        <w:spacing w:after="60" w:line="260" w:lineRule="auto"/>
      </w:pPr>
      <w:r w:rsidRPr="00ED3F33">
        <w:rPr>
          <w:b/>
          <w:bCs/>
        </w:rPr>
        <w:t xml:space="preserve">Bilingual </w:t>
      </w:r>
      <w:r w:rsidRPr="00ED3F33">
        <w:t>Arabic/English correspondence with RTL layout.</w:t>
      </w:r>
    </w:p>
    <w:p w14:paraId="36EFCAFC" w14:textId="77777777" w:rsidR="00B94096" w:rsidRDefault="00B94096" w:rsidP="00B94096">
      <w:pPr>
        <w:pStyle w:val="Heading1"/>
        <w:rPr>
          <w:kern w:val="36"/>
          <w:lang w:val="en-GB" w:eastAsia="en-GB"/>
          <w14:ligatures w14:val="standardContextual"/>
        </w:rPr>
      </w:pPr>
      <w:bookmarkStart w:id="98" w:name="_Toc1445130916"/>
      <w:bookmarkStart w:id="99" w:name="_Toc240108396"/>
      <w:bookmarkStart w:id="100" w:name="_Toc240108561"/>
      <w:bookmarkEnd w:id="98"/>
      <w:bookmarkEnd w:id="99"/>
      <w:r>
        <w:t>14. Module M9 Records, Retention &amp; Legal Hold</w:t>
      </w:r>
      <w:bookmarkEnd w:id="100"/>
    </w:p>
    <w:tbl>
      <w:tblPr>
        <w:tblW w:w="9360" w:type="dxa"/>
        <w:tblCellMar>
          <w:left w:w="10" w:type="dxa"/>
          <w:right w:w="10" w:type="dxa"/>
        </w:tblCellMar>
        <w:tblLook w:val="0020" w:firstRow="1" w:lastRow="0" w:firstColumn="0" w:lastColumn="0" w:noHBand="0" w:noVBand="0"/>
      </w:tblPr>
      <w:tblGrid>
        <w:gridCol w:w="2600"/>
        <w:gridCol w:w="6760"/>
      </w:tblGrid>
      <w:tr w:rsidR="00894A95" w14:paraId="76E8F725" w14:textId="77777777" w:rsidTr="006F05D7">
        <w:trPr>
          <w:trHeight w:val="300"/>
          <w:tblHeader/>
        </w:trPr>
        <w:tc>
          <w:tcPr>
            <w:tcW w:w="26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4981CC"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Capability</w:t>
            </w:r>
          </w:p>
        </w:tc>
        <w:tc>
          <w:tcPr>
            <w:tcW w:w="67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005505E" w14:textId="77777777" w:rsidR="00894A95" w:rsidRPr="006F05D7" w:rsidRDefault="08A3C276" w:rsidP="45CFC72E">
            <w:pPr>
              <w:spacing w:line="249" w:lineRule="auto"/>
              <w:rPr>
                <w:b/>
                <w:bCs/>
                <w:color w:val="FFFFFF"/>
                <w:sz w:val="17"/>
                <w:szCs w:val="17"/>
              </w:rPr>
            </w:pPr>
            <w:r w:rsidRPr="006F05D7">
              <w:rPr>
                <w:b/>
                <w:bCs/>
                <w:color w:val="FFFFFF"/>
                <w:sz w:val="17"/>
                <w:szCs w:val="17"/>
              </w:rPr>
              <w:t>Design</w:t>
            </w:r>
          </w:p>
        </w:tc>
      </w:tr>
      <w:tr w:rsidR="00E73D4B" w14:paraId="33726C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8FC3AF" w14:textId="77777777" w:rsidR="00E73D4B" w:rsidRPr="00ED3F33" w:rsidRDefault="03AE59B6" w:rsidP="45CFC72E">
            <w:pPr>
              <w:spacing w:line="250" w:lineRule="auto"/>
              <w:rPr>
                <w:b/>
                <w:bCs/>
                <w:color w:val="0E1330"/>
                <w:sz w:val="16"/>
                <w:szCs w:val="16"/>
              </w:rPr>
            </w:pPr>
            <w:r w:rsidRPr="00ED3F33">
              <w:rPr>
                <w:b/>
                <w:bCs/>
                <w:color w:val="0E1330"/>
                <w:sz w:val="16"/>
                <w:szCs w:val="16"/>
              </w:rPr>
              <w:t>Retention schedules</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752EC" w14:textId="4EBEB03B" w:rsidR="00E73D4B" w:rsidRPr="006F05D7" w:rsidRDefault="2D4A4973" w:rsidP="45CFC72E">
            <w:pPr>
              <w:spacing w:line="249" w:lineRule="auto"/>
              <w:rPr>
                <w:kern w:val="2"/>
                <w:sz w:val="16"/>
                <w:szCs w:val="16"/>
                <w14:ligatures w14:val="standardContextual"/>
              </w:rPr>
            </w:pPr>
            <w:r w:rsidRPr="006F05D7">
              <w:rPr>
                <w:sz w:val="16"/>
                <w:szCs w:val="16"/>
              </w:rPr>
              <w:t>Time-based or event-based policies per document class, aligned to the Client's records policy</w:t>
            </w:r>
          </w:p>
        </w:tc>
      </w:tr>
      <w:tr w:rsidR="00E73D4B" w14:paraId="1C175D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CB9442" w14:textId="77777777" w:rsidR="00E73D4B" w:rsidRPr="00ED3F33" w:rsidRDefault="03AE59B6" w:rsidP="45CFC72E">
            <w:pPr>
              <w:spacing w:line="250" w:lineRule="auto"/>
              <w:rPr>
                <w:b/>
                <w:bCs/>
                <w:color w:val="0E1330"/>
                <w:sz w:val="16"/>
                <w:szCs w:val="16"/>
              </w:rPr>
            </w:pPr>
            <w:r w:rsidRPr="00ED3F33">
              <w:rPr>
                <w:b/>
                <w:bCs/>
                <w:color w:val="0E1330"/>
                <w:sz w:val="16"/>
                <w:szCs w:val="16"/>
              </w:rPr>
              <w:t>Disposition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C3D5556" w14:textId="77777777" w:rsidR="00E73D4B" w:rsidRPr="006F05D7" w:rsidRDefault="03AE59B6" w:rsidP="45CFC72E">
            <w:pPr>
              <w:spacing w:line="250" w:lineRule="auto"/>
              <w:rPr>
                <w:sz w:val="16"/>
                <w:szCs w:val="16"/>
              </w:rPr>
            </w:pPr>
            <w:r w:rsidRPr="006F05D7">
              <w:rPr>
                <w:sz w:val="16"/>
                <w:szCs w:val="16"/>
              </w:rPr>
              <w:t>Auto-archive, review-then-delete, or defensible permanent deletion with approval</w:t>
            </w:r>
          </w:p>
        </w:tc>
      </w:tr>
      <w:tr w:rsidR="00E73D4B" w14:paraId="63C863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3B539" w14:textId="77777777" w:rsidR="00E73D4B" w:rsidRPr="00ED3F33" w:rsidRDefault="03AE59B6" w:rsidP="45CFC72E">
            <w:pPr>
              <w:spacing w:line="250" w:lineRule="auto"/>
              <w:rPr>
                <w:b/>
                <w:bCs/>
                <w:color w:val="0E1330"/>
                <w:sz w:val="16"/>
                <w:szCs w:val="16"/>
              </w:rPr>
            </w:pPr>
            <w:r w:rsidRPr="00ED3F33">
              <w:rPr>
                <w:b/>
                <w:bCs/>
                <w:color w:val="0E1330"/>
                <w:sz w:val="16"/>
                <w:szCs w:val="16"/>
              </w:rPr>
              <w:t>Legal hold</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1B9A0E" w14:textId="77777777" w:rsidR="00E73D4B" w:rsidRPr="006F05D7" w:rsidRDefault="03AE59B6" w:rsidP="45CFC72E">
            <w:pPr>
              <w:spacing w:line="250" w:lineRule="auto"/>
              <w:rPr>
                <w:sz w:val="16"/>
                <w:szCs w:val="16"/>
              </w:rPr>
            </w:pPr>
            <w:r w:rsidRPr="006F05D7">
              <w:rPr>
                <w:sz w:val="16"/>
                <w:szCs w:val="16"/>
              </w:rPr>
              <w:t>Overrides retention; freezes documents, blocks deletion, fully audited</w:t>
            </w:r>
          </w:p>
        </w:tc>
      </w:tr>
      <w:tr w:rsidR="00E73D4B" w14:paraId="07D2F6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44355C" w14:textId="77777777" w:rsidR="00E73D4B" w:rsidRPr="00ED3F33" w:rsidRDefault="03AE59B6" w:rsidP="45CFC72E">
            <w:pPr>
              <w:spacing w:line="250" w:lineRule="auto"/>
              <w:rPr>
                <w:b/>
                <w:bCs/>
                <w:color w:val="0E1330"/>
                <w:sz w:val="16"/>
                <w:szCs w:val="16"/>
              </w:rPr>
            </w:pPr>
            <w:r w:rsidRPr="00ED3F33">
              <w:rPr>
                <w:b/>
                <w:bCs/>
                <w:color w:val="0E1330"/>
                <w:sz w:val="16"/>
                <w:szCs w:val="16"/>
              </w:rPr>
              <w:t>Records declaration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0B29E2" w14:textId="77777777" w:rsidR="00E73D4B" w:rsidRPr="006F05D7" w:rsidRDefault="03AE59B6" w:rsidP="45CFC72E">
            <w:pPr>
              <w:spacing w:line="250" w:lineRule="auto"/>
              <w:rPr>
                <w:sz w:val="16"/>
                <w:szCs w:val="16"/>
              </w:rPr>
            </w:pPr>
            <w:r w:rsidRPr="006F05D7">
              <w:rPr>
                <w:sz w:val="16"/>
                <w:szCs w:val="16"/>
              </w:rPr>
              <w:t>Freeze metadata + content for compliance / evidential integrity</w:t>
            </w:r>
          </w:p>
        </w:tc>
      </w:tr>
      <w:tr w:rsidR="00E73D4B" w14:paraId="6924228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3A76C0" w14:textId="77777777" w:rsidR="00E73D4B" w:rsidRPr="00ED3F33" w:rsidRDefault="03AE59B6" w:rsidP="45CFC72E">
            <w:pPr>
              <w:spacing w:line="250" w:lineRule="auto"/>
              <w:rPr>
                <w:b/>
                <w:bCs/>
                <w:color w:val="0E1330"/>
                <w:sz w:val="16"/>
                <w:szCs w:val="16"/>
              </w:rPr>
            </w:pPr>
            <w:r w:rsidRPr="00ED3F33">
              <w:rPr>
                <w:b/>
                <w:bCs/>
                <w:color w:val="0E1330"/>
                <w:sz w:val="16"/>
                <w:szCs w:val="16"/>
              </w:rPr>
              <w:t>Archive tiering</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884A1D" w14:textId="29DA9956" w:rsidR="00E73D4B" w:rsidRPr="006F05D7" w:rsidRDefault="00106196" w:rsidP="45CFC72E">
            <w:pPr>
              <w:spacing w:line="250" w:lineRule="auto"/>
              <w:rPr>
                <w:sz w:val="16"/>
                <w:szCs w:val="16"/>
              </w:rPr>
            </w:pPr>
            <w:r>
              <w:rPr>
                <w:sz w:val="16"/>
                <w:szCs w:val="16"/>
              </w:rPr>
              <w:t xml:space="preserve">Move cold records to archive </w:t>
            </w:r>
            <w:proofErr w:type="spellStart"/>
            <w:r>
              <w:rPr>
                <w:sz w:val="16"/>
                <w:szCs w:val="16"/>
              </w:rPr>
              <w:t>stoe</w:t>
            </w:r>
            <w:proofErr w:type="spellEnd"/>
            <w:r>
              <w:rPr>
                <w:sz w:val="16"/>
                <w:szCs w:val="16"/>
              </w:rPr>
              <w:t xml:space="preserve"> while preserving the registry link</w:t>
            </w:r>
          </w:p>
        </w:tc>
      </w:tr>
      <w:tr w:rsidR="00E73D4B" w14:paraId="344FB79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6A40BE2" w14:textId="77777777" w:rsidR="00E73D4B" w:rsidRPr="00ED3F33" w:rsidRDefault="03AE59B6" w:rsidP="45CFC72E">
            <w:pPr>
              <w:spacing w:line="250" w:lineRule="auto"/>
              <w:rPr>
                <w:b/>
                <w:bCs/>
                <w:color w:val="0E1330"/>
                <w:sz w:val="16"/>
                <w:szCs w:val="16"/>
              </w:rPr>
            </w:pPr>
            <w:r w:rsidRPr="00ED3F33">
              <w:rPr>
                <w:b/>
                <w:bCs/>
                <w:color w:val="0E1330"/>
                <w:sz w:val="16"/>
                <w:szCs w:val="16"/>
              </w:rPr>
              <w:t>Data residency</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D4AC049" w14:textId="77777777" w:rsidR="00E73D4B" w:rsidRPr="006F05D7" w:rsidRDefault="03AE59B6" w:rsidP="45CFC72E">
            <w:pPr>
              <w:spacing w:line="250" w:lineRule="auto"/>
              <w:rPr>
                <w:sz w:val="16"/>
                <w:szCs w:val="16"/>
              </w:rPr>
            </w:pPr>
            <w:r w:rsidRPr="006F05D7">
              <w:rPr>
                <w:sz w:val="16"/>
                <w:szCs w:val="16"/>
              </w:rPr>
              <w:t>All data pinned to UAE Azure regions to satisfy PDPL and IA requirements</w:t>
            </w:r>
          </w:p>
        </w:tc>
      </w:tr>
    </w:tbl>
    <w:p w14:paraId="2EAB33C9" w14:textId="6D36C3D6" w:rsidR="00E73D4B" w:rsidRPr="006F05D7" w:rsidRDefault="03AE59B6" w:rsidP="006F05D7">
      <w:pPr>
        <w:pStyle w:val="Heading1"/>
      </w:pPr>
      <w:bookmarkStart w:id="101" w:name="_Toc635635775"/>
      <w:bookmarkStart w:id="102" w:name="_Toc240108397"/>
      <w:bookmarkStart w:id="103" w:name="_Toc240108562"/>
      <w:r w:rsidRPr="006F05D7">
        <w:t>15. Module M10</w:t>
      </w:r>
      <w:r w:rsidR="00B94096">
        <w:t xml:space="preserve"> </w:t>
      </w:r>
      <w:r w:rsidRPr="006F05D7">
        <w:t>Search &amp; Discovery</w:t>
      </w:r>
      <w:bookmarkEnd w:id="101"/>
      <w:bookmarkEnd w:id="102"/>
      <w:bookmarkEnd w:id="103"/>
    </w:p>
    <w:p w14:paraId="30C2F110" w14:textId="2BFAA235" w:rsidR="00E73D4B" w:rsidRPr="00ED3F33" w:rsidRDefault="00106196" w:rsidP="00ED3F33">
      <w:pPr>
        <w:pStyle w:val="ListParagraph"/>
        <w:numPr>
          <w:ilvl w:val="0"/>
          <w:numId w:val="12"/>
        </w:numPr>
        <w:spacing w:after="60" w:line="260" w:lineRule="auto"/>
      </w:pPr>
      <w:r>
        <w:rPr>
          <w:b/>
          <w:bCs/>
        </w:rPr>
        <w:t>Search combines permission-trimmed metadata, full-text/source-text matching and faceted filters.</w:t>
      </w:r>
    </w:p>
    <w:p w14:paraId="542DD4C4" w14:textId="77777777" w:rsidR="00E73D4B" w:rsidRPr="00ED3F33" w:rsidRDefault="03AE59B6" w:rsidP="00ED3F33">
      <w:pPr>
        <w:pStyle w:val="ListParagraph"/>
        <w:numPr>
          <w:ilvl w:val="0"/>
          <w:numId w:val="12"/>
        </w:numPr>
        <w:spacing w:after="60" w:line="260" w:lineRule="auto"/>
      </w:pPr>
      <w:r w:rsidRPr="00ED3F33">
        <w:rPr>
          <w:b/>
          <w:bCs/>
        </w:rPr>
        <w:t xml:space="preserve">Faceted filters: </w:t>
      </w:r>
      <w:r w:rsidRPr="00ED3F33">
        <w:t>class, department, sensitivity, owner, date, status, tracking number.</w:t>
      </w:r>
    </w:p>
    <w:p w14:paraId="7F0C6BB4" w14:textId="77777777" w:rsidR="00E73D4B" w:rsidRPr="00ED3F33" w:rsidRDefault="50542D5A" w:rsidP="00ED3F33">
      <w:pPr>
        <w:pStyle w:val="ListParagraph"/>
        <w:numPr>
          <w:ilvl w:val="0"/>
          <w:numId w:val="12"/>
        </w:numPr>
        <w:spacing w:after="60" w:line="260" w:lineRule="auto"/>
      </w:pPr>
      <w:r w:rsidRPr="00ED3F33">
        <w:rPr>
          <w:b/>
          <w:bCs/>
        </w:rPr>
        <w:t xml:space="preserve">Permission-trimmed: </w:t>
      </w:r>
      <w:r w:rsidRPr="00ED3F33">
        <w:t xml:space="preserve">results always </w:t>
      </w:r>
      <w:proofErr w:type="spellStart"/>
      <w:r w:rsidRPr="00ED3F33">
        <w:t>honour</w:t>
      </w:r>
      <w:proofErr w:type="spellEnd"/>
      <w:r w:rsidRPr="00ED3F33">
        <w:t xml:space="preserve"> the user's effective rights (no </w:t>
      </w:r>
      <w:proofErr w:type="spellStart"/>
      <w:r w:rsidRPr="00ED3F33">
        <w:t>unauthorised</w:t>
      </w:r>
      <w:proofErr w:type="spellEnd"/>
      <w:r w:rsidRPr="00ED3F33">
        <w:t xml:space="preserve"> results).</w:t>
      </w:r>
    </w:p>
    <w:p w14:paraId="273FA1FC" w14:textId="75A50C97" w:rsidR="00E73D4B" w:rsidRPr="00ED3F33" w:rsidRDefault="00106196" w:rsidP="00ED3F33">
      <w:pPr>
        <w:pStyle w:val="ListParagraph"/>
        <w:numPr>
          <w:ilvl w:val="0"/>
          <w:numId w:val="12"/>
        </w:numPr>
        <w:spacing w:after="60" w:line="260" w:lineRule="auto"/>
      </w:pPr>
      <w:r>
        <w:rPr>
          <w:b/>
          <w:bCs/>
        </w:rPr>
        <w:t>Permission-trimmed metadata and full-text/source-text search across approved documents (Module M6).</w:t>
      </w:r>
    </w:p>
    <w:p w14:paraId="0F22373D" w14:textId="77777777" w:rsidR="00E73D4B" w:rsidRPr="00ED3F33" w:rsidRDefault="03AE59B6" w:rsidP="00ED3F33">
      <w:pPr>
        <w:pStyle w:val="ListParagraph"/>
        <w:numPr>
          <w:ilvl w:val="0"/>
          <w:numId w:val="12"/>
        </w:numPr>
        <w:spacing w:after="60" w:line="260" w:lineRule="auto"/>
      </w:pPr>
      <w:r w:rsidRPr="00ED3F33">
        <w:rPr>
          <w:b/>
          <w:bCs/>
        </w:rPr>
        <w:t xml:space="preserve">Saved searches &amp; smart views </w:t>
      </w:r>
      <w:r w:rsidRPr="00ED3F33">
        <w:t>for recurring departmental queries.</w:t>
      </w:r>
    </w:p>
    <w:p w14:paraId="3914740B" w14:textId="7EEDD083" w:rsidR="5EE7C890" w:rsidRPr="006F05D7" w:rsidRDefault="5EE7C890" w:rsidP="006F05D7">
      <w:pPr>
        <w:pStyle w:val="Heading2"/>
      </w:pPr>
      <w:bookmarkStart w:id="104" w:name="_Toc1025774839"/>
      <w:bookmarkStart w:id="105" w:name="_Toc240108398"/>
      <w:bookmarkStart w:id="106" w:name="_Toc240108563"/>
      <w:r w:rsidRPr="006F05D7">
        <w:t>15.1 Department / standard navigation</w:t>
      </w:r>
      <w:bookmarkEnd w:id="104"/>
      <w:bookmarkEnd w:id="105"/>
      <w:bookmarkEnd w:id="106"/>
    </w:p>
    <w:p w14:paraId="6DE7614F" w14:textId="40799812" w:rsidR="5EE7C890" w:rsidRPr="006F05D7" w:rsidRDefault="5EE7C890" w:rsidP="45CFC72E">
      <w:r w:rsidRPr="006F05D7">
        <w:t xml:space="preserve">The document library view is </w:t>
      </w:r>
      <w:proofErr w:type="spellStart"/>
      <w:r w:rsidRPr="006F05D7">
        <w:t>organised</w:t>
      </w:r>
      <w:proofErr w:type="spellEnd"/>
      <w:r w:rsidRPr="006F05D7">
        <w:t xml:space="preserve"> as tabs or categories by Department and/or Standard (e.g. Health &amp; Safety, AI, IMS, Information Security, Finance, HR). The grouping taxonomy is Admin-configurable in M13 so new departments or standards can be added without a release.</w:t>
      </w:r>
    </w:p>
    <w:p w14:paraId="08CB2343" w14:textId="590F2F5F" w:rsidR="5EE7C890" w:rsidRPr="006F05D7" w:rsidRDefault="5EE7C890" w:rsidP="006F05D7">
      <w:pPr>
        <w:pStyle w:val="Heading2"/>
      </w:pPr>
      <w:bookmarkStart w:id="107" w:name="_Toc1244421243"/>
      <w:bookmarkStart w:id="108" w:name="_Toc240108399"/>
      <w:bookmarkStart w:id="109" w:name="_Toc240108564"/>
      <w:r w:rsidRPr="006F05D7">
        <w:t>15.2 One-click access</w:t>
      </w:r>
      <w:bookmarkEnd w:id="107"/>
      <w:bookmarkEnd w:id="108"/>
      <w:bookmarkEnd w:id="109"/>
    </w:p>
    <w:p w14:paraId="76F9CA7B" w14:textId="0A7686C9" w:rsidR="5EE7C890" w:rsidRPr="006F05D7" w:rsidRDefault="5EE7C890" w:rsidP="45CFC72E">
      <w:r w:rsidRPr="006F05D7">
        <w:t xml:space="preserve">From any listing row the user can view the document (in-browser preview), download the original file, or open its SharePoint folder </w:t>
      </w:r>
      <w:r w:rsidR="00B94096">
        <w:t>-</w:t>
      </w:r>
      <w:r w:rsidRPr="006F05D7">
        <w:t xml:space="preserve"> each in a single click, subject to the user’s effective permission (Module M12).</w:t>
      </w:r>
    </w:p>
    <w:p w14:paraId="1B020569" w14:textId="735767E2" w:rsidR="5EE7C890" w:rsidRPr="006F05D7" w:rsidRDefault="5EE7C890" w:rsidP="006F05D7">
      <w:pPr>
        <w:pStyle w:val="Heading2"/>
      </w:pPr>
      <w:bookmarkStart w:id="110" w:name="_Toc52162440"/>
      <w:bookmarkStart w:id="111" w:name="_Toc240108400"/>
      <w:bookmarkStart w:id="112" w:name="_Toc240108565"/>
      <w:r w:rsidRPr="006F05D7">
        <w:lastRenderedPageBreak/>
        <w:t>15.3 Extended filters</w:t>
      </w:r>
      <w:bookmarkEnd w:id="110"/>
      <w:bookmarkEnd w:id="111"/>
      <w:bookmarkEnd w:id="112"/>
    </w:p>
    <w:p w14:paraId="71FA4659" w14:textId="130524E3" w:rsidR="5EE7C890" w:rsidRPr="006F05D7" w:rsidRDefault="5EE7C890" w:rsidP="45CFC72E">
      <w:r w:rsidRPr="006F05D7">
        <w:t xml:space="preserve">The faceted filters above are extended </w:t>
      </w:r>
      <w:proofErr w:type="gramStart"/>
      <w:r w:rsidRPr="006F05D7">
        <w:t>with:</w:t>
      </w:r>
      <w:proofErr w:type="gramEnd"/>
      <w:r w:rsidRPr="006F05D7">
        <w:t xml:space="preserve"> document name (free text), standard, owner, and status, so results can be narrowed the same way whether the user is browsing by department tab or running a search.</w:t>
      </w:r>
    </w:p>
    <w:p w14:paraId="06430C33" w14:textId="48465DE5" w:rsidR="45CFC72E" w:rsidRDefault="45CFC72E" w:rsidP="45CFC72E">
      <w:pPr>
        <w:spacing w:after="70" w:line="268" w:lineRule="auto"/>
      </w:pPr>
    </w:p>
    <w:p w14:paraId="3656B9AB" w14:textId="77777777" w:rsidR="00E73D4B" w:rsidRPr="006F05D7" w:rsidRDefault="00067B0D">
      <w:r w:rsidRPr="006F05D7">
        <w:br w:type="page"/>
      </w:r>
    </w:p>
    <w:p w14:paraId="6B87BE4A" w14:textId="59F7EDEB" w:rsidR="00E73D4B" w:rsidRPr="006F05D7" w:rsidRDefault="03AE59B6" w:rsidP="006F05D7">
      <w:pPr>
        <w:pStyle w:val="Heading1"/>
      </w:pPr>
      <w:bookmarkStart w:id="113" w:name="_Toc382246469"/>
      <w:bookmarkStart w:id="114" w:name="_Toc240108401"/>
      <w:bookmarkStart w:id="115" w:name="_Toc240108566"/>
      <w:r w:rsidRPr="006F05D7">
        <w:lastRenderedPageBreak/>
        <w:t>16. Module M11</w:t>
      </w:r>
      <w:r w:rsidR="00B94096">
        <w:t xml:space="preserve"> </w:t>
      </w:r>
      <w:r w:rsidRPr="006F05D7">
        <w:t>Identity, SSO &amp; SharePoint Integration</w:t>
      </w:r>
      <w:bookmarkEnd w:id="113"/>
      <w:bookmarkEnd w:id="114"/>
      <w:bookmarkEnd w:id="115"/>
    </w:p>
    <w:p w14:paraId="17C79721" w14:textId="77777777" w:rsidR="00E73D4B" w:rsidRPr="006F05D7" w:rsidRDefault="03AE59B6" w:rsidP="006F05D7">
      <w:pPr>
        <w:pStyle w:val="Heading2"/>
      </w:pPr>
      <w:bookmarkStart w:id="116" w:name="_Toc554582267"/>
      <w:bookmarkStart w:id="117" w:name="_Toc240108402"/>
      <w:bookmarkStart w:id="118" w:name="_Toc240108567"/>
      <w:r w:rsidRPr="006F05D7">
        <w:t>16.1 Single Sign-On with UAE PASS</w:t>
      </w:r>
      <w:bookmarkEnd w:id="116"/>
      <w:bookmarkEnd w:id="117"/>
      <w:bookmarkEnd w:id="118"/>
    </w:p>
    <w:p w14:paraId="6D169610" w14:textId="77777777" w:rsidR="00E73D4B" w:rsidRPr="00ED3F33" w:rsidRDefault="50542D5A" w:rsidP="00ED3F33">
      <w:pPr>
        <w:pStyle w:val="ListParagraph"/>
        <w:numPr>
          <w:ilvl w:val="0"/>
          <w:numId w:val="12"/>
        </w:numPr>
        <w:spacing w:after="60" w:line="260" w:lineRule="auto"/>
      </w:pPr>
      <w:r w:rsidRPr="00ED3F33">
        <w:rPr>
          <w:b/>
          <w:bCs/>
        </w:rPr>
        <w:t xml:space="preserve">UAE PASS as primary identity: </w:t>
      </w:r>
      <w:r w:rsidRPr="00ED3F33">
        <w:t xml:space="preserve">users sign in with the UAE national digital identity, federated to Microsoft Entra ID for the </w:t>
      </w:r>
      <w:proofErr w:type="spellStart"/>
      <w:r w:rsidRPr="00ED3F33">
        <w:t>Docaya</w:t>
      </w:r>
      <w:proofErr w:type="spellEnd"/>
      <w:r w:rsidRPr="00ED3F33">
        <w:t xml:space="preserve"> application.</w:t>
      </w:r>
    </w:p>
    <w:p w14:paraId="12222764" w14:textId="77777777" w:rsidR="00E73D4B" w:rsidRPr="00ED3F33" w:rsidRDefault="03AE59B6" w:rsidP="00ED3F33">
      <w:pPr>
        <w:pStyle w:val="ListParagraph"/>
        <w:numPr>
          <w:ilvl w:val="0"/>
          <w:numId w:val="12"/>
        </w:numPr>
        <w:spacing w:after="60" w:line="260" w:lineRule="auto"/>
      </w:pPr>
      <w:r w:rsidRPr="00ED3F33">
        <w:rPr>
          <w:b/>
          <w:bCs/>
        </w:rPr>
        <w:t xml:space="preserve">Standards-based: </w:t>
      </w:r>
      <w:r w:rsidRPr="00ED3F33">
        <w:t>OIDC + PKCE for the single-page app; MFA and Conditional Access enforced by Entra.</w:t>
      </w:r>
    </w:p>
    <w:p w14:paraId="758D83B5" w14:textId="77777777" w:rsidR="00271570" w:rsidRPr="00ED3F33" w:rsidRDefault="5CE959E6" w:rsidP="00ED3F33">
      <w:pPr>
        <w:pStyle w:val="ListParagraph"/>
        <w:numPr>
          <w:ilvl w:val="0"/>
          <w:numId w:val="12"/>
        </w:numPr>
        <w:spacing w:after="60" w:line="260" w:lineRule="auto"/>
      </w:pPr>
      <w:r w:rsidRPr="00ED3F33">
        <w:rPr>
          <w:b/>
          <w:bCs/>
        </w:rPr>
        <w:t xml:space="preserve">Step-up authentication </w:t>
      </w:r>
      <w:r w:rsidRPr="00ED3F33">
        <w:t>for sensitive actions such as approving Secret documents or changing permissions.</w:t>
      </w:r>
    </w:p>
    <w:p w14:paraId="4BD2D27B" w14:textId="77777777" w:rsidR="00E73D4B" w:rsidRPr="006F05D7" w:rsidRDefault="03AE59B6" w:rsidP="006F05D7">
      <w:pPr>
        <w:pStyle w:val="Heading2"/>
      </w:pPr>
      <w:bookmarkStart w:id="119" w:name="_Toc1861987753"/>
      <w:bookmarkStart w:id="120" w:name="_Toc240108403"/>
      <w:bookmarkStart w:id="121" w:name="_Toc240108568"/>
      <w:r w:rsidRPr="006F05D7">
        <w:t>16.2 Governed SharePoint Service Identity</w:t>
      </w:r>
      <w:bookmarkEnd w:id="119"/>
      <w:bookmarkEnd w:id="120"/>
      <w:bookmarkEnd w:id="121"/>
    </w:p>
    <w:p w14:paraId="061628B5" w14:textId="77777777" w:rsidR="00E73D4B" w:rsidRPr="006F05D7" w:rsidRDefault="50542D5A">
      <w:pPr>
        <w:spacing w:line="276" w:lineRule="auto"/>
      </w:pPr>
      <w:proofErr w:type="spellStart"/>
      <w:r w:rsidRPr="006F05D7">
        <w:t>Docaya</w:t>
      </w:r>
      <w:proofErr w:type="spellEnd"/>
      <w:r w:rsidRPr="006F05D7">
        <w:t xml:space="preserve"> integrates with SharePoint through a single </w:t>
      </w:r>
      <w:r w:rsidRPr="006F05D7">
        <w:rPr>
          <w:b/>
          <w:bCs/>
        </w:rPr>
        <w:t>governed service identity (system/service principal)</w:t>
      </w:r>
      <w:r w:rsidRPr="006F05D7">
        <w:t xml:space="preserve"> that holds read and write access across the </w:t>
      </w:r>
      <w:proofErr w:type="spellStart"/>
      <w:r w:rsidRPr="006F05D7">
        <w:t>Docaya</w:t>
      </w:r>
      <w:proofErr w:type="spellEnd"/>
      <w:r w:rsidRPr="006F05D7">
        <w:t xml:space="preserve"> document estate. Once a user signs in to </w:t>
      </w:r>
      <w:proofErr w:type="spellStart"/>
      <w:r w:rsidRPr="006F05D7">
        <w:t>Docaya</w:t>
      </w:r>
      <w:proofErr w:type="spellEnd"/>
      <w:r w:rsidRPr="006F05D7">
        <w:t xml:space="preserve">, their access is </w:t>
      </w:r>
      <w:r w:rsidRPr="006F05D7">
        <w:rPr>
          <w:b/>
          <w:bCs/>
        </w:rPr>
        <w:t xml:space="preserve">managed within </w:t>
      </w:r>
      <w:proofErr w:type="spellStart"/>
      <w:r w:rsidRPr="006F05D7">
        <w:rPr>
          <w:b/>
          <w:bCs/>
        </w:rPr>
        <w:t>Docaya</w:t>
      </w:r>
      <w:proofErr w:type="spellEnd"/>
      <w:r w:rsidRPr="006F05D7">
        <w:t xml:space="preserve"> (RBAC + ABAC), while all content operations against SharePoint are performed under this one auditable service identity.</w:t>
      </w:r>
    </w:p>
    <w:tbl>
      <w:tblPr>
        <w:tblW w:w="9360" w:type="dxa"/>
        <w:tblCellMar>
          <w:left w:w="10" w:type="dxa"/>
          <w:right w:w="10" w:type="dxa"/>
        </w:tblCellMar>
        <w:tblLook w:val="0020" w:firstRow="1" w:lastRow="0" w:firstColumn="0" w:lastColumn="0" w:noHBand="0" w:noVBand="0"/>
      </w:tblPr>
      <w:tblGrid>
        <w:gridCol w:w="23"/>
        <w:gridCol w:w="1633"/>
        <w:gridCol w:w="4297"/>
        <w:gridCol w:w="2820"/>
        <w:gridCol w:w="20"/>
        <w:gridCol w:w="567"/>
      </w:tblGrid>
      <w:tr w:rsidR="00894A95" w14:paraId="3514BE3C" w14:textId="77777777" w:rsidTr="00ED3F33">
        <w:trPr>
          <w:trHeight w:val="300"/>
          <w:tblHeader/>
        </w:trPr>
        <w:tc>
          <w:tcPr>
            <w:tcW w:w="170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EAD871A"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Aspect</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224AF62" w14:textId="77777777" w:rsidR="00894A95" w:rsidRPr="006F05D7" w:rsidRDefault="08A3C276" w:rsidP="45CFC72E">
            <w:pPr>
              <w:spacing w:line="249" w:lineRule="auto"/>
              <w:rPr>
                <w:b/>
                <w:bCs/>
                <w:color w:val="FFFFFF"/>
                <w:sz w:val="17"/>
                <w:szCs w:val="17"/>
              </w:rPr>
            </w:pPr>
            <w:r w:rsidRPr="006F05D7">
              <w:rPr>
                <w:b/>
                <w:bCs/>
                <w:color w:val="FFFFFF"/>
                <w:sz w:val="17"/>
                <w:szCs w:val="17"/>
              </w:rPr>
              <w:t>Design decision</w:t>
            </w:r>
          </w:p>
        </w:tc>
        <w:tc>
          <w:tcPr>
            <w:tcW w:w="300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469329E" w14:textId="77777777" w:rsidR="00894A95" w:rsidRPr="006F05D7" w:rsidRDefault="08A3C276" w:rsidP="45CFC72E">
            <w:pPr>
              <w:spacing w:line="249" w:lineRule="auto"/>
              <w:rPr>
                <w:b/>
                <w:bCs/>
                <w:color w:val="FFFFFF"/>
                <w:sz w:val="17"/>
                <w:szCs w:val="17"/>
              </w:rPr>
            </w:pPr>
            <w:r w:rsidRPr="006F05D7">
              <w:rPr>
                <w:b/>
                <w:bCs/>
                <w:color w:val="FFFFFF"/>
                <w:sz w:val="17"/>
                <w:szCs w:val="17"/>
              </w:rPr>
              <w:t>Benefit</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32C7C671" w14:textId="77777777" w:rsidR="00894A95" w:rsidRPr="006F05D7" w:rsidRDefault="08A3C276">
            <w:pPr>
              <w:rPr>
                <w:b/>
                <w:color w:val="FFFFFF"/>
              </w:rPr>
            </w:pPr>
            <w:r w:rsidRPr="006F05D7">
              <w:rPr>
                <w:b/>
                <w:color w:val="FFFFFF"/>
              </w:rPr>
              <w:t> </w:t>
            </w:r>
          </w:p>
        </w:tc>
      </w:tr>
      <w:tr w:rsidR="00E73D4B" w14:paraId="3AE04D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BA633" w14:textId="77777777" w:rsidR="00E73D4B" w:rsidRPr="00ED3F33" w:rsidRDefault="03AE59B6" w:rsidP="45CFC72E">
            <w:pPr>
              <w:spacing w:line="250" w:lineRule="auto"/>
              <w:rPr>
                <w:b/>
                <w:bCs/>
                <w:color w:val="0E1330"/>
                <w:sz w:val="16"/>
                <w:szCs w:val="16"/>
              </w:rPr>
            </w:pPr>
            <w:r w:rsidRPr="00ED3F33">
              <w:rPr>
                <w:b/>
                <w:bCs/>
                <w:color w:val="0E1330"/>
                <w:sz w:val="16"/>
                <w:szCs w:val="16"/>
              </w:rPr>
              <w:t>User access</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802635" w14:textId="77777777" w:rsidR="00E73D4B" w:rsidRPr="006F05D7" w:rsidRDefault="50542D5A" w:rsidP="45CFC72E">
            <w:pPr>
              <w:spacing w:line="250" w:lineRule="auto"/>
              <w:rPr>
                <w:sz w:val="16"/>
                <w:szCs w:val="16"/>
              </w:rPr>
            </w:pPr>
            <w:r w:rsidRPr="006F05D7">
              <w:rPr>
                <w:sz w:val="16"/>
                <w:szCs w:val="16"/>
              </w:rPr>
              <w:t xml:space="preserve">Centrally managed inside </w:t>
            </w:r>
            <w:proofErr w:type="spellStart"/>
            <w:r w:rsidRPr="006F05D7">
              <w:rPr>
                <w:sz w:val="16"/>
                <w:szCs w:val="16"/>
              </w:rPr>
              <w:t>Docaya</w:t>
            </w:r>
            <w:proofErr w:type="spellEnd"/>
            <w:r w:rsidRPr="006F05D7">
              <w:rPr>
                <w:sz w:val="16"/>
                <w:szCs w:val="16"/>
              </w:rPr>
              <w:t xml:space="preserve"> (roles + attributes)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1F182D" w14:textId="77777777" w:rsidR="00E73D4B" w:rsidRPr="006F05D7" w:rsidRDefault="03AE59B6" w:rsidP="45CFC72E">
            <w:pPr>
              <w:spacing w:line="250" w:lineRule="auto"/>
              <w:rPr>
                <w:sz w:val="16"/>
                <w:szCs w:val="16"/>
              </w:rPr>
            </w:pPr>
            <w:r w:rsidRPr="006F05D7">
              <w:rPr>
                <w:sz w:val="16"/>
                <w:szCs w:val="16"/>
              </w:rPr>
              <w:t>Single, consistent control point</w:t>
            </w:r>
          </w:p>
        </w:tc>
      </w:tr>
      <w:tr w:rsidR="00E73D4B" w14:paraId="4B959AE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5B6809" w14:textId="77777777" w:rsidR="00E73D4B" w:rsidRPr="00ED3F33" w:rsidRDefault="03AE59B6" w:rsidP="45CFC72E">
            <w:pPr>
              <w:spacing w:line="250" w:lineRule="auto"/>
              <w:rPr>
                <w:b/>
                <w:bCs/>
                <w:color w:val="0E1330"/>
                <w:sz w:val="16"/>
                <w:szCs w:val="16"/>
              </w:rPr>
            </w:pPr>
            <w:r w:rsidRPr="00ED3F33">
              <w:rPr>
                <w:b/>
                <w:bCs/>
                <w:color w:val="0E1330"/>
                <w:sz w:val="16"/>
                <w:szCs w:val="16"/>
              </w:rPr>
              <w:t>SharePoint access</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3DD531" w14:textId="77777777" w:rsidR="00E73D4B" w:rsidRPr="006F05D7" w:rsidRDefault="50542D5A" w:rsidP="45CFC72E">
            <w:pPr>
              <w:spacing w:line="250" w:lineRule="auto"/>
              <w:rPr>
                <w:sz w:val="16"/>
                <w:szCs w:val="16"/>
              </w:rPr>
            </w:pPr>
            <w:r w:rsidRPr="006F05D7">
              <w:rPr>
                <w:sz w:val="16"/>
                <w:szCs w:val="16"/>
              </w:rPr>
              <w:t xml:space="preserve">Performed by the </w:t>
            </w:r>
            <w:proofErr w:type="spellStart"/>
            <w:r w:rsidRPr="006F05D7">
              <w:rPr>
                <w:sz w:val="16"/>
                <w:szCs w:val="16"/>
              </w:rPr>
              <w:t>Docaya</w:t>
            </w:r>
            <w:proofErr w:type="spellEnd"/>
            <w:r w:rsidRPr="006F05D7">
              <w:rPr>
                <w:sz w:val="16"/>
                <w:szCs w:val="16"/>
              </w:rPr>
              <w:t xml:space="preserve"> service identity (read/write on the estate)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B6B6EA" w14:textId="77777777" w:rsidR="00E73D4B" w:rsidRPr="006F05D7" w:rsidRDefault="03AE59B6" w:rsidP="45CFC72E">
            <w:pPr>
              <w:spacing w:line="250" w:lineRule="auto"/>
              <w:rPr>
                <w:sz w:val="16"/>
                <w:szCs w:val="16"/>
              </w:rPr>
            </w:pPr>
            <w:r w:rsidRPr="006F05D7">
              <w:rPr>
                <w:sz w:val="16"/>
                <w:szCs w:val="16"/>
              </w:rPr>
              <w:t>Uniform, auditable content operations</w:t>
            </w:r>
          </w:p>
        </w:tc>
      </w:tr>
      <w:tr w:rsidR="00E73D4B" w14:paraId="76A263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907287" w14:textId="77777777" w:rsidR="00E73D4B" w:rsidRPr="00ED3F33" w:rsidRDefault="03AE59B6" w:rsidP="45CFC72E">
            <w:pPr>
              <w:spacing w:line="250" w:lineRule="auto"/>
              <w:rPr>
                <w:b/>
                <w:bCs/>
                <w:color w:val="0E1330"/>
                <w:sz w:val="16"/>
                <w:szCs w:val="16"/>
              </w:rPr>
            </w:pPr>
            <w:r w:rsidRPr="00ED3F33">
              <w:rPr>
                <w:b/>
                <w:bCs/>
                <w:color w:val="0E1330"/>
                <w:sz w:val="16"/>
                <w:szCs w:val="16"/>
              </w:rPr>
              <w:t>Credential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6E980D3" w14:textId="08AF73AC" w:rsidR="00E73D4B" w:rsidRPr="006F05D7" w:rsidRDefault="03AE59B6" w:rsidP="45CFC72E">
            <w:pPr>
              <w:spacing w:line="250" w:lineRule="auto"/>
              <w:rPr>
                <w:sz w:val="16"/>
                <w:szCs w:val="16"/>
              </w:rPr>
            </w:pPr>
            <w:r w:rsidRPr="006F05D7">
              <w:rPr>
                <w:sz w:val="16"/>
                <w:szCs w:val="16"/>
              </w:rPr>
              <w:t xml:space="preserve">Managed identity / workload identity </w:t>
            </w:r>
            <w:r w:rsidR="00B94096">
              <w:rPr>
                <w:sz w:val="16"/>
                <w:szCs w:val="16"/>
              </w:rPr>
              <w:t>-</w:t>
            </w:r>
            <w:r w:rsidRPr="006F05D7">
              <w:rPr>
                <w:sz w:val="16"/>
                <w:szCs w:val="16"/>
              </w:rPr>
              <w:t xml:space="preserve"> no stored user passwords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DCAB36" w14:textId="77777777" w:rsidR="00E73D4B" w:rsidRPr="006F05D7" w:rsidRDefault="03AE59B6" w:rsidP="45CFC72E">
            <w:pPr>
              <w:spacing w:line="250" w:lineRule="auto"/>
              <w:rPr>
                <w:sz w:val="16"/>
                <w:szCs w:val="16"/>
              </w:rPr>
            </w:pPr>
            <w:proofErr w:type="gramStart"/>
            <w:r w:rsidRPr="006F05D7">
              <w:rPr>
                <w:sz w:val="16"/>
                <w:szCs w:val="16"/>
              </w:rPr>
              <w:t>Least-privilege</w:t>
            </w:r>
            <w:proofErr w:type="gramEnd"/>
            <w:r w:rsidRPr="006F05D7">
              <w:rPr>
                <w:sz w:val="16"/>
                <w:szCs w:val="16"/>
              </w:rPr>
              <w:t>, no secret sprawl</w:t>
            </w:r>
          </w:p>
        </w:tc>
      </w:tr>
      <w:tr w:rsidR="00E73D4B" w14:paraId="61FEFA9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F2931DD" w14:textId="77777777" w:rsidR="00E73D4B" w:rsidRPr="00ED3F33" w:rsidRDefault="03AE59B6" w:rsidP="45CFC72E">
            <w:pPr>
              <w:spacing w:line="250" w:lineRule="auto"/>
              <w:rPr>
                <w:b/>
                <w:bCs/>
                <w:color w:val="0E1330"/>
                <w:sz w:val="16"/>
                <w:szCs w:val="16"/>
              </w:rPr>
            </w:pPr>
            <w:r w:rsidRPr="00ED3F33">
              <w:rPr>
                <w:b/>
                <w:bCs/>
                <w:color w:val="0E1330"/>
                <w:sz w:val="16"/>
                <w:szCs w:val="16"/>
              </w:rPr>
              <w:t>Authorization</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6E634B" w14:textId="77777777" w:rsidR="00E73D4B" w:rsidRPr="006F05D7" w:rsidRDefault="50542D5A" w:rsidP="45CFC72E">
            <w:pPr>
              <w:spacing w:line="250" w:lineRule="auto"/>
              <w:rPr>
                <w:sz w:val="16"/>
                <w:szCs w:val="16"/>
              </w:rPr>
            </w:pPr>
            <w:proofErr w:type="spellStart"/>
            <w:r w:rsidRPr="006F05D7">
              <w:rPr>
                <w:sz w:val="16"/>
                <w:szCs w:val="16"/>
              </w:rPr>
              <w:t>Docaya</w:t>
            </w:r>
            <w:proofErr w:type="spellEnd"/>
            <w:r w:rsidRPr="006F05D7">
              <w:rPr>
                <w:sz w:val="16"/>
                <w:szCs w:val="16"/>
              </w:rPr>
              <w:t xml:space="preserve"> enforces who can see/do what before any SharePoint call</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C933B8" w14:textId="77777777" w:rsidR="00E73D4B" w:rsidRPr="006F05D7" w:rsidRDefault="03AE59B6" w:rsidP="45CFC72E">
            <w:pPr>
              <w:spacing w:line="250" w:lineRule="auto"/>
              <w:rPr>
                <w:sz w:val="16"/>
                <w:szCs w:val="16"/>
              </w:rPr>
            </w:pPr>
            <w:proofErr w:type="spellStart"/>
            <w:r w:rsidRPr="006F05D7">
              <w:rPr>
                <w:sz w:val="16"/>
                <w:szCs w:val="16"/>
              </w:rPr>
              <w:t>Defence</w:t>
            </w:r>
            <w:proofErr w:type="spellEnd"/>
            <w:r w:rsidRPr="006F05D7">
              <w:rPr>
                <w:sz w:val="16"/>
                <w:szCs w:val="16"/>
              </w:rPr>
              <w:t xml:space="preserve"> in depth</w:t>
            </w:r>
          </w:p>
        </w:tc>
      </w:tr>
      <w:tr w:rsidR="00E73D4B" w14:paraId="4974261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52AB0A" w14:textId="77777777" w:rsidR="00E73D4B" w:rsidRPr="00ED3F33" w:rsidRDefault="03AE59B6" w:rsidP="45CFC72E">
            <w:pPr>
              <w:spacing w:line="250" w:lineRule="auto"/>
              <w:rPr>
                <w:b/>
                <w:bCs/>
                <w:color w:val="0E1330"/>
                <w:sz w:val="16"/>
                <w:szCs w:val="16"/>
              </w:rPr>
            </w:pPr>
            <w:r w:rsidRPr="00ED3F33">
              <w:rPr>
                <w:b/>
                <w:bCs/>
                <w:color w:val="0E1330"/>
                <w:sz w:val="16"/>
                <w:szCs w:val="16"/>
              </w:rPr>
              <w:t>Audit</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EEE0A8" w14:textId="77777777" w:rsidR="00E73D4B" w:rsidRPr="006F05D7" w:rsidRDefault="03AE59B6" w:rsidP="45CFC72E">
            <w:pPr>
              <w:spacing w:line="250" w:lineRule="auto"/>
              <w:rPr>
                <w:sz w:val="16"/>
                <w:szCs w:val="16"/>
              </w:rPr>
            </w:pPr>
            <w:r w:rsidRPr="006F05D7">
              <w:rPr>
                <w:sz w:val="16"/>
                <w:szCs w:val="16"/>
              </w:rPr>
              <w:t>Every action attributed to the real user in Azure SQL, executed by the service identity</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5D1EF9" w14:textId="77777777" w:rsidR="00E73D4B" w:rsidRPr="006F05D7" w:rsidRDefault="03AE59B6" w:rsidP="45CFC72E">
            <w:pPr>
              <w:spacing w:line="250" w:lineRule="auto"/>
              <w:rPr>
                <w:sz w:val="16"/>
                <w:szCs w:val="16"/>
              </w:rPr>
            </w:pPr>
            <w:r w:rsidRPr="006F05D7">
              <w:rPr>
                <w:sz w:val="16"/>
                <w:szCs w:val="16"/>
              </w:rPr>
              <w:t>Full accountability</w:t>
            </w:r>
          </w:p>
        </w:tc>
      </w:tr>
      <w:tr w:rsidR="00E73D4B" w14:paraId="184D3DD2"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4"/>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D3218C8" w14:textId="3974DB37" w:rsidR="00E73D4B" w:rsidRPr="006F05D7" w:rsidRDefault="00106196" w:rsidP="45CFC72E">
            <w:pPr>
              <w:spacing w:line="264" w:lineRule="auto"/>
              <w:rPr>
                <w:sz w:val="18"/>
                <w:szCs w:val="18"/>
              </w:rPr>
            </w:pPr>
            <w:r>
              <w:rPr>
                <w:b/>
                <w:bCs/>
                <w:color w:val="14705C"/>
              </w:rPr>
              <w:t xml:space="preserve">Integration model Users never touch SharePoint permissions directly. </w:t>
            </w:r>
            <w:proofErr w:type="spellStart"/>
            <w:r>
              <w:rPr>
                <w:b/>
                <w:bCs/>
                <w:color w:val="14705C"/>
              </w:rPr>
              <w:t>Docaya</w:t>
            </w:r>
            <w:proofErr w:type="spellEnd"/>
            <w:r>
              <w:rPr>
                <w:b/>
                <w:bCs/>
                <w:color w:val="14705C"/>
              </w:rPr>
              <w:t xml:space="preserve"> is the governance layer: it decides access, then acts on SharePoint Online through one controlled Entra ID service identity - keeping permission management simple, </w:t>
            </w:r>
            <w:proofErr w:type="spellStart"/>
            <w:r>
              <w:rPr>
                <w:b/>
                <w:bCs/>
                <w:color w:val="14705C"/>
              </w:rPr>
              <w:t>centralised</w:t>
            </w:r>
            <w:proofErr w:type="spellEnd"/>
            <w:r>
              <w:rPr>
                <w:b/>
                <w:bCs/>
                <w:color w:val="14705C"/>
              </w:rPr>
              <w:t xml:space="preserve"> and fully audited.</w:t>
            </w:r>
          </w:p>
        </w:tc>
      </w:tr>
    </w:tbl>
    <w:p w14:paraId="278C05E5" w14:textId="2C2F5470" w:rsidR="00E73D4B" w:rsidRPr="006F05D7" w:rsidRDefault="03AE59B6" w:rsidP="006F05D7">
      <w:pPr>
        <w:pStyle w:val="Heading1"/>
      </w:pPr>
      <w:bookmarkStart w:id="122" w:name="_Toc1160864027"/>
      <w:bookmarkStart w:id="123" w:name="_Toc240108404"/>
      <w:bookmarkStart w:id="124" w:name="_Toc240108569"/>
      <w:r w:rsidRPr="006F05D7">
        <w:t>17. Module M12</w:t>
      </w:r>
      <w:r w:rsidR="00B94096">
        <w:t xml:space="preserve"> </w:t>
      </w:r>
      <w:r w:rsidRPr="006F05D7">
        <w:t>Access Control (RBAC + ABAC)</w:t>
      </w:r>
      <w:bookmarkEnd w:id="122"/>
      <w:bookmarkEnd w:id="123"/>
      <w:bookmarkEnd w:id="124"/>
    </w:p>
    <w:p w14:paraId="642FA4F3" w14:textId="77777777" w:rsidR="00E73D4B" w:rsidRPr="00ED3F33" w:rsidRDefault="03AE59B6" w:rsidP="00ED3F33">
      <w:pPr>
        <w:pStyle w:val="ListParagraph"/>
        <w:numPr>
          <w:ilvl w:val="0"/>
          <w:numId w:val="12"/>
        </w:numPr>
        <w:spacing w:after="60" w:line="260" w:lineRule="auto"/>
      </w:pPr>
      <w:r w:rsidRPr="00ED3F33">
        <w:rPr>
          <w:b/>
          <w:bCs/>
        </w:rPr>
        <w:t xml:space="preserve">RBAC: </w:t>
      </w:r>
      <w:r w:rsidRPr="00ED3F33">
        <w:t>roles/app-roles (Section 3) grant baseline capabilities.</w:t>
      </w:r>
    </w:p>
    <w:p w14:paraId="59D838C2" w14:textId="77777777" w:rsidR="00E73D4B" w:rsidRPr="00ED3F33" w:rsidRDefault="03AE59B6" w:rsidP="00ED3F33">
      <w:pPr>
        <w:pStyle w:val="ListParagraph"/>
        <w:numPr>
          <w:ilvl w:val="0"/>
          <w:numId w:val="12"/>
        </w:numPr>
        <w:spacing w:after="60" w:line="260" w:lineRule="auto"/>
      </w:pPr>
      <w:r w:rsidRPr="00ED3F33">
        <w:rPr>
          <w:b/>
          <w:bCs/>
        </w:rPr>
        <w:t xml:space="preserve">ABAC overlays: </w:t>
      </w:r>
      <w:r w:rsidRPr="00ED3F33">
        <w:t>attributes such as department, sensitivity and clearance refine access (e.g., 'Confidential HR records visible to HR only').</w:t>
      </w:r>
    </w:p>
    <w:p w14:paraId="6E947273" w14:textId="77777777" w:rsidR="00E73D4B" w:rsidRPr="00ED3F33" w:rsidRDefault="03AE59B6" w:rsidP="00ED3F33">
      <w:pPr>
        <w:pStyle w:val="ListParagraph"/>
        <w:numPr>
          <w:ilvl w:val="0"/>
          <w:numId w:val="12"/>
        </w:numPr>
        <w:spacing w:after="60" w:line="260" w:lineRule="auto"/>
      </w:pPr>
      <w:r w:rsidRPr="00ED3F33">
        <w:rPr>
          <w:b/>
          <w:bCs/>
        </w:rPr>
        <w:t xml:space="preserve">Deny-by-default: </w:t>
      </w:r>
      <w:r w:rsidRPr="00ED3F33">
        <w:t>no access unless explicitly granted; every decision is logged.</w:t>
      </w:r>
    </w:p>
    <w:p w14:paraId="51499CEB" w14:textId="77777777" w:rsidR="00E73D4B" w:rsidRPr="00ED3F33" w:rsidRDefault="50542D5A" w:rsidP="00ED3F33">
      <w:pPr>
        <w:pStyle w:val="ListParagraph"/>
        <w:numPr>
          <w:ilvl w:val="0"/>
          <w:numId w:val="12"/>
        </w:numPr>
        <w:spacing w:after="60" w:line="260" w:lineRule="auto"/>
      </w:pPr>
      <w:r w:rsidRPr="00ED3F33">
        <w:rPr>
          <w:b/>
          <w:bCs/>
        </w:rPr>
        <w:t xml:space="preserve">Effective-permission evaluation </w:t>
      </w:r>
      <w:r w:rsidRPr="00ED3F33">
        <w:t>combines role + attribute + document scope before any read, download or action.</w:t>
      </w:r>
    </w:p>
    <w:p w14:paraId="63E4CB48" w14:textId="562188AF" w:rsidR="00E73D4B" w:rsidRPr="006F05D7" w:rsidRDefault="03AE59B6" w:rsidP="006F05D7">
      <w:pPr>
        <w:pStyle w:val="Heading1"/>
      </w:pPr>
      <w:bookmarkStart w:id="125" w:name="_Toc1895147698"/>
      <w:bookmarkStart w:id="126" w:name="_Toc240108405"/>
      <w:bookmarkStart w:id="127" w:name="_Toc240108570"/>
      <w:r w:rsidRPr="006F05D7">
        <w:t>18. Module M13</w:t>
      </w:r>
      <w:r w:rsidR="00B94096">
        <w:t xml:space="preserve"> </w:t>
      </w:r>
      <w:r w:rsidRPr="006F05D7">
        <w:t>Admin Center</w:t>
      </w:r>
      <w:bookmarkEnd w:id="125"/>
      <w:bookmarkEnd w:id="126"/>
      <w:bookmarkEnd w:id="127"/>
    </w:p>
    <w:p w14:paraId="5B17D240" w14:textId="77777777" w:rsidR="00825D2E" w:rsidRPr="006F05D7" w:rsidRDefault="2D4A4973">
      <w:pPr>
        <w:spacing w:line="276" w:lineRule="auto"/>
        <w:rPr>
          <w:kern w:val="2"/>
          <w14:ligatures w14:val="standardContextual"/>
        </w:rPr>
      </w:pPr>
      <w:r w:rsidRPr="006F05D7">
        <w:t>A no-code control plane so Client administrators configure the system without engineering tickets.</w:t>
      </w:r>
    </w:p>
    <w:tbl>
      <w:tblPr>
        <w:tblW w:w="9360" w:type="dxa"/>
        <w:tblCellMar>
          <w:left w:w="10" w:type="dxa"/>
          <w:right w:w="10" w:type="dxa"/>
        </w:tblCellMar>
        <w:tblLook w:val="0020" w:firstRow="1" w:lastRow="0" w:firstColumn="0" w:lastColumn="0" w:noHBand="0" w:noVBand="0"/>
      </w:tblPr>
      <w:tblGrid>
        <w:gridCol w:w="2700"/>
        <w:gridCol w:w="6660"/>
      </w:tblGrid>
      <w:tr w:rsidR="00894A95" w14:paraId="1EF41686" w14:textId="77777777" w:rsidTr="006F05D7">
        <w:trPr>
          <w:trHeight w:val="300"/>
          <w:tblHeader/>
        </w:trPr>
        <w:tc>
          <w:tcPr>
            <w:tcW w:w="2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98C82B6"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lastRenderedPageBreak/>
              <w:t>Area</w:t>
            </w:r>
          </w:p>
        </w:tc>
        <w:tc>
          <w:tcPr>
            <w:tcW w:w="6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E7F267A" w14:textId="77777777" w:rsidR="00894A95" w:rsidRPr="006F05D7" w:rsidRDefault="08A3C276" w:rsidP="45CFC72E">
            <w:pPr>
              <w:spacing w:line="249" w:lineRule="auto"/>
              <w:rPr>
                <w:b/>
                <w:bCs/>
                <w:color w:val="FFFFFF"/>
                <w:sz w:val="17"/>
                <w:szCs w:val="17"/>
              </w:rPr>
            </w:pPr>
            <w:r w:rsidRPr="006F05D7">
              <w:rPr>
                <w:b/>
                <w:bCs/>
                <w:color w:val="FFFFFF"/>
                <w:sz w:val="17"/>
                <w:szCs w:val="17"/>
              </w:rPr>
              <w:t>Configurable items</w:t>
            </w:r>
          </w:p>
        </w:tc>
      </w:tr>
      <w:tr w:rsidR="00E73D4B" w14:paraId="78523F3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9C655F" w14:textId="77777777" w:rsidR="00E73D4B" w:rsidRPr="00ED3F33" w:rsidRDefault="03AE59B6" w:rsidP="45CFC72E">
            <w:pPr>
              <w:spacing w:line="250" w:lineRule="auto"/>
              <w:rPr>
                <w:b/>
                <w:bCs/>
                <w:color w:val="0E1330"/>
                <w:sz w:val="16"/>
                <w:szCs w:val="16"/>
              </w:rPr>
            </w:pPr>
            <w:r w:rsidRPr="00ED3F33">
              <w:rPr>
                <w:b/>
                <w:bCs/>
                <w:color w:val="0E1330"/>
                <w:sz w:val="16"/>
                <w:szCs w:val="16"/>
              </w:rPr>
              <w:t>Document types &amp; schemas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38FF6D3" w14:textId="77777777" w:rsidR="00E73D4B" w:rsidRPr="006F05D7" w:rsidRDefault="03AE59B6" w:rsidP="45CFC72E">
            <w:pPr>
              <w:spacing w:line="250" w:lineRule="auto"/>
              <w:rPr>
                <w:sz w:val="16"/>
                <w:szCs w:val="16"/>
              </w:rPr>
            </w:pPr>
            <w:r w:rsidRPr="006F05D7">
              <w:rPr>
                <w:sz w:val="16"/>
                <w:szCs w:val="16"/>
              </w:rPr>
              <w:t>Create/edit classes, metadata fields, validation, controlled vocabularies</w:t>
            </w:r>
          </w:p>
        </w:tc>
      </w:tr>
      <w:tr w:rsidR="00E73D4B" w14:paraId="237A9DB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FF4219" w14:textId="77777777" w:rsidR="00E73D4B" w:rsidRPr="00ED3F33" w:rsidRDefault="03AE59B6" w:rsidP="45CFC72E">
            <w:pPr>
              <w:spacing w:line="250" w:lineRule="auto"/>
              <w:rPr>
                <w:b/>
                <w:bCs/>
                <w:color w:val="0E1330"/>
                <w:sz w:val="16"/>
                <w:szCs w:val="16"/>
              </w:rPr>
            </w:pPr>
            <w:r w:rsidRPr="00ED3F33">
              <w:rPr>
                <w:b/>
                <w:bCs/>
                <w:color w:val="0E1330"/>
                <w:sz w:val="16"/>
                <w:szCs w:val="16"/>
              </w:rPr>
              <w:t>Routing rules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3ED261" w14:textId="77777777" w:rsidR="00E73D4B" w:rsidRPr="006F05D7" w:rsidRDefault="03AE59B6" w:rsidP="45CFC72E">
            <w:pPr>
              <w:spacing w:line="250" w:lineRule="auto"/>
              <w:rPr>
                <w:sz w:val="16"/>
                <w:szCs w:val="16"/>
              </w:rPr>
            </w:pPr>
            <w:r w:rsidRPr="006F05D7">
              <w:rPr>
                <w:sz w:val="16"/>
                <w:szCs w:val="16"/>
              </w:rPr>
              <w:t>Map class + sensitivity + department to target library and approvers</w:t>
            </w:r>
          </w:p>
        </w:tc>
      </w:tr>
      <w:tr w:rsidR="00E73D4B" w14:paraId="218D68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F8F40E" w14:textId="77777777" w:rsidR="00E73D4B" w:rsidRPr="00ED3F33" w:rsidRDefault="03AE59B6" w:rsidP="45CFC72E">
            <w:pPr>
              <w:spacing w:line="250" w:lineRule="auto"/>
              <w:rPr>
                <w:b/>
                <w:bCs/>
                <w:color w:val="0E1330"/>
                <w:sz w:val="16"/>
                <w:szCs w:val="16"/>
              </w:rPr>
            </w:pPr>
            <w:r w:rsidRPr="00ED3F33">
              <w:rPr>
                <w:b/>
                <w:bCs/>
                <w:color w:val="0E1330"/>
                <w:sz w:val="16"/>
                <w:szCs w:val="16"/>
              </w:rPr>
              <w:t>Workflows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8D677E6" w14:textId="77777777" w:rsidR="00E73D4B" w:rsidRPr="006F05D7" w:rsidRDefault="03AE59B6" w:rsidP="45CFC72E">
            <w:pPr>
              <w:spacing w:line="250" w:lineRule="auto"/>
              <w:rPr>
                <w:sz w:val="16"/>
                <w:szCs w:val="16"/>
              </w:rPr>
            </w:pPr>
            <w:r w:rsidRPr="006F05D7">
              <w:rPr>
                <w:sz w:val="16"/>
                <w:szCs w:val="16"/>
              </w:rPr>
              <w:t>Design single/sequential/parallel/conditional flows; SLA &amp; escalation</w:t>
            </w:r>
          </w:p>
        </w:tc>
      </w:tr>
      <w:tr w:rsidR="00E73D4B" w14:paraId="32E578D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298E29" w14:textId="77777777" w:rsidR="00E73D4B" w:rsidRPr="00ED3F33" w:rsidRDefault="03AE59B6" w:rsidP="45CFC72E">
            <w:pPr>
              <w:spacing w:line="250" w:lineRule="auto"/>
              <w:rPr>
                <w:b/>
                <w:bCs/>
                <w:color w:val="0E1330"/>
                <w:sz w:val="16"/>
                <w:szCs w:val="16"/>
              </w:rPr>
            </w:pPr>
            <w:r w:rsidRPr="00ED3F33">
              <w:rPr>
                <w:b/>
                <w:bCs/>
                <w:color w:val="0E1330"/>
                <w:sz w:val="16"/>
                <w:szCs w:val="16"/>
              </w:rPr>
              <w:t>Notifications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5B41A6" w14:textId="77777777" w:rsidR="00E73D4B" w:rsidRPr="006F05D7" w:rsidRDefault="03AE59B6" w:rsidP="45CFC72E">
            <w:pPr>
              <w:spacing w:line="250" w:lineRule="auto"/>
              <w:rPr>
                <w:sz w:val="16"/>
                <w:szCs w:val="16"/>
              </w:rPr>
            </w:pPr>
            <w:r w:rsidRPr="006F05D7">
              <w:rPr>
                <w:sz w:val="16"/>
                <w:szCs w:val="16"/>
              </w:rPr>
              <w:t>Templates (Arabic/English), default channels, quiet hours</w:t>
            </w:r>
          </w:p>
        </w:tc>
      </w:tr>
      <w:tr w:rsidR="00E73D4B" w14:paraId="0A1E114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8740B3" w14:textId="77777777" w:rsidR="00E73D4B" w:rsidRPr="00ED3F33" w:rsidRDefault="03AE59B6" w:rsidP="45CFC72E">
            <w:pPr>
              <w:spacing w:line="250" w:lineRule="auto"/>
              <w:rPr>
                <w:b/>
                <w:bCs/>
                <w:color w:val="0E1330"/>
                <w:sz w:val="16"/>
                <w:szCs w:val="16"/>
              </w:rPr>
            </w:pPr>
            <w:r w:rsidRPr="00ED3F33">
              <w:rPr>
                <w:b/>
                <w:bCs/>
                <w:color w:val="0E1330"/>
                <w:sz w:val="16"/>
                <w:szCs w:val="16"/>
              </w:rPr>
              <w:t>Retention &amp; legal hold</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EBCCB9" w14:textId="77777777" w:rsidR="00E73D4B" w:rsidRPr="006F05D7" w:rsidRDefault="03AE59B6" w:rsidP="45CFC72E">
            <w:pPr>
              <w:spacing w:line="250" w:lineRule="auto"/>
              <w:rPr>
                <w:sz w:val="16"/>
                <w:szCs w:val="16"/>
              </w:rPr>
            </w:pPr>
            <w:r w:rsidRPr="006F05D7">
              <w:rPr>
                <w:sz w:val="16"/>
                <w:szCs w:val="16"/>
              </w:rPr>
              <w:t>Schedules, dispositions, holds</w:t>
            </w:r>
          </w:p>
        </w:tc>
      </w:tr>
      <w:tr w:rsidR="00E73D4B" w14:paraId="075FDAB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8631BE" w14:textId="77777777" w:rsidR="00E73D4B" w:rsidRPr="00ED3F33" w:rsidRDefault="03AE59B6" w:rsidP="45CFC72E">
            <w:pPr>
              <w:spacing w:line="250" w:lineRule="auto"/>
              <w:rPr>
                <w:b/>
                <w:bCs/>
                <w:color w:val="0E1330"/>
                <w:sz w:val="16"/>
                <w:szCs w:val="16"/>
              </w:rPr>
            </w:pPr>
            <w:r w:rsidRPr="00ED3F33">
              <w:rPr>
                <w:b/>
                <w:bCs/>
                <w:color w:val="0E1330"/>
                <w:sz w:val="16"/>
                <w:szCs w:val="16"/>
              </w:rPr>
              <w:t>Security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9FD41D" w14:textId="77777777" w:rsidR="00E73D4B" w:rsidRPr="006F05D7" w:rsidRDefault="03AE59B6" w:rsidP="45CFC72E">
            <w:pPr>
              <w:spacing w:line="250" w:lineRule="auto"/>
              <w:rPr>
                <w:sz w:val="16"/>
                <w:szCs w:val="16"/>
              </w:rPr>
            </w:pPr>
            <w:r w:rsidRPr="006F05D7">
              <w:rPr>
                <w:sz w:val="16"/>
                <w:szCs w:val="16"/>
              </w:rPr>
              <w:t>MFA enforcement, session policy, step-up rules, IP allowlists</w:t>
            </w:r>
          </w:p>
        </w:tc>
      </w:tr>
      <w:tr w:rsidR="00E73D4B" w14:paraId="4B2687F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0DF6AB" w14:textId="77777777" w:rsidR="00E73D4B" w:rsidRPr="00ED3F33" w:rsidRDefault="50542D5A" w:rsidP="45CFC72E">
            <w:pPr>
              <w:spacing w:line="250" w:lineRule="auto"/>
              <w:rPr>
                <w:b/>
                <w:bCs/>
                <w:color w:val="0E1330"/>
                <w:sz w:val="16"/>
                <w:szCs w:val="16"/>
              </w:rPr>
            </w:pPr>
            <w:r w:rsidRPr="00ED3F33">
              <w:rPr>
                <w:b/>
                <w:bCs/>
                <w:color w:val="0E1330"/>
                <w:sz w:val="16"/>
                <w:szCs w:val="16"/>
              </w:rPr>
              <w:t xml:space="preserve">Branding &amp; </w:t>
            </w:r>
            <w:proofErr w:type="spellStart"/>
            <w:r w:rsidRPr="00ED3F33">
              <w:rPr>
                <w:b/>
                <w:bCs/>
                <w:color w:val="0E1330"/>
                <w:sz w:val="16"/>
                <w:szCs w:val="16"/>
              </w:rPr>
              <w:t>localisation</w:t>
            </w:r>
            <w:proofErr w:type="spellEnd"/>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DCCED30" w14:textId="06C1ED8E" w:rsidR="00E73D4B" w:rsidRPr="006F05D7" w:rsidRDefault="2D4A4973" w:rsidP="45CFC72E">
            <w:pPr>
              <w:spacing w:line="249" w:lineRule="auto"/>
              <w:rPr>
                <w:kern w:val="2"/>
                <w:sz w:val="16"/>
                <w:szCs w:val="16"/>
                <w14:ligatures w14:val="standardContextual"/>
              </w:rPr>
            </w:pPr>
            <w:r w:rsidRPr="006F05D7">
              <w:rPr>
                <w:sz w:val="16"/>
                <w:szCs w:val="16"/>
              </w:rPr>
              <w:t>Client branding, bilingual labels, RTL defaults</w:t>
            </w:r>
          </w:p>
        </w:tc>
      </w:tr>
      <w:tr w:rsidR="00E73D4B" w14:paraId="2D14D8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393ACCB" w14:textId="77777777" w:rsidR="00E73D4B" w:rsidRPr="00ED3F33" w:rsidRDefault="03AE59B6" w:rsidP="45CFC72E">
            <w:pPr>
              <w:spacing w:line="250" w:lineRule="auto"/>
              <w:rPr>
                <w:b/>
                <w:bCs/>
                <w:color w:val="0E1330"/>
                <w:sz w:val="16"/>
                <w:szCs w:val="16"/>
              </w:rPr>
            </w:pPr>
            <w:r w:rsidRPr="00ED3F33">
              <w:rPr>
                <w:b/>
                <w:bCs/>
                <w:color w:val="0E1330"/>
                <w:sz w:val="16"/>
                <w:szCs w:val="16"/>
              </w:rPr>
              <w:t>Integrations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ACF5E0D" w14:textId="77777777" w:rsidR="00E73D4B" w:rsidRPr="006F05D7" w:rsidRDefault="03AE59B6" w:rsidP="45CFC72E">
            <w:pPr>
              <w:spacing w:line="250" w:lineRule="auto"/>
              <w:rPr>
                <w:sz w:val="16"/>
                <w:szCs w:val="16"/>
              </w:rPr>
            </w:pPr>
            <w:r w:rsidRPr="006F05D7">
              <w:rPr>
                <w:sz w:val="16"/>
                <w:szCs w:val="16"/>
              </w:rPr>
              <w:t>Service identity, connectors, webhooks, API keys</w:t>
            </w:r>
          </w:p>
        </w:tc>
      </w:tr>
      <w:tr w:rsidR="45CFC72E" w14:paraId="486669C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28"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85C79" w14:textId="13D3E64D" w:rsidR="1355221E" w:rsidRPr="00ED3F33" w:rsidRDefault="1355221E" w:rsidP="45CFC72E">
            <w:pPr>
              <w:spacing w:line="250" w:lineRule="auto"/>
              <w:rPr>
                <w:b/>
                <w:bCs/>
                <w:color w:val="0E1330"/>
                <w:sz w:val="16"/>
                <w:szCs w:val="16"/>
              </w:rPr>
            </w:pPr>
            <w:r w:rsidRPr="00ED3F33">
              <w:rPr>
                <w:b/>
                <w:bCs/>
                <w:color w:val="0E1330"/>
                <w:sz w:val="16"/>
                <w:szCs w:val="16"/>
              </w:rPr>
              <w:t>Approval-level designer</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7F16DD" w14:textId="5DE3D0B0" w:rsidR="1355221E" w:rsidRPr="006F05D7" w:rsidRDefault="1355221E" w:rsidP="45CFC72E">
            <w:pPr>
              <w:spacing w:line="250" w:lineRule="auto"/>
              <w:rPr>
                <w:b/>
                <w:bCs/>
                <w:sz w:val="16"/>
                <w:szCs w:val="16"/>
              </w:rPr>
            </w:pPr>
            <w:r w:rsidRPr="006F05D7">
              <w:rPr>
                <w:b/>
                <w:bCs/>
                <w:sz w:val="16"/>
                <w:szCs w:val="16"/>
              </w:rPr>
              <w:t xml:space="preserve">Number of review stages (3–4), role per stage, mandatory/optional flag, SLA targets (urgent/normal working days), at-risk warning window, who may grant extensions </w:t>
            </w:r>
            <w:r w:rsidR="00B94096">
              <w:rPr>
                <w:b/>
                <w:bCs/>
                <w:sz w:val="16"/>
                <w:szCs w:val="16"/>
              </w:rPr>
              <w:t>-</w:t>
            </w:r>
            <w:r w:rsidRPr="006F05D7">
              <w:rPr>
                <w:b/>
                <w:bCs/>
                <w:sz w:val="16"/>
                <w:szCs w:val="16"/>
              </w:rPr>
              <w:t xml:space="preserve"> scoped globally, by document type, or by department</w:t>
            </w:r>
          </w:p>
        </w:tc>
      </w:tr>
      <w:tr w:rsidR="45CFC72E" w14:paraId="585B416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29"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F25147" w14:textId="12B056E1" w:rsidR="1355221E" w:rsidRPr="00ED3F33" w:rsidRDefault="1355221E" w:rsidP="45CFC72E">
            <w:pPr>
              <w:spacing w:line="250" w:lineRule="auto"/>
              <w:rPr>
                <w:b/>
                <w:bCs/>
                <w:color w:val="0E1330"/>
                <w:sz w:val="16"/>
                <w:szCs w:val="16"/>
              </w:rPr>
            </w:pPr>
            <w:r w:rsidRPr="00ED3F33">
              <w:rPr>
                <w:b/>
                <w:bCs/>
                <w:color w:val="0E1330"/>
                <w:sz w:val="16"/>
                <w:szCs w:val="16"/>
              </w:rPr>
              <w:t>Navigation taxonomy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459F95" w14:textId="11B82036" w:rsidR="1355221E" w:rsidRPr="006F05D7" w:rsidRDefault="1355221E" w:rsidP="45CFC72E">
            <w:pPr>
              <w:spacing w:line="250" w:lineRule="auto"/>
              <w:rPr>
                <w:b/>
                <w:bCs/>
                <w:sz w:val="16"/>
                <w:szCs w:val="16"/>
              </w:rPr>
            </w:pPr>
            <w:r w:rsidRPr="006F05D7">
              <w:rPr>
                <w:b/>
                <w:bCs/>
                <w:sz w:val="16"/>
                <w:szCs w:val="16"/>
              </w:rPr>
              <w:t>Department and Standard categories shown as tabs in the document library (Section 15.1)</w:t>
            </w:r>
          </w:p>
        </w:tc>
      </w:tr>
    </w:tbl>
    <w:p w14:paraId="45FB0818" w14:textId="77777777" w:rsidR="00E73D4B" w:rsidRPr="006F05D7" w:rsidRDefault="00067B0D">
      <w:r w:rsidRPr="006F05D7">
        <w:br w:type="page"/>
      </w:r>
    </w:p>
    <w:p w14:paraId="7732A9A5" w14:textId="77777777" w:rsidR="00106196" w:rsidRDefault="00106196" w:rsidP="00106196">
      <w:pPr>
        <w:pStyle w:val="Heading1"/>
      </w:pPr>
      <w:r>
        <w:lastRenderedPageBreak/>
        <w:t>19. Module M14 - Existing Document Modification</w:t>
      </w:r>
    </w:p>
    <w:p w14:paraId="1A4D846A" w14:textId="77777777" w:rsidR="00106196" w:rsidRPr="00106196" w:rsidRDefault="00106196" w:rsidP="00106196">
      <w:r w:rsidRPr="00106196">
        <w:t>Existing Document Modification is a separate module for controlled changes to approved documents. A requester opens a change request against the current SharePoint version, records rationale, priority and target date, and prepares amendments without overwriting the approved record.</w:t>
      </w:r>
    </w:p>
    <w:p w14:paraId="18E8E293" w14:textId="77777777" w:rsidR="00106196" w:rsidRPr="00106196" w:rsidRDefault="00106196" w:rsidP="00106196">
      <w:r w:rsidRPr="00106196">
        <w:t>The proposed revision follows the configurable three- or four-level review workflow with threaded comments and actions, return and resubmission, working-day SLA controls, recorded extensions, stage timings and a complete audit trail. Only final approval creates and promotes the next SharePoint version; the prior approved version remains available in history.</w:t>
      </w:r>
    </w:p>
    <w:p w14:paraId="1EABA4C6" w14:textId="28CE99A4" w:rsidR="00E73D4B" w:rsidRPr="006F05D7" w:rsidRDefault="00106196" w:rsidP="006F05D7">
      <w:pPr>
        <w:pStyle w:val="Heading1"/>
      </w:pPr>
      <w:r>
        <w:t>20. Module M15 - Analytics</w:t>
      </w:r>
    </w:p>
    <w:p w14:paraId="22F365E2" w14:textId="77777777" w:rsidR="00E73D4B" w:rsidRPr="00ED3F33" w:rsidRDefault="03AE59B6" w:rsidP="00ED3F33">
      <w:pPr>
        <w:pStyle w:val="ListParagraph"/>
        <w:numPr>
          <w:ilvl w:val="0"/>
          <w:numId w:val="12"/>
        </w:numPr>
        <w:spacing w:after="60" w:line="260" w:lineRule="auto"/>
      </w:pPr>
      <w:r w:rsidRPr="00ED3F33">
        <w:rPr>
          <w:b/>
          <w:bCs/>
        </w:rPr>
        <w:t xml:space="preserve">Operational dashboards: </w:t>
      </w:r>
      <w:r w:rsidRPr="00ED3F33">
        <w:t>documents registered, pending approvals, cycle time, SLA compliance, promotion backlog.</w:t>
      </w:r>
    </w:p>
    <w:p w14:paraId="000059AA" w14:textId="77777777" w:rsidR="00E73D4B" w:rsidRPr="00ED3F33" w:rsidRDefault="03AE59B6" w:rsidP="00ED3F33">
      <w:pPr>
        <w:pStyle w:val="ListParagraph"/>
        <w:numPr>
          <w:ilvl w:val="0"/>
          <w:numId w:val="12"/>
        </w:numPr>
        <w:spacing w:after="60" w:line="260" w:lineRule="auto"/>
      </w:pPr>
      <w:r w:rsidRPr="00ED3F33">
        <w:rPr>
          <w:b/>
          <w:bCs/>
        </w:rPr>
        <w:t xml:space="preserve">Compliance dashboards: </w:t>
      </w:r>
      <w:r w:rsidRPr="00ED3F33">
        <w:t>documents under retention, upcoming dispositions, active legal holds, access anomalies.</w:t>
      </w:r>
    </w:p>
    <w:p w14:paraId="51C55641" w14:textId="77777777" w:rsidR="00E73D4B" w:rsidRPr="00ED3F33" w:rsidRDefault="03AE59B6" w:rsidP="00ED3F33">
      <w:pPr>
        <w:pStyle w:val="ListParagraph"/>
        <w:numPr>
          <w:ilvl w:val="0"/>
          <w:numId w:val="12"/>
        </w:numPr>
        <w:spacing w:after="60" w:line="260" w:lineRule="auto"/>
      </w:pPr>
      <w:r w:rsidRPr="00ED3F33">
        <w:rPr>
          <w:b/>
          <w:bCs/>
        </w:rPr>
        <w:t xml:space="preserve">Departmental analytics: </w:t>
      </w:r>
      <w:r w:rsidRPr="00ED3F33">
        <w:t>volume by class, sensitivity distribution, most-accessed records, stale content.</w:t>
      </w:r>
    </w:p>
    <w:p w14:paraId="0CEB47E3" w14:textId="77777777" w:rsidR="00E73D4B" w:rsidRPr="00ED3F33" w:rsidRDefault="50542D5A" w:rsidP="00ED3F33">
      <w:pPr>
        <w:pStyle w:val="ListParagraph"/>
        <w:numPr>
          <w:ilvl w:val="0"/>
          <w:numId w:val="12"/>
        </w:numPr>
        <w:spacing w:after="60" w:line="260" w:lineRule="auto"/>
      </w:pPr>
      <w:r w:rsidRPr="00ED3F33">
        <w:rPr>
          <w:b/>
          <w:bCs/>
        </w:rPr>
        <w:t xml:space="preserve">Scheduled reports &amp; exports </w:t>
      </w:r>
      <w:r w:rsidRPr="00ED3F33">
        <w:t>(PDF/XLSX/CSV) and an access-report builder for audits.</w:t>
      </w:r>
    </w:p>
    <w:p w14:paraId="41CA44DB" w14:textId="6D33837C" w:rsidR="45CFC72E" w:rsidRDefault="45CFC72E" w:rsidP="45CFC72E">
      <w:pPr>
        <w:spacing w:after="70" w:line="268" w:lineRule="auto"/>
      </w:pPr>
    </w:p>
    <w:p w14:paraId="2594A445" w14:textId="6544557E" w:rsidR="2A7EE079" w:rsidRPr="006F05D7" w:rsidRDefault="00106196" w:rsidP="006F05D7">
      <w:pPr>
        <w:pStyle w:val="Heading2"/>
      </w:pPr>
      <w:r>
        <w:t>19.1 Change-request dashboards (</w:t>
      </w:r>
      <w:proofErr w:type="spellStart"/>
      <w:r>
        <w:t>Docaya</w:t>
      </w:r>
      <w:proofErr w:type="spellEnd"/>
      <w:r>
        <w:t xml:space="preserve"> native reporting module)</w:t>
      </w:r>
    </w:p>
    <w:p w14:paraId="29DE576C" w14:textId="63876245" w:rsidR="2A7EE079" w:rsidRPr="006F05D7" w:rsidRDefault="00106196" w:rsidP="45CFC72E">
      <w:proofErr w:type="spellStart"/>
      <w:r>
        <w:t>Docaya</w:t>
      </w:r>
      <w:proofErr w:type="spellEnd"/>
      <w:r>
        <w:t xml:space="preserve"> native reporting module already connects to Azure SQL for the dashboards above (Section 21.1). Four additional dashboards are added, all reading from the stage-level timing and thread data captured by Module M3 and the audit store in Module M16 - no separate analytics pipeline is required:</w:t>
      </w:r>
    </w:p>
    <w:tbl>
      <w:tblPr>
        <w:tblW w:w="0" w:type="auto"/>
        <w:tblLook w:val="04A0" w:firstRow="1" w:lastRow="0" w:firstColumn="1" w:lastColumn="0" w:noHBand="0" w:noVBand="1"/>
      </w:tblPr>
      <w:tblGrid>
        <w:gridCol w:w="2616"/>
        <w:gridCol w:w="7148"/>
      </w:tblGrid>
      <w:tr w:rsidR="45CFC72E" w14:paraId="29815A9B" w14:textId="77777777" w:rsidTr="006F05D7">
        <w:trPr>
          <w:trHeight w:val="300"/>
          <w:tblHeader/>
          <w:ins w:id="130" w:author="Harsh Bindal" w:date="2026-09-11T10:54:00Z"/>
        </w:trPr>
        <w:tc>
          <w:tcPr>
            <w:tcW w:w="2616"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AE63A03" w14:textId="718CEDA9" w:rsidR="45CFC72E" w:rsidRPr="0028069C" w:rsidRDefault="45CFC72E" w:rsidP="45CFC72E">
            <w:pPr>
              <w:rPr>
                <w:b/>
                <w:bCs/>
                <w:color w:val="auto"/>
                <w:sz w:val="16"/>
                <w:szCs w:val="16"/>
              </w:rPr>
            </w:pPr>
            <w:r w:rsidRPr="0028069C">
              <w:rPr>
                <w:b/>
                <w:bCs/>
                <w:color w:val="auto"/>
                <w:sz w:val="16"/>
                <w:szCs w:val="16"/>
              </w:rPr>
              <w:t>Dashboard</w:t>
            </w:r>
          </w:p>
        </w:tc>
        <w:tc>
          <w:tcPr>
            <w:tcW w:w="7148"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41896998" w14:textId="60D16F45" w:rsidR="45CFC72E" w:rsidRPr="0028069C" w:rsidRDefault="45CFC72E" w:rsidP="45CFC72E">
            <w:pPr>
              <w:rPr>
                <w:b/>
                <w:bCs/>
                <w:color w:val="auto"/>
                <w:sz w:val="16"/>
                <w:szCs w:val="16"/>
              </w:rPr>
            </w:pPr>
            <w:r w:rsidRPr="0028069C">
              <w:rPr>
                <w:b/>
                <w:bCs/>
                <w:color w:val="auto"/>
                <w:sz w:val="16"/>
                <w:szCs w:val="16"/>
              </w:rPr>
              <w:t>Content</w:t>
            </w:r>
          </w:p>
        </w:tc>
      </w:tr>
      <w:tr w:rsidR="45CFC72E" w14:paraId="603765AA" w14:textId="77777777" w:rsidTr="006F05D7">
        <w:trPr>
          <w:trHeight w:val="300"/>
          <w:ins w:id="131" w:author="Harsh Bindal" w:date="2026-09-11T10:54:00Z"/>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712CB63" w14:textId="64868BFB" w:rsidR="45CFC72E" w:rsidRPr="00ED3F33" w:rsidRDefault="45CFC72E" w:rsidP="45CFC72E">
            <w:pPr>
              <w:rPr>
                <w:b/>
                <w:bCs/>
                <w:color w:val="0E1330"/>
                <w:sz w:val="16"/>
                <w:szCs w:val="16"/>
              </w:rPr>
            </w:pPr>
            <w:r w:rsidRPr="00ED3F33">
              <w:rPr>
                <w:b/>
                <w:bCs/>
                <w:color w:val="0E1330"/>
                <w:sz w:val="16"/>
                <w:szCs w:val="16"/>
              </w:rPr>
              <w:t>Change requests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CDB12CB" w14:textId="1AAF9477" w:rsidR="45CFC72E" w:rsidRPr="006F05D7" w:rsidRDefault="00106196" w:rsidP="45CFC72E">
            <w:pPr>
              <w:rPr>
                <w:sz w:val="16"/>
                <w:szCs w:val="16"/>
              </w:rPr>
            </w:pPr>
            <w:r>
              <w:rPr>
                <w:sz w:val="16"/>
                <w:szCs w:val="16"/>
              </w:rPr>
              <w:t xml:space="preserve">Total open / closed / overdue, urgent vs normal split, </w:t>
            </w:r>
            <w:proofErr w:type="spellStart"/>
            <w:r>
              <w:rPr>
                <w:sz w:val="16"/>
                <w:szCs w:val="16"/>
              </w:rPr>
              <w:t>avee</w:t>
            </w:r>
            <w:proofErr w:type="spellEnd"/>
            <w:r>
              <w:rPr>
                <w:sz w:val="16"/>
                <w:szCs w:val="16"/>
              </w:rPr>
              <w:t xml:space="preserve"> completion time, monthly trend</w:t>
            </w:r>
          </w:p>
        </w:tc>
      </w:tr>
      <w:tr w:rsidR="45CFC72E" w14:paraId="28E6EEAE" w14:textId="77777777" w:rsidTr="006F05D7">
        <w:trPr>
          <w:trHeight w:val="300"/>
          <w:ins w:id="132" w:author="Harsh Bindal" w:date="2026-09-11T10:54:00Z"/>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265304F" w14:textId="1E1039A4" w:rsidR="45CFC72E" w:rsidRPr="00ED3F33" w:rsidRDefault="45CFC72E" w:rsidP="45CFC72E">
            <w:pPr>
              <w:rPr>
                <w:b/>
                <w:bCs/>
                <w:color w:val="0E1330"/>
                <w:sz w:val="16"/>
                <w:szCs w:val="16"/>
              </w:rPr>
            </w:pPr>
            <w:r w:rsidRPr="00ED3F33">
              <w:rPr>
                <w:b/>
                <w:bCs/>
                <w:color w:val="0E1330"/>
                <w:sz w:val="16"/>
                <w:szCs w:val="16"/>
              </w:rPr>
              <w:t>Department / user analysis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32812C" w14:textId="116A106F" w:rsidR="45CFC72E" w:rsidRPr="006F05D7" w:rsidRDefault="45CFC72E" w:rsidP="45CFC72E">
            <w:pPr>
              <w:rPr>
                <w:sz w:val="16"/>
                <w:szCs w:val="16"/>
              </w:rPr>
            </w:pPr>
            <w:r w:rsidRPr="006F05D7">
              <w:rPr>
                <w:sz w:val="16"/>
                <w:szCs w:val="16"/>
              </w:rPr>
              <w:t>Requests raised by department and by user, filterable by month/year</w:t>
            </w:r>
          </w:p>
        </w:tc>
      </w:tr>
      <w:tr w:rsidR="45CFC72E" w14:paraId="1DD5F037" w14:textId="77777777" w:rsidTr="006F05D7">
        <w:trPr>
          <w:trHeight w:val="300"/>
          <w:ins w:id="133" w:author="Harsh Bindal" w:date="2026-09-11T10:54:00Z"/>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9ADD706" w14:textId="12725AD9" w:rsidR="45CFC72E" w:rsidRPr="00ED3F33" w:rsidRDefault="45CFC72E" w:rsidP="45CFC72E">
            <w:pPr>
              <w:rPr>
                <w:b/>
                <w:bCs/>
                <w:color w:val="0E1330"/>
                <w:sz w:val="16"/>
                <w:szCs w:val="16"/>
              </w:rPr>
            </w:pPr>
            <w:r w:rsidRPr="00ED3F33">
              <w:rPr>
                <w:b/>
                <w:bCs/>
                <w:color w:val="0E1330"/>
                <w:sz w:val="16"/>
                <w:szCs w:val="16"/>
              </w:rPr>
              <w:t>Performance</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2983705" w14:textId="7E0FE79A" w:rsidR="45CFC72E" w:rsidRPr="006F05D7" w:rsidRDefault="00106196" w:rsidP="45CFC72E">
            <w:pPr>
              <w:rPr>
                <w:sz w:val="16"/>
                <w:szCs w:val="16"/>
              </w:rPr>
            </w:pPr>
            <w:r>
              <w:rPr>
                <w:sz w:val="16"/>
                <w:szCs w:val="16"/>
              </w:rPr>
              <w:t xml:space="preserve">% completed within target, overdue count, extensions granted, </w:t>
            </w:r>
            <w:proofErr w:type="spellStart"/>
            <w:r>
              <w:rPr>
                <w:sz w:val="16"/>
                <w:szCs w:val="16"/>
              </w:rPr>
              <w:t>avee</w:t>
            </w:r>
            <w:proofErr w:type="spellEnd"/>
            <w:r>
              <w:rPr>
                <w:sz w:val="16"/>
                <w:szCs w:val="16"/>
              </w:rPr>
              <w:t xml:space="preserve"> time spent at each approval stage</w:t>
            </w:r>
          </w:p>
        </w:tc>
      </w:tr>
      <w:tr w:rsidR="45CFC72E" w14:paraId="5A9A5C48" w14:textId="77777777" w:rsidTr="006F05D7">
        <w:trPr>
          <w:trHeight w:val="300"/>
          <w:ins w:id="134" w:author="Harsh Bindal" w:date="2026-09-11T10:54:00Z"/>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DE5C3A" w14:textId="3C3CA85E" w:rsidR="45CFC72E" w:rsidRPr="00ED3F33" w:rsidRDefault="45CFC72E" w:rsidP="45CFC72E">
            <w:pPr>
              <w:rPr>
                <w:b/>
                <w:bCs/>
                <w:color w:val="0E1330"/>
                <w:sz w:val="16"/>
                <w:szCs w:val="16"/>
              </w:rPr>
            </w:pPr>
            <w:r w:rsidRPr="00ED3F33">
              <w:rPr>
                <w:b/>
                <w:bCs/>
                <w:color w:val="0E1330"/>
                <w:sz w:val="16"/>
                <w:szCs w:val="16"/>
              </w:rPr>
              <w:t>Document control</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108B3BF" w14:textId="4375CFF4" w:rsidR="45CFC72E" w:rsidRPr="006F05D7" w:rsidRDefault="45CFC72E" w:rsidP="45CFC72E">
            <w:pPr>
              <w:rPr>
                <w:sz w:val="16"/>
                <w:szCs w:val="16"/>
              </w:rPr>
            </w:pPr>
            <w:r w:rsidRPr="006F05D7">
              <w:rPr>
                <w:sz w:val="16"/>
                <w:szCs w:val="16"/>
              </w:rPr>
              <w:t>Documents due for review, overdue reviews, pending approvals, recently revised documents, documents by department/standard</w:t>
            </w:r>
          </w:p>
        </w:tc>
      </w:tr>
    </w:tbl>
    <w:p w14:paraId="55FE4040" w14:textId="7939CDA5" w:rsidR="45CFC72E" w:rsidRDefault="45CFC72E" w:rsidP="45CFC72E">
      <w:pPr>
        <w:spacing w:after="70" w:line="268" w:lineRule="auto"/>
      </w:pPr>
    </w:p>
    <w:p w14:paraId="6BE592E7" w14:textId="64103C68" w:rsidR="00E73D4B" w:rsidRPr="006F05D7" w:rsidRDefault="00106196" w:rsidP="006F05D7">
      <w:pPr>
        <w:pStyle w:val="Heading1"/>
      </w:pPr>
      <w:r>
        <w:t>20. Module M16 Audit &amp; Compliance</w:t>
      </w:r>
    </w:p>
    <w:p w14:paraId="677A9D6F" w14:textId="77777777" w:rsidR="00E73D4B" w:rsidRPr="00ED3F33" w:rsidRDefault="50542D5A" w:rsidP="00ED3F33">
      <w:pPr>
        <w:pStyle w:val="ListParagraph"/>
        <w:numPr>
          <w:ilvl w:val="0"/>
          <w:numId w:val="12"/>
        </w:numPr>
        <w:spacing w:after="60" w:line="260" w:lineRule="auto"/>
      </w:pPr>
      <w:r w:rsidRPr="00ED3F33">
        <w:rPr>
          <w:b/>
          <w:bCs/>
        </w:rPr>
        <w:t xml:space="preserve">Tamper-evident audit: </w:t>
      </w:r>
      <w:r w:rsidRPr="00ED3F33">
        <w:t>every action (register, classify, submit, decide, promote, view, download, permission change) recorded in a hash-chained Azure SQL audit log.</w:t>
      </w:r>
    </w:p>
    <w:p w14:paraId="6BC6180C" w14:textId="77777777" w:rsidR="00E73D4B" w:rsidRPr="00ED3F33" w:rsidRDefault="50542D5A" w:rsidP="00ED3F33">
      <w:pPr>
        <w:pStyle w:val="ListParagraph"/>
        <w:numPr>
          <w:ilvl w:val="0"/>
          <w:numId w:val="12"/>
        </w:numPr>
        <w:spacing w:after="60" w:line="260" w:lineRule="auto"/>
      </w:pPr>
      <w:r w:rsidRPr="00ED3F33">
        <w:rPr>
          <w:b/>
          <w:bCs/>
        </w:rPr>
        <w:t xml:space="preserve">Full attribution: </w:t>
      </w:r>
      <w:r w:rsidRPr="00ED3F33">
        <w:t>actor, action, object, tracking number, timestamp, request ID, source IP and outcome.</w:t>
      </w:r>
    </w:p>
    <w:p w14:paraId="094A1AB0" w14:textId="77777777" w:rsidR="00E73D4B" w:rsidRPr="00ED3F33" w:rsidRDefault="03AE59B6" w:rsidP="00ED3F33">
      <w:pPr>
        <w:pStyle w:val="ListParagraph"/>
        <w:numPr>
          <w:ilvl w:val="0"/>
          <w:numId w:val="12"/>
        </w:numPr>
        <w:spacing w:after="60" w:line="260" w:lineRule="auto"/>
      </w:pPr>
      <w:r w:rsidRPr="00ED3F33">
        <w:rPr>
          <w:b/>
          <w:bCs/>
        </w:rPr>
        <w:t xml:space="preserve">e-Signature: </w:t>
      </w:r>
      <w:r w:rsidRPr="00ED3F33">
        <w:t>native or integrated e-signature for approvals requiring signed sign-off, with certificate of completion.</w:t>
      </w:r>
    </w:p>
    <w:p w14:paraId="40807DCF" w14:textId="77777777" w:rsidR="00662BC9" w:rsidRPr="00ED3F33" w:rsidRDefault="65A52972" w:rsidP="00ED3F33">
      <w:pPr>
        <w:pStyle w:val="ListParagraph"/>
        <w:numPr>
          <w:ilvl w:val="0"/>
          <w:numId w:val="12"/>
        </w:numPr>
        <w:spacing w:after="60" w:line="260" w:lineRule="auto"/>
      </w:pPr>
      <w:r w:rsidRPr="00ED3F33">
        <w:rPr>
          <w:b/>
          <w:bCs/>
        </w:rPr>
        <w:lastRenderedPageBreak/>
        <w:t xml:space="preserve">Standards alignment: </w:t>
      </w:r>
      <w:r w:rsidRPr="00ED3F33">
        <w:t>designed for UAE IA standards, PDPL, ISO 27001 and records-management best practice, as required by the Client.</w:t>
      </w:r>
    </w:p>
    <w:p w14:paraId="74887220" w14:textId="534AF4C2" w:rsidR="45CFC72E" w:rsidRDefault="45CFC72E" w:rsidP="45CFC72E"/>
    <w:p w14:paraId="5EAEBDAF" w14:textId="4C3A5DC2" w:rsidR="4D679B5F" w:rsidRPr="006F05D7" w:rsidRDefault="4D679B5F" w:rsidP="006F05D7">
      <w:pPr>
        <w:pStyle w:val="Heading2"/>
      </w:pPr>
      <w:bookmarkStart w:id="135" w:name="_Toc684915973"/>
      <w:bookmarkStart w:id="136" w:name="_Toc240108409"/>
      <w:bookmarkStart w:id="137" w:name="_Toc240108574"/>
      <w:r w:rsidRPr="006F05D7">
        <w:t>20.1 Full audit trail &amp; version history</w:t>
      </w:r>
      <w:bookmarkEnd w:id="135"/>
      <w:bookmarkEnd w:id="136"/>
      <w:bookmarkEnd w:id="137"/>
    </w:p>
    <w:p w14:paraId="7772EDF2" w14:textId="58FFA687" w:rsidR="4D679B5F" w:rsidRPr="006F05D7" w:rsidRDefault="4D679B5F" w:rsidP="45CFC72E">
      <w:r w:rsidRPr="006F05D7">
        <w:t xml:space="preserve">The audit log above now surfaces as a document-level history view </w:t>
      </w:r>
      <w:proofErr w:type="gramStart"/>
      <w:r w:rsidRPr="006F05D7">
        <w:t>combining:</w:t>
      </w:r>
      <w:proofErr w:type="gramEnd"/>
      <w:r w:rsidRPr="006F05D7">
        <w:t xml:space="preserve"> who requested the change, every comment raised at every stage, amendments made, decision dates, approvals/rejections, links to previous file versions (via M4’s SharePoint versioning), and the current approved version. This is the thread described in Module M3, Section 8.5, rendered as a single chronological record per document.</w:t>
      </w:r>
    </w:p>
    <w:p w14:paraId="4406F779" w14:textId="3F8F7AEC" w:rsidR="4D679B5F" w:rsidRPr="00ED3F33" w:rsidRDefault="4D679B5F" w:rsidP="00ED3F33">
      <w:pPr>
        <w:pStyle w:val="ListParagraph"/>
        <w:numPr>
          <w:ilvl w:val="0"/>
          <w:numId w:val="12"/>
        </w:numPr>
        <w:spacing w:after="60" w:line="260" w:lineRule="auto"/>
      </w:pPr>
      <w:r w:rsidRPr="00ED3F33">
        <w:t>Every thread entry remains individually attributed and timestamped, consistent with the existing audit model.</w:t>
      </w:r>
    </w:p>
    <w:p w14:paraId="54B0B750" w14:textId="67C95F9D" w:rsidR="4D679B5F" w:rsidRPr="00ED3F33" w:rsidRDefault="4D679B5F" w:rsidP="00ED3F33">
      <w:pPr>
        <w:pStyle w:val="ListParagraph"/>
        <w:numPr>
          <w:ilvl w:val="0"/>
          <w:numId w:val="12"/>
        </w:numPr>
        <w:spacing w:after="60" w:line="260" w:lineRule="auto"/>
      </w:pPr>
      <w:r w:rsidRPr="00ED3F33">
        <w:t>Version history links the audit thread to the specific SharePoint version (v1.0, v2.0, …) that resulted from each approval, so any past state of a document can be reconstructed.</w:t>
      </w:r>
    </w:p>
    <w:p w14:paraId="2FBF81AB" w14:textId="4F1DE896" w:rsidR="45CFC72E" w:rsidRDefault="45CFC72E" w:rsidP="45CFC72E"/>
    <w:p w14:paraId="049F31CB" w14:textId="77777777" w:rsidR="00E73D4B" w:rsidRPr="006F05D7" w:rsidRDefault="00067B0D">
      <w:r w:rsidRPr="006F05D7">
        <w:br w:type="page"/>
      </w:r>
    </w:p>
    <w:p w14:paraId="188FFA45" w14:textId="77777777" w:rsidR="00E73D4B" w:rsidRPr="006F05D7" w:rsidRDefault="03AE59B6" w:rsidP="006F05D7">
      <w:pPr>
        <w:pStyle w:val="Heading1"/>
      </w:pPr>
      <w:bookmarkStart w:id="138" w:name="_Toc145495820"/>
      <w:bookmarkStart w:id="139" w:name="_Toc240108410"/>
      <w:bookmarkStart w:id="140" w:name="_Toc240108575"/>
      <w:r w:rsidRPr="006F05D7">
        <w:lastRenderedPageBreak/>
        <w:t>21. Reference Architecture</w:t>
      </w:r>
      <w:bookmarkEnd w:id="138"/>
      <w:bookmarkEnd w:id="139"/>
      <w:bookmarkEnd w:id="140"/>
    </w:p>
    <w:p w14:paraId="0E932BFF" w14:textId="3F92DA15" w:rsidR="00712FC2" w:rsidRPr="006F05D7" w:rsidRDefault="64DF27F4">
      <w:pPr>
        <w:spacing w:line="276" w:lineRule="auto"/>
        <w:rPr>
          <w:kern w:val="2"/>
          <w14:ligatures w14:val="standardContextual"/>
        </w:rPr>
      </w:pPr>
      <w:r w:rsidRPr="006F05D7">
        <w:t xml:space="preserve">The architecture has been revalidated against the updated functional flow: manual registration and classification with no AI at document loading, no file-format conversion between staging and publication, and approval-driven promotion into SharePoint Online. Every component below is a native Azure or Microsoft 365 service </w:t>
      </w:r>
      <w:r w:rsidR="00B94096">
        <w:t>-</w:t>
      </w:r>
      <w:r w:rsidRPr="006F05D7">
        <w:t xml:space="preserve"> no third-party platform is required. The staging-first promotion path is the backbone of the governed lifecycle.</w:t>
      </w:r>
    </w:p>
    <w:p w14:paraId="506E0537" w14:textId="7644A7B8" w:rsidR="00894A95" w:rsidRPr="006F05D7" w:rsidRDefault="08A3C276" w:rsidP="006F05D7">
      <w:pPr>
        <w:pStyle w:val="Heading2"/>
        <w:rPr>
          <w:kern w:val="2"/>
          <w14:ligatures w14:val="standardContextual"/>
        </w:rPr>
      </w:pPr>
      <w:bookmarkStart w:id="141" w:name="_Toc661499097"/>
      <w:bookmarkStart w:id="142" w:name="_Toc240108411"/>
      <w:bookmarkStart w:id="143" w:name="_Toc240108576"/>
      <w:r w:rsidRPr="006F05D7">
        <w:t>21.1 Solution Architecture</w:t>
      </w:r>
      <w:r w:rsidR="00B94096">
        <w:t xml:space="preserve"> </w:t>
      </w:r>
      <w:r w:rsidRPr="006F05D7">
        <w:t>Azure &amp; Microsoft Building Blocks</w:t>
      </w:r>
      <w:bookmarkEnd w:id="141"/>
      <w:bookmarkEnd w:id="142"/>
      <w:bookmarkEnd w:id="143"/>
    </w:p>
    <w:tbl>
      <w:tblPr>
        <w:tblW w:w="9360" w:type="dxa"/>
        <w:tblCellMar>
          <w:left w:w="0" w:type="dxa"/>
          <w:right w:w="0" w:type="dxa"/>
        </w:tblCellMar>
        <w:tblLook w:val="04A0" w:firstRow="1" w:lastRow="0" w:firstColumn="1" w:lastColumn="0" w:noHBand="0" w:noVBand="1"/>
      </w:tblPr>
      <w:tblGrid>
        <w:gridCol w:w="1800"/>
        <w:gridCol w:w="3300"/>
        <w:gridCol w:w="4260"/>
      </w:tblGrid>
      <w:tr w:rsidR="00894A95" w14:paraId="66A5A1CD" w14:textId="77777777" w:rsidTr="006F05D7">
        <w:trPr>
          <w:tblHeader/>
        </w:trPr>
        <w:tc>
          <w:tcPr>
            <w:tcW w:w="18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7C76A0F"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Layer</w:t>
            </w:r>
          </w:p>
        </w:tc>
        <w:tc>
          <w:tcPr>
            <w:tcW w:w="3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83C98AB" w14:textId="77777777" w:rsidR="00894A95" w:rsidRPr="006F05D7" w:rsidRDefault="08A3C276" w:rsidP="45CFC72E">
            <w:pPr>
              <w:spacing w:line="249" w:lineRule="auto"/>
              <w:rPr>
                <w:b/>
                <w:bCs/>
                <w:color w:val="FFFFFF"/>
                <w:sz w:val="17"/>
                <w:szCs w:val="17"/>
              </w:rPr>
            </w:pPr>
            <w:r w:rsidRPr="006F05D7">
              <w:rPr>
                <w:b/>
                <w:bCs/>
                <w:color w:val="FFFFFF"/>
                <w:sz w:val="17"/>
                <w:szCs w:val="17"/>
              </w:rPr>
              <w:t>Microsoft / Azure service</w:t>
            </w:r>
          </w:p>
        </w:tc>
        <w:tc>
          <w:tcPr>
            <w:tcW w:w="42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B99C15" w14:textId="77777777" w:rsidR="00894A95" w:rsidRPr="006F05D7" w:rsidRDefault="08A3C276" w:rsidP="45CFC72E">
            <w:pPr>
              <w:spacing w:line="249" w:lineRule="auto"/>
              <w:rPr>
                <w:b/>
                <w:bCs/>
                <w:color w:val="FFFFFF"/>
                <w:sz w:val="17"/>
                <w:szCs w:val="17"/>
              </w:rPr>
            </w:pPr>
            <w:r w:rsidRPr="006F05D7">
              <w:rPr>
                <w:b/>
                <w:bCs/>
                <w:color w:val="FFFFFF"/>
                <w:sz w:val="17"/>
                <w:szCs w:val="17"/>
              </w:rPr>
              <w:t>Role in the updated flow</w:t>
            </w:r>
          </w:p>
        </w:tc>
      </w:tr>
      <w:tr w:rsidR="00712FC2" w14:paraId="5933F2DA"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A2A30A3" w14:textId="77777777" w:rsidR="00712FC2" w:rsidRPr="00ED3F33" w:rsidRDefault="64DF27F4" w:rsidP="45CFC72E">
            <w:pPr>
              <w:spacing w:line="249" w:lineRule="auto"/>
              <w:rPr>
                <w:b/>
                <w:bCs/>
                <w:color w:val="0E1330"/>
                <w:sz w:val="16"/>
                <w:szCs w:val="16"/>
              </w:rPr>
            </w:pPr>
            <w:r w:rsidRPr="00ED3F33">
              <w:rPr>
                <w:b/>
                <w:bCs/>
                <w:color w:val="0E1330"/>
                <w:sz w:val="16"/>
                <w:szCs w:val="16"/>
              </w:rPr>
              <w:t>Experience</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F98DC11" w14:textId="77777777" w:rsidR="00712FC2" w:rsidRPr="006F05D7" w:rsidRDefault="64DF27F4" w:rsidP="45CFC72E">
            <w:pPr>
              <w:spacing w:line="249" w:lineRule="auto"/>
              <w:rPr>
                <w:sz w:val="16"/>
                <w:szCs w:val="16"/>
              </w:rPr>
            </w:pPr>
            <w:r w:rsidRPr="006F05D7">
              <w:rPr>
                <w:sz w:val="16"/>
                <w:szCs w:val="16"/>
              </w:rPr>
              <w:t>Azure Static Web Apps / Azure App Service, Microsoft Teams &amp; Outlook surfaces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63F65DF" w14:textId="77777777" w:rsidR="00712FC2" w:rsidRPr="006F05D7" w:rsidRDefault="64DF27F4" w:rsidP="45CFC72E">
            <w:pPr>
              <w:spacing w:line="249" w:lineRule="auto"/>
              <w:rPr>
                <w:sz w:val="16"/>
                <w:szCs w:val="16"/>
              </w:rPr>
            </w:pPr>
            <w:r w:rsidRPr="006F05D7">
              <w:rPr>
                <w:sz w:val="16"/>
                <w:szCs w:val="16"/>
              </w:rPr>
              <w:t>Bilingual (AR/EN, RTL) web client for upload, manual registration form, approver queue and search</w:t>
            </w:r>
          </w:p>
        </w:tc>
      </w:tr>
      <w:tr w:rsidR="00712FC2" w14:paraId="6AC914EA"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8F8830A" w14:textId="77777777" w:rsidR="00712FC2" w:rsidRPr="00ED3F33" w:rsidRDefault="64DF27F4" w:rsidP="45CFC72E">
            <w:pPr>
              <w:spacing w:line="249" w:lineRule="auto"/>
              <w:rPr>
                <w:b/>
                <w:bCs/>
                <w:color w:val="0E1330"/>
                <w:sz w:val="16"/>
                <w:szCs w:val="16"/>
              </w:rPr>
            </w:pPr>
            <w:r w:rsidRPr="00ED3F33">
              <w:rPr>
                <w:b/>
                <w:bCs/>
                <w:color w:val="0E1330"/>
                <w:sz w:val="16"/>
                <w:szCs w:val="16"/>
              </w:rPr>
              <w:t>Identity</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0C7FB6A" w14:textId="77777777" w:rsidR="00712FC2" w:rsidRPr="006F05D7" w:rsidRDefault="64DF27F4" w:rsidP="45CFC72E">
            <w:pPr>
              <w:spacing w:line="249" w:lineRule="auto"/>
              <w:rPr>
                <w:sz w:val="16"/>
                <w:szCs w:val="16"/>
              </w:rPr>
            </w:pPr>
            <w:r w:rsidRPr="006F05D7">
              <w:rPr>
                <w:sz w:val="16"/>
                <w:szCs w:val="16"/>
              </w:rPr>
              <w:t>UAE PASS federated to Microsoft Entra ID; Entra managed identity</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304D0C0" w14:textId="77777777" w:rsidR="00712FC2" w:rsidRPr="006F05D7" w:rsidRDefault="64DF27F4" w:rsidP="45CFC72E">
            <w:pPr>
              <w:spacing w:line="249" w:lineRule="auto"/>
              <w:rPr>
                <w:sz w:val="16"/>
                <w:szCs w:val="16"/>
              </w:rPr>
            </w:pPr>
            <w:r w:rsidRPr="006F05D7">
              <w:rPr>
                <w:sz w:val="16"/>
                <w:szCs w:val="16"/>
              </w:rPr>
              <w:t xml:space="preserve">SSO, MFA and Conditional Access for users; </w:t>
            </w:r>
            <w:proofErr w:type="spellStart"/>
            <w:r w:rsidRPr="006F05D7">
              <w:rPr>
                <w:sz w:val="16"/>
                <w:szCs w:val="16"/>
              </w:rPr>
              <w:t>secretless</w:t>
            </w:r>
            <w:proofErr w:type="spellEnd"/>
            <w:r w:rsidRPr="006F05D7">
              <w:rPr>
                <w:sz w:val="16"/>
                <w:szCs w:val="16"/>
              </w:rPr>
              <w:t xml:space="preserve"> service identity for SharePoint operations</w:t>
            </w:r>
          </w:p>
        </w:tc>
      </w:tr>
      <w:tr w:rsidR="00712FC2" w14:paraId="1C25D0F1"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3F343392" w14:textId="77777777" w:rsidR="00712FC2" w:rsidRPr="00ED3F33" w:rsidRDefault="64DF27F4" w:rsidP="45CFC72E">
            <w:pPr>
              <w:spacing w:line="249" w:lineRule="auto"/>
              <w:rPr>
                <w:b/>
                <w:bCs/>
                <w:color w:val="0E1330"/>
                <w:sz w:val="16"/>
                <w:szCs w:val="16"/>
              </w:rPr>
            </w:pPr>
            <w:r w:rsidRPr="00ED3F33">
              <w:rPr>
                <w:b/>
                <w:bCs/>
                <w:color w:val="0E1330"/>
                <w:sz w:val="16"/>
                <w:szCs w:val="16"/>
              </w:rPr>
              <w:t>API &amp; gateway</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0AB3B6F" w14:textId="77777777" w:rsidR="00712FC2" w:rsidRPr="006F05D7" w:rsidRDefault="64DF27F4" w:rsidP="45CFC72E">
            <w:pPr>
              <w:spacing w:line="249" w:lineRule="auto"/>
              <w:rPr>
                <w:sz w:val="16"/>
                <w:szCs w:val="16"/>
              </w:rPr>
            </w:pPr>
            <w:r w:rsidRPr="006F05D7">
              <w:rPr>
                <w:sz w:val="16"/>
                <w:szCs w:val="16"/>
              </w:rPr>
              <w:t>Azure API Management, Azure Front Door / Application Gateway (WAF)</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413F188" w14:textId="77777777" w:rsidR="00712FC2" w:rsidRPr="006F05D7" w:rsidRDefault="64DF27F4" w:rsidP="45CFC72E">
            <w:pPr>
              <w:spacing w:line="249" w:lineRule="auto"/>
              <w:rPr>
                <w:sz w:val="16"/>
                <w:szCs w:val="16"/>
              </w:rPr>
            </w:pPr>
            <w:r w:rsidRPr="006F05D7">
              <w:rPr>
                <w:sz w:val="16"/>
                <w:szCs w:val="16"/>
              </w:rPr>
              <w:t xml:space="preserve">Secure entry point, throttling, token validation and routing to </w:t>
            </w:r>
            <w:proofErr w:type="spellStart"/>
            <w:r w:rsidRPr="006F05D7">
              <w:rPr>
                <w:sz w:val="16"/>
                <w:szCs w:val="16"/>
              </w:rPr>
              <w:t>Docaya</w:t>
            </w:r>
            <w:proofErr w:type="spellEnd"/>
            <w:r w:rsidRPr="006F05D7">
              <w:rPr>
                <w:sz w:val="16"/>
                <w:szCs w:val="16"/>
              </w:rPr>
              <w:t xml:space="preserve"> services</w:t>
            </w:r>
          </w:p>
        </w:tc>
      </w:tr>
      <w:tr w:rsidR="00712FC2" w14:paraId="5F0299E1"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1CD5B8E" w14:textId="77777777" w:rsidR="00712FC2" w:rsidRPr="00ED3F33" w:rsidRDefault="64DF27F4" w:rsidP="45CFC72E">
            <w:pPr>
              <w:spacing w:line="249" w:lineRule="auto"/>
              <w:rPr>
                <w:b/>
                <w:bCs/>
                <w:color w:val="0E1330"/>
                <w:sz w:val="16"/>
                <w:szCs w:val="16"/>
              </w:rPr>
            </w:pPr>
            <w:r w:rsidRPr="00ED3F33">
              <w:rPr>
                <w:b/>
                <w:bCs/>
                <w:color w:val="0E1330"/>
                <w:sz w:val="16"/>
                <w:szCs w:val="16"/>
              </w:rPr>
              <w:t>Application</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E3E44A7" w14:textId="77777777" w:rsidR="00712FC2" w:rsidRPr="006F05D7" w:rsidRDefault="64DF27F4" w:rsidP="45CFC72E">
            <w:pPr>
              <w:spacing w:line="249" w:lineRule="auto"/>
              <w:rPr>
                <w:sz w:val="16"/>
                <w:szCs w:val="16"/>
              </w:rPr>
            </w:pPr>
            <w:r w:rsidRPr="006F05D7">
              <w:rPr>
                <w:sz w:val="16"/>
                <w:szCs w:val="16"/>
              </w:rPr>
              <w:t>Azure App Service / Azure Container Apps</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5DCB46D" w14:textId="51E1E56D" w:rsidR="00712FC2" w:rsidRPr="006F05D7" w:rsidRDefault="00106196" w:rsidP="45CFC72E">
            <w:pPr>
              <w:spacing w:line="249" w:lineRule="auto"/>
              <w:rPr>
                <w:sz w:val="16"/>
                <w:szCs w:val="16"/>
              </w:rPr>
            </w:pPr>
            <w:r>
              <w:rPr>
                <w:sz w:val="16"/>
                <w:szCs w:val="16"/>
              </w:rPr>
              <w:t>Registration, classification, workflow, admin, notification and search services (M1–M16)</w:t>
            </w:r>
          </w:p>
        </w:tc>
      </w:tr>
      <w:tr w:rsidR="00712FC2" w14:paraId="1AC92DE0"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1D6363E" w14:textId="77777777" w:rsidR="00712FC2" w:rsidRPr="00ED3F33" w:rsidRDefault="64DF27F4" w:rsidP="45CFC72E">
            <w:pPr>
              <w:spacing w:line="249" w:lineRule="auto"/>
              <w:rPr>
                <w:b/>
                <w:bCs/>
                <w:color w:val="0E1330"/>
                <w:sz w:val="16"/>
                <w:szCs w:val="16"/>
              </w:rPr>
            </w:pPr>
            <w:r w:rsidRPr="00ED3F33">
              <w:rPr>
                <w:b/>
                <w:bCs/>
                <w:color w:val="0E1330"/>
                <w:sz w:val="16"/>
                <w:szCs w:val="16"/>
              </w:rPr>
              <w:t>Orchestration</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1EB9269" w14:textId="77777777" w:rsidR="00712FC2" w:rsidRPr="006F05D7" w:rsidRDefault="64DF27F4" w:rsidP="45CFC72E">
            <w:pPr>
              <w:spacing w:line="249" w:lineRule="auto"/>
              <w:rPr>
                <w:sz w:val="16"/>
                <w:szCs w:val="16"/>
              </w:rPr>
            </w:pPr>
            <w:r w:rsidRPr="006F05D7">
              <w:rPr>
                <w:sz w:val="16"/>
                <w:szCs w:val="16"/>
              </w:rPr>
              <w:t>Azure Durable Functions, Azure Service Bus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55C8E3B" w14:textId="77777777" w:rsidR="00712FC2" w:rsidRPr="006F05D7" w:rsidRDefault="64DF27F4" w:rsidP="45CFC72E">
            <w:pPr>
              <w:spacing w:line="249" w:lineRule="auto"/>
              <w:rPr>
                <w:sz w:val="16"/>
                <w:szCs w:val="16"/>
              </w:rPr>
            </w:pPr>
            <w:r w:rsidRPr="006F05D7">
              <w:rPr>
                <w:sz w:val="16"/>
                <w:szCs w:val="16"/>
              </w:rPr>
              <w:t>Approval routing, SLA timers, escalation and idempotent promotion of the original file</w:t>
            </w:r>
          </w:p>
        </w:tc>
      </w:tr>
      <w:tr w:rsidR="00712FC2" w14:paraId="4F1776D5"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2F1A5F2" w14:textId="77777777" w:rsidR="00712FC2" w:rsidRPr="00ED3F33" w:rsidRDefault="64DF27F4" w:rsidP="45CFC72E">
            <w:pPr>
              <w:spacing w:line="249" w:lineRule="auto"/>
              <w:rPr>
                <w:b/>
                <w:bCs/>
                <w:color w:val="0E1330"/>
                <w:sz w:val="16"/>
                <w:szCs w:val="16"/>
              </w:rPr>
            </w:pPr>
            <w:r w:rsidRPr="00ED3F33">
              <w:rPr>
                <w:b/>
                <w:bCs/>
                <w:color w:val="0E1330"/>
                <w:sz w:val="16"/>
                <w:szCs w:val="16"/>
              </w:rPr>
              <w:t>Staging store</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77F7E6" w14:textId="38B750FA" w:rsidR="00712FC2" w:rsidRPr="006F05D7" w:rsidRDefault="00106196" w:rsidP="45CFC72E">
            <w:pPr>
              <w:spacing w:line="249" w:lineRule="auto"/>
              <w:rPr>
                <w:sz w:val="16"/>
                <w:szCs w:val="16"/>
              </w:rPr>
            </w:pPr>
            <w:r>
              <w:rPr>
                <w:sz w:val="16"/>
                <w:szCs w:val="16"/>
              </w:rPr>
              <w:t>Azure Blob Stoe (private endpoint) or a configured SharePoint staging area</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446E1B3B" w14:textId="77777777" w:rsidR="00712FC2" w:rsidRPr="006F05D7" w:rsidRDefault="64DF27F4" w:rsidP="45CFC72E">
            <w:pPr>
              <w:spacing w:line="249" w:lineRule="auto"/>
              <w:rPr>
                <w:sz w:val="16"/>
                <w:szCs w:val="16"/>
              </w:rPr>
            </w:pPr>
            <w:r w:rsidRPr="006F05D7">
              <w:rPr>
                <w:sz w:val="16"/>
                <w:szCs w:val="16"/>
              </w:rPr>
              <w:t>Holds the file in its original format until approval; no conversion, lifecycle rules for cleanup</w:t>
            </w:r>
          </w:p>
        </w:tc>
      </w:tr>
      <w:tr w:rsidR="00712FC2" w14:paraId="1FB6315B"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2369F65" w14:textId="77777777" w:rsidR="00712FC2" w:rsidRPr="00ED3F33" w:rsidRDefault="64DF27F4" w:rsidP="45CFC72E">
            <w:pPr>
              <w:spacing w:line="249" w:lineRule="auto"/>
              <w:rPr>
                <w:b/>
                <w:bCs/>
                <w:color w:val="0E1330"/>
                <w:sz w:val="16"/>
                <w:szCs w:val="16"/>
              </w:rPr>
            </w:pPr>
            <w:r w:rsidRPr="00ED3F33">
              <w:rPr>
                <w:b/>
                <w:bCs/>
                <w:color w:val="0E1330"/>
                <w:sz w:val="16"/>
                <w:szCs w:val="16"/>
              </w:rPr>
              <w:t>Registry &amp; audit</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48DD39D" w14:textId="77777777" w:rsidR="00712FC2" w:rsidRPr="006F05D7" w:rsidRDefault="64DF27F4" w:rsidP="45CFC72E">
            <w:pPr>
              <w:spacing w:line="249" w:lineRule="auto"/>
              <w:rPr>
                <w:sz w:val="16"/>
                <w:szCs w:val="16"/>
              </w:rPr>
            </w:pPr>
            <w:r w:rsidRPr="006F05D7">
              <w:rPr>
                <w:sz w:val="16"/>
                <w:szCs w:val="16"/>
              </w:rPr>
              <w:t>Azure SQL Database</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FFBF36C" w14:textId="77777777" w:rsidR="00712FC2" w:rsidRPr="006F05D7" w:rsidRDefault="64DF27F4" w:rsidP="45CFC72E">
            <w:pPr>
              <w:spacing w:line="249" w:lineRule="auto"/>
              <w:rPr>
                <w:sz w:val="16"/>
                <w:szCs w:val="16"/>
              </w:rPr>
            </w:pPr>
            <w:r w:rsidRPr="006F05D7">
              <w:rPr>
                <w:sz w:val="16"/>
                <w:szCs w:val="16"/>
              </w:rPr>
              <w:t>Tracking number, manually entered metadata, status, approval decisions and hash-chained audit</w:t>
            </w:r>
          </w:p>
        </w:tc>
      </w:tr>
      <w:tr w:rsidR="00712FC2" w14:paraId="14AA65ED"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2B902F99" w14:textId="77777777" w:rsidR="00712FC2" w:rsidRPr="00ED3F33" w:rsidRDefault="64DF27F4" w:rsidP="45CFC72E">
            <w:pPr>
              <w:spacing w:line="249" w:lineRule="auto"/>
              <w:rPr>
                <w:b/>
                <w:bCs/>
                <w:color w:val="0E1330"/>
                <w:sz w:val="16"/>
                <w:szCs w:val="16"/>
              </w:rPr>
            </w:pPr>
            <w:r w:rsidRPr="00ED3F33">
              <w:rPr>
                <w:b/>
                <w:bCs/>
                <w:color w:val="0E1330"/>
                <w:sz w:val="16"/>
                <w:szCs w:val="16"/>
              </w:rPr>
              <w:t>System of record</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57EDB9E" w14:textId="77777777" w:rsidR="00712FC2" w:rsidRPr="006F05D7" w:rsidRDefault="64DF27F4" w:rsidP="45CFC72E">
            <w:pPr>
              <w:spacing w:line="249" w:lineRule="auto"/>
              <w:rPr>
                <w:sz w:val="16"/>
                <w:szCs w:val="16"/>
              </w:rPr>
            </w:pPr>
            <w:r w:rsidRPr="006F05D7">
              <w:rPr>
                <w:sz w:val="16"/>
                <w:szCs w:val="16"/>
              </w:rPr>
              <w:t>SharePoint Online via Microsoft Graph</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EBC30D5" w14:textId="77777777" w:rsidR="00712FC2" w:rsidRPr="006F05D7" w:rsidRDefault="64DF27F4" w:rsidP="45CFC72E">
            <w:pPr>
              <w:spacing w:line="249" w:lineRule="auto"/>
              <w:rPr>
                <w:sz w:val="16"/>
                <w:szCs w:val="16"/>
              </w:rPr>
            </w:pPr>
            <w:r w:rsidRPr="006F05D7">
              <w:rPr>
                <w:sz w:val="16"/>
                <w:szCs w:val="16"/>
              </w:rPr>
              <w:t>Final library for the approved original file, native versioning from v1.0</w:t>
            </w:r>
          </w:p>
        </w:tc>
      </w:tr>
      <w:tr w:rsidR="00712FC2" w14:paraId="55626F77"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814E307" w14:textId="77777777" w:rsidR="00712FC2" w:rsidRPr="00ED3F33" w:rsidRDefault="64DF27F4" w:rsidP="45CFC72E">
            <w:pPr>
              <w:spacing w:line="249" w:lineRule="auto"/>
              <w:rPr>
                <w:b/>
                <w:bCs/>
                <w:color w:val="0E1330"/>
                <w:sz w:val="16"/>
                <w:szCs w:val="16"/>
              </w:rPr>
            </w:pPr>
            <w:r w:rsidRPr="00ED3F33">
              <w:rPr>
                <w:b/>
                <w:bCs/>
                <w:color w:val="0E1330"/>
                <w:sz w:val="16"/>
                <w:szCs w:val="16"/>
              </w:rPr>
              <w:t>Search (post-publish)</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4566AA6" w14:textId="0011DEAD" w:rsidR="00712FC2" w:rsidRPr="006F05D7" w:rsidRDefault="00106196" w:rsidP="45CFC72E">
            <w:pPr>
              <w:spacing w:line="249" w:lineRule="auto"/>
              <w:rPr>
                <w:sz w:val="16"/>
                <w:szCs w:val="16"/>
              </w:rPr>
            </w:pPr>
            <w:r>
              <w:rPr>
                <w:sz w:val="16"/>
                <w:szCs w:val="16"/>
              </w:rPr>
              <w:t>Azure metadata and full-text search + Service (batch document indexing)</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2461363" w14:textId="53BC8B1B" w:rsidR="00712FC2" w:rsidRPr="006F05D7" w:rsidRDefault="64DF27F4" w:rsidP="45CFC72E">
            <w:pPr>
              <w:spacing w:line="249" w:lineRule="auto"/>
              <w:rPr>
                <w:sz w:val="16"/>
                <w:szCs w:val="16"/>
              </w:rPr>
            </w:pPr>
            <w:r w:rsidRPr="006F05D7">
              <w:rPr>
                <w:sz w:val="16"/>
                <w:szCs w:val="16"/>
              </w:rPr>
              <w:t xml:space="preserve">Indexes approved content only </w:t>
            </w:r>
            <w:r w:rsidR="00B94096">
              <w:rPr>
                <w:sz w:val="16"/>
                <w:szCs w:val="16"/>
              </w:rPr>
              <w:t>-</w:t>
            </w:r>
            <w:r w:rsidRPr="006F05D7">
              <w:rPr>
                <w:sz w:val="16"/>
                <w:szCs w:val="16"/>
              </w:rPr>
              <w:t xml:space="preserve"> never invoked during loading, registration or classification</w:t>
            </w:r>
          </w:p>
        </w:tc>
      </w:tr>
      <w:tr w:rsidR="00712FC2" w14:paraId="37D59E97"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C5B1268" w14:textId="77777777" w:rsidR="00712FC2" w:rsidRPr="00ED3F33" w:rsidRDefault="64DF27F4" w:rsidP="45CFC72E">
            <w:pPr>
              <w:spacing w:line="249" w:lineRule="auto"/>
              <w:rPr>
                <w:b/>
                <w:bCs/>
                <w:color w:val="0E1330"/>
                <w:sz w:val="16"/>
                <w:szCs w:val="16"/>
              </w:rPr>
            </w:pPr>
            <w:r w:rsidRPr="00ED3F33">
              <w:rPr>
                <w:b/>
                <w:bCs/>
                <w:color w:val="0E1330"/>
                <w:sz w:val="16"/>
                <w:szCs w:val="16"/>
              </w:rPr>
              <w:t>Notifications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CDDF906" w14:textId="77777777" w:rsidR="00712FC2" w:rsidRPr="006F05D7" w:rsidRDefault="64DF27F4" w:rsidP="45CFC72E">
            <w:pPr>
              <w:spacing w:line="249" w:lineRule="auto"/>
              <w:rPr>
                <w:sz w:val="16"/>
                <w:szCs w:val="16"/>
              </w:rPr>
            </w:pPr>
            <w:r w:rsidRPr="006F05D7">
              <w:rPr>
                <w:sz w:val="16"/>
                <w:szCs w:val="16"/>
              </w:rPr>
              <w:t xml:space="preserve">Azure </w:t>
            </w:r>
            <w:proofErr w:type="spellStart"/>
            <w:r w:rsidRPr="006F05D7">
              <w:rPr>
                <w:sz w:val="16"/>
                <w:szCs w:val="16"/>
              </w:rPr>
              <w:t>SignalR</w:t>
            </w:r>
            <w:proofErr w:type="spellEnd"/>
            <w:r w:rsidRPr="006F05D7">
              <w:rPr>
                <w:sz w:val="16"/>
                <w:szCs w:val="16"/>
              </w:rPr>
              <w:t xml:space="preserve"> Service, Azure Communication Services, Microsoft Graph (Teams/Outlook)</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AA71B78" w14:textId="77777777" w:rsidR="00712FC2" w:rsidRPr="006F05D7" w:rsidRDefault="64DF27F4" w:rsidP="45CFC72E">
            <w:pPr>
              <w:spacing w:line="249" w:lineRule="auto"/>
              <w:rPr>
                <w:sz w:val="16"/>
                <w:szCs w:val="16"/>
              </w:rPr>
            </w:pPr>
            <w:r w:rsidRPr="006F05D7">
              <w:rPr>
                <w:sz w:val="16"/>
                <w:szCs w:val="16"/>
              </w:rPr>
              <w:t>Real-time in-app alerts plus email and Teams delivery at every lifecycle stage</w:t>
            </w:r>
          </w:p>
        </w:tc>
      </w:tr>
      <w:tr w:rsidR="00712FC2" w14:paraId="53469789"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931D216" w14:textId="77777777" w:rsidR="00712FC2" w:rsidRPr="00ED3F33" w:rsidRDefault="64DF27F4" w:rsidP="45CFC72E">
            <w:pPr>
              <w:spacing w:line="249" w:lineRule="auto"/>
              <w:rPr>
                <w:b/>
                <w:bCs/>
                <w:color w:val="0E1330"/>
                <w:sz w:val="16"/>
                <w:szCs w:val="16"/>
              </w:rPr>
            </w:pPr>
            <w:r w:rsidRPr="00ED3F33">
              <w:rPr>
                <w:b/>
                <w:bCs/>
                <w:color w:val="0E1330"/>
                <w:sz w:val="16"/>
                <w:szCs w:val="16"/>
              </w:rPr>
              <w:t>Security &amp; ops</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2755578E" w14:textId="77777777" w:rsidR="00712FC2" w:rsidRPr="006F05D7" w:rsidRDefault="64DF27F4" w:rsidP="45CFC72E">
            <w:pPr>
              <w:spacing w:line="249" w:lineRule="auto"/>
              <w:rPr>
                <w:sz w:val="16"/>
                <w:szCs w:val="16"/>
              </w:rPr>
            </w:pPr>
            <w:r w:rsidRPr="006F05D7">
              <w:rPr>
                <w:sz w:val="16"/>
                <w:szCs w:val="16"/>
              </w:rPr>
              <w:t>Azure Key Vault, Microsoft Defender for Cloud, Microsoft Purview, Azure Monitor &amp; Log Analytics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00CB9F5" w14:textId="77777777" w:rsidR="00712FC2" w:rsidRPr="006F05D7" w:rsidRDefault="64DF27F4" w:rsidP="45CFC72E">
            <w:pPr>
              <w:spacing w:line="249" w:lineRule="auto"/>
              <w:rPr>
                <w:sz w:val="16"/>
                <w:szCs w:val="16"/>
              </w:rPr>
            </w:pPr>
            <w:r w:rsidRPr="006F05D7">
              <w:rPr>
                <w:sz w:val="16"/>
                <w:szCs w:val="16"/>
              </w:rPr>
              <w:t>Key management, threat protection, classification/DLP, observability and IA/PDPL evidence</w:t>
            </w:r>
          </w:p>
        </w:tc>
      </w:tr>
      <w:tr w:rsidR="00712FC2" w14:paraId="7D6DD200"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6305110" w14:textId="77777777" w:rsidR="00712FC2" w:rsidRPr="00ED3F33" w:rsidRDefault="64DF27F4" w:rsidP="45CFC72E">
            <w:pPr>
              <w:spacing w:line="249" w:lineRule="auto"/>
              <w:rPr>
                <w:b/>
                <w:bCs/>
                <w:color w:val="0E1330"/>
                <w:sz w:val="16"/>
                <w:szCs w:val="16"/>
              </w:rPr>
            </w:pPr>
            <w:r w:rsidRPr="00ED3F33">
              <w:rPr>
                <w:b/>
                <w:bCs/>
                <w:color w:val="0E1330"/>
                <w:sz w:val="16"/>
                <w:szCs w:val="16"/>
              </w:rPr>
              <w:t>Analytics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16A2BB0A" w14:textId="164A1EC2" w:rsidR="00712FC2" w:rsidRPr="006F05D7" w:rsidRDefault="00106196" w:rsidP="45CFC72E">
            <w:pPr>
              <w:spacing w:line="249" w:lineRule="auto"/>
              <w:rPr>
                <w:sz w:val="16"/>
                <w:szCs w:val="16"/>
              </w:rPr>
            </w:pPr>
            <w:proofErr w:type="spellStart"/>
            <w:r>
              <w:rPr>
                <w:sz w:val="16"/>
                <w:szCs w:val="16"/>
              </w:rPr>
              <w:t>Docaya</w:t>
            </w:r>
            <w:proofErr w:type="spellEnd"/>
            <w:r>
              <w:rPr>
                <w:sz w:val="16"/>
                <w:szCs w:val="16"/>
              </w:rPr>
              <w:t xml:space="preserve"> native reporting module backed by Azure SQL</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EE3B82" w14:textId="219DD645" w:rsidR="00712FC2" w:rsidRPr="006F05D7" w:rsidRDefault="64DF27F4" w:rsidP="45CFC72E">
            <w:pPr>
              <w:spacing w:line="249" w:lineRule="auto"/>
              <w:rPr>
                <w:sz w:val="16"/>
                <w:szCs w:val="16"/>
              </w:rPr>
            </w:pPr>
            <w:r w:rsidRPr="006F05D7">
              <w:rPr>
                <w:sz w:val="16"/>
                <w:szCs w:val="16"/>
              </w:rPr>
              <w:t>Operational, compliance and lifecycle dashboards (M14)</w:t>
            </w:r>
            <w:r w:rsidR="50EAE5AD" w:rsidRPr="006F05D7">
              <w:rPr>
                <w:sz w:val="16"/>
                <w:szCs w:val="16"/>
              </w:rPr>
              <w:t xml:space="preserve"> + change-request governance dashboards (Section 19.1)</w:t>
            </w:r>
          </w:p>
        </w:tc>
      </w:tr>
    </w:tbl>
    <w:p w14:paraId="54D8D584" w14:textId="77777777" w:rsidR="00712FC2" w:rsidRDefault="00712FC2">
      <w:pPr>
        <w:rPr>
          <w:kern w:val="2"/>
          <w14:ligatures w14:val="standardContextual"/>
        </w:rPr>
      </w:pPr>
    </w:p>
    <w:p w14:paraId="6C43BA67" w14:textId="77777777" w:rsidR="00894A95" w:rsidRDefault="08A3C276">
      <w:pPr>
        <w:spacing w:before="60" w:after="40"/>
        <w:jc w:val="center"/>
        <w:rPr>
          <w:kern w:val="2"/>
          <w14:ligatures w14:val="standardContextual"/>
        </w:rPr>
      </w:pPr>
      <w:r>
        <w:rPr>
          <w:noProof/>
        </w:rPr>
        <w:lastRenderedPageBreak/>
        <w:drawing>
          <wp:inline distT="0" distB="0" distL="0" distR="0" wp14:anchorId="7D52F301" wp14:editId="357715EA">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BE8F07D" w14:textId="3DE61219" w:rsidR="00894A95" w:rsidRPr="00ED3F33" w:rsidRDefault="08A3C276" w:rsidP="45CFC72E">
      <w:pPr>
        <w:spacing w:before="40" w:after="160"/>
        <w:jc w:val="center"/>
        <w:rPr>
          <w:i/>
          <w:iCs/>
          <w:color w:val="6B3FD4"/>
          <w:kern w:val="2"/>
          <w:sz w:val="16"/>
          <w:szCs w:val="16"/>
          <w14:ligatures w14:val="standardContextual"/>
        </w:rPr>
      </w:pPr>
      <w:r w:rsidRPr="00ED3F33">
        <w:rPr>
          <w:i/>
          <w:iCs/>
          <w:color w:val="6B3FD4"/>
          <w:sz w:val="16"/>
          <w:szCs w:val="16"/>
        </w:rPr>
        <w:t xml:space="preserve">Figure 4 </w:t>
      </w:r>
      <w:r w:rsidR="00B94096">
        <w:rPr>
          <w:i/>
          <w:iCs/>
          <w:color w:val="6B3FD4"/>
          <w:sz w:val="16"/>
          <w:szCs w:val="16"/>
        </w:rPr>
        <w:t>-</w:t>
      </w:r>
      <w:r w:rsidRPr="00ED3F33">
        <w:rPr>
          <w:i/>
          <w:iCs/>
          <w:color w:val="6B3FD4"/>
          <w:sz w:val="16"/>
          <w:szCs w:val="16"/>
        </w:rPr>
        <w:t xml:space="preserve"> Docaya solution architecture on Azure and Microsoft 365: staging-first capture, manual registration and classification, approval-driven promotion in the original file format, and AI/</w:t>
      </w:r>
      <w:r w:rsidR="0028069C">
        <w:rPr>
          <w:i/>
          <w:iCs/>
          <w:color w:val="6B3FD4"/>
          <w:sz w:val="16"/>
          <w:szCs w:val="16"/>
        </w:rPr>
        <w:t>document indexing</w:t>
      </w:r>
      <w:r w:rsidRPr="00ED3F33">
        <w:rPr>
          <w:i/>
          <w:iCs/>
          <w:color w:val="6B3FD4"/>
          <w:sz w:val="16"/>
          <w:szCs w:val="16"/>
        </w:rPr>
        <w:t xml:space="preserve"> applied only after publication.</w:t>
      </w:r>
    </w:p>
    <w:p w14:paraId="4380FC90" w14:textId="3CBDAE84" w:rsidR="00894A95" w:rsidRPr="006F05D7" w:rsidRDefault="08A3C276" w:rsidP="006F05D7">
      <w:pPr>
        <w:pStyle w:val="Heading2"/>
        <w:rPr>
          <w:kern w:val="2"/>
          <w14:ligatures w14:val="standardContextual"/>
        </w:rPr>
      </w:pPr>
      <w:bookmarkStart w:id="144" w:name="_Toc448008642"/>
      <w:bookmarkStart w:id="145" w:name="_Toc240108412"/>
      <w:bookmarkStart w:id="146" w:name="_Toc240108577"/>
      <w:r w:rsidRPr="006F05D7">
        <w:t>21.2 Application Architecture</w:t>
      </w:r>
      <w:r w:rsidR="00B94096">
        <w:t xml:space="preserve"> </w:t>
      </w:r>
      <w:r w:rsidRPr="006F05D7">
        <w:t>Component View</w:t>
      </w:r>
      <w:bookmarkEnd w:id="144"/>
      <w:bookmarkEnd w:id="145"/>
      <w:bookmarkEnd w:id="146"/>
    </w:p>
    <w:tbl>
      <w:tblPr>
        <w:tblW w:w="9360" w:type="dxa"/>
        <w:tblCellMar>
          <w:left w:w="0" w:type="dxa"/>
          <w:right w:w="0" w:type="dxa"/>
        </w:tblCellMar>
        <w:tblLook w:val="04A0" w:firstRow="1" w:lastRow="0" w:firstColumn="1" w:lastColumn="0" w:noHBand="0" w:noVBand="1"/>
      </w:tblPr>
      <w:tblGrid>
        <w:gridCol w:w="2245"/>
        <w:gridCol w:w="3507"/>
        <w:gridCol w:w="3608"/>
      </w:tblGrid>
      <w:tr w:rsidR="00894A95" w14:paraId="18A58E55" w14:textId="77777777" w:rsidTr="006F05D7">
        <w:trPr>
          <w:tblHeader/>
        </w:trPr>
        <w:tc>
          <w:tcPr>
            <w:tcW w:w="224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F6CE67"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Component</w:t>
            </w:r>
          </w:p>
        </w:tc>
        <w:tc>
          <w:tcPr>
            <w:tcW w:w="35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F58F871" w14:textId="77777777" w:rsidR="00894A95" w:rsidRPr="006F05D7" w:rsidRDefault="08A3C276" w:rsidP="45CFC72E">
            <w:pPr>
              <w:spacing w:line="249" w:lineRule="auto"/>
              <w:rPr>
                <w:b/>
                <w:bCs/>
                <w:color w:val="FFFFFF"/>
                <w:sz w:val="17"/>
                <w:szCs w:val="17"/>
              </w:rPr>
            </w:pPr>
            <w:r w:rsidRPr="006F05D7">
              <w:rPr>
                <w:b/>
                <w:bCs/>
                <w:color w:val="FFFFFF"/>
                <w:sz w:val="17"/>
                <w:szCs w:val="17"/>
              </w:rPr>
              <w:t>Responsibility</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33FFBA4" w14:textId="77777777" w:rsidR="00894A95" w:rsidRPr="006F05D7" w:rsidRDefault="08A3C276" w:rsidP="45CFC72E">
            <w:pPr>
              <w:spacing w:line="249" w:lineRule="auto"/>
              <w:rPr>
                <w:b/>
                <w:bCs/>
                <w:color w:val="FFFFFF"/>
                <w:sz w:val="17"/>
                <w:szCs w:val="17"/>
              </w:rPr>
            </w:pPr>
            <w:r w:rsidRPr="006F05D7">
              <w:rPr>
                <w:b/>
                <w:bCs/>
                <w:color w:val="FFFFFF"/>
                <w:sz w:val="17"/>
                <w:szCs w:val="17"/>
              </w:rPr>
              <w:t>Depends on</w:t>
            </w:r>
          </w:p>
        </w:tc>
      </w:tr>
      <w:tr w:rsidR="00712FC2" w14:paraId="5D0A50DB"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B58B00C" w14:textId="77777777" w:rsidR="00712FC2" w:rsidRPr="00ED3F33" w:rsidRDefault="64DF27F4" w:rsidP="45CFC72E">
            <w:pPr>
              <w:spacing w:line="249" w:lineRule="auto"/>
              <w:rPr>
                <w:b/>
                <w:bCs/>
                <w:color w:val="0E1330"/>
                <w:sz w:val="16"/>
                <w:szCs w:val="16"/>
              </w:rPr>
            </w:pPr>
            <w:r w:rsidRPr="00ED3F33">
              <w:rPr>
                <w:b/>
                <w:bCs/>
                <w:color w:val="0E1330"/>
                <w:sz w:val="16"/>
                <w:szCs w:val="16"/>
              </w:rPr>
              <w:t>Capture &amp; Registration Service (M1)</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1466A749" w14:textId="77777777" w:rsidR="00712FC2" w:rsidRPr="006F05D7" w:rsidRDefault="64DF27F4" w:rsidP="45CFC72E">
            <w:pPr>
              <w:spacing w:line="249" w:lineRule="auto"/>
              <w:rPr>
                <w:sz w:val="16"/>
                <w:szCs w:val="16"/>
              </w:rPr>
            </w:pPr>
            <w:r w:rsidRPr="006F05D7">
              <w:rPr>
                <w:sz w:val="16"/>
                <w:szCs w:val="16"/>
              </w:rPr>
              <w:t>Chunked upload, format and signature validation, SHA-256 hash, tracking number, registry row</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12C56CA" w14:textId="47E4F673" w:rsidR="00712FC2" w:rsidRPr="006F05D7" w:rsidRDefault="00106196" w:rsidP="45CFC72E">
            <w:pPr>
              <w:spacing w:line="249" w:lineRule="auto"/>
              <w:rPr>
                <w:sz w:val="16"/>
                <w:szCs w:val="16"/>
              </w:rPr>
            </w:pPr>
            <w:r>
              <w:rPr>
                <w:sz w:val="16"/>
                <w:szCs w:val="16"/>
              </w:rPr>
              <w:t>Azure Blob Stoe, Azure SQL, Defender for Stoe</w:t>
            </w:r>
          </w:p>
        </w:tc>
      </w:tr>
      <w:tr w:rsidR="00712FC2" w14:paraId="1741895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FCCDAB7" w14:textId="77777777" w:rsidR="00712FC2" w:rsidRPr="00ED3F33" w:rsidRDefault="64DF27F4" w:rsidP="45CFC72E">
            <w:pPr>
              <w:spacing w:line="249" w:lineRule="auto"/>
              <w:rPr>
                <w:b/>
                <w:bCs/>
                <w:color w:val="0E1330"/>
                <w:sz w:val="16"/>
                <w:szCs w:val="16"/>
              </w:rPr>
            </w:pPr>
            <w:r w:rsidRPr="00ED3F33">
              <w:rPr>
                <w:b/>
                <w:bCs/>
                <w:color w:val="0E1330"/>
                <w:sz w:val="16"/>
                <w:szCs w:val="16"/>
              </w:rPr>
              <w:t>Classification Service (M2)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0EF93AC" w14:textId="12A1299B" w:rsidR="00712FC2" w:rsidRPr="006F05D7" w:rsidRDefault="64DF27F4" w:rsidP="45CFC72E">
            <w:pPr>
              <w:spacing w:line="249" w:lineRule="auto"/>
              <w:rPr>
                <w:sz w:val="16"/>
                <w:szCs w:val="16"/>
              </w:rPr>
            </w:pPr>
            <w:r w:rsidRPr="006F05D7">
              <w:rPr>
                <w:sz w:val="16"/>
                <w:szCs w:val="16"/>
              </w:rPr>
              <w:t xml:space="preserve">Serves Admin-configured dropdowns, validates the manually entered metadata against the </w:t>
            </w:r>
            <w:proofErr w:type="gramStart"/>
            <w:r w:rsidRPr="006F05D7">
              <w:rPr>
                <w:sz w:val="16"/>
                <w:szCs w:val="16"/>
              </w:rPr>
              <w:t>type</w:t>
            </w:r>
            <w:proofErr w:type="gramEnd"/>
            <w:r w:rsidRPr="006F05D7">
              <w:rPr>
                <w:sz w:val="16"/>
                <w:szCs w:val="16"/>
              </w:rPr>
              <w:t xml:space="preserve"> schema </w:t>
            </w:r>
            <w:r w:rsidR="00B94096">
              <w:rPr>
                <w:sz w:val="16"/>
                <w:szCs w:val="16"/>
              </w:rPr>
              <w:t>-</w:t>
            </w:r>
            <w:r w:rsidRPr="006F05D7">
              <w:rPr>
                <w:sz w:val="16"/>
                <w:szCs w:val="16"/>
              </w:rPr>
              <w:t xml:space="preserve"> no AI inference</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200E442" w14:textId="77777777" w:rsidR="00712FC2" w:rsidRPr="006F05D7" w:rsidRDefault="64DF27F4" w:rsidP="45CFC72E">
            <w:pPr>
              <w:spacing w:line="249" w:lineRule="auto"/>
              <w:rPr>
                <w:sz w:val="16"/>
                <w:szCs w:val="16"/>
              </w:rPr>
            </w:pPr>
            <w:r w:rsidRPr="006F05D7">
              <w:rPr>
                <w:sz w:val="16"/>
                <w:szCs w:val="16"/>
              </w:rPr>
              <w:t>Azure SQL, Admin Center configuration</w:t>
            </w:r>
          </w:p>
        </w:tc>
      </w:tr>
      <w:tr w:rsidR="00712FC2" w14:paraId="4C2860A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83EFF36" w14:textId="77777777" w:rsidR="00712FC2" w:rsidRPr="00ED3F33" w:rsidRDefault="64DF27F4" w:rsidP="45CFC72E">
            <w:pPr>
              <w:spacing w:line="249" w:lineRule="auto"/>
              <w:rPr>
                <w:b/>
                <w:bCs/>
                <w:color w:val="0E1330"/>
                <w:sz w:val="16"/>
                <w:szCs w:val="16"/>
              </w:rPr>
            </w:pPr>
            <w:r w:rsidRPr="00ED3F33">
              <w:rPr>
                <w:b/>
                <w:bCs/>
                <w:color w:val="0E1330"/>
                <w:sz w:val="16"/>
                <w:szCs w:val="16"/>
              </w:rPr>
              <w:t>Workflow Engine (M3)</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33D19954" w14:textId="00932288" w:rsidR="00712FC2" w:rsidRPr="006F05D7" w:rsidRDefault="64DF27F4" w:rsidP="45CFC72E">
            <w:pPr>
              <w:spacing w:line="249" w:lineRule="auto"/>
              <w:rPr>
                <w:sz w:val="16"/>
                <w:szCs w:val="16"/>
              </w:rPr>
            </w:pPr>
            <w:r w:rsidRPr="006F05D7">
              <w:rPr>
                <w:sz w:val="16"/>
                <w:szCs w:val="16"/>
              </w:rPr>
              <w:t>Resolves the configured approval flow, manages SLA timers, escalation and delegation</w:t>
            </w:r>
            <w:r w:rsidR="45CFC72E" w:rsidRPr="006F05D7">
              <w:t>;</w:t>
            </w:r>
            <w:r w:rsidR="6D00DEC7" w:rsidRPr="006F05D7">
              <w:rPr>
                <w:rFonts w:ascii="Calibri" w:eastAsia="Calibri" w:hAnsi="Calibri" w:cs="Calibri"/>
                <w:color w:val="008080"/>
                <w:sz w:val="22"/>
                <w:szCs w:val="22"/>
              </w:rPr>
              <w:t xml:space="preserve"> </w:t>
            </w:r>
            <w:r w:rsidR="6D00DEC7" w:rsidRPr="006F05D7">
              <w:rPr>
                <w:sz w:val="16"/>
                <w:szCs w:val="16"/>
              </w:rPr>
              <w:t>now also resolves the multi-stage review chain and working-day SLA targets (Section 8.4–8.6)</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AF3F5C6" w14:textId="77777777" w:rsidR="00712FC2" w:rsidRPr="006F05D7" w:rsidRDefault="64DF27F4" w:rsidP="45CFC72E">
            <w:pPr>
              <w:spacing w:line="249" w:lineRule="auto"/>
              <w:rPr>
                <w:sz w:val="16"/>
                <w:szCs w:val="16"/>
              </w:rPr>
            </w:pPr>
            <w:r w:rsidRPr="006F05D7">
              <w:rPr>
                <w:sz w:val="16"/>
                <w:szCs w:val="16"/>
              </w:rPr>
              <w:t>Azure Durable Functions, Service Bus, Azure SQL</w:t>
            </w:r>
          </w:p>
        </w:tc>
      </w:tr>
      <w:tr w:rsidR="00712FC2" w14:paraId="20F761B7"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40FE711" w14:textId="77777777" w:rsidR="00712FC2" w:rsidRPr="00ED3F33" w:rsidRDefault="64DF27F4" w:rsidP="45CFC72E">
            <w:pPr>
              <w:spacing w:line="249" w:lineRule="auto"/>
              <w:rPr>
                <w:b/>
                <w:bCs/>
                <w:color w:val="0E1330"/>
                <w:sz w:val="16"/>
                <w:szCs w:val="16"/>
              </w:rPr>
            </w:pPr>
            <w:r w:rsidRPr="00ED3F33">
              <w:rPr>
                <w:b/>
                <w:bCs/>
                <w:color w:val="0E1330"/>
                <w:sz w:val="16"/>
                <w:szCs w:val="16"/>
              </w:rPr>
              <w:t>Promotion Service (M4)</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1204434" w14:textId="77777777" w:rsidR="00712FC2" w:rsidRPr="006F05D7" w:rsidRDefault="64DF27F4" w:rsidP="45CFC72E">
            <w:pPr>
              <w:spacing w:line="249" w:lineRule="auto"/>
              <w:rPr>
                <w:sz w:val="16"/>
                <w:szCs w:val="16"/>
              </w:rPr>
            </w:pPr>
            <w:r w:rsidRPr="006F05D7">
              <w:rPr>
                <w:sz w:val="16"/>
                <w:szCs w:val="16"/>
              </w:rPr>
              <w:t>Idempotent transfer of the original file stream to the target library and write-back of item ID, URL and version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DE54E3D" w14:textId="77777777" w:rsidR="00712FC2" w:rsidRPr="006F05D7" w:rsidRDefault="64DF27F4" w:rsidP="45CFC72E">
            <w:pPr>
              <w:spacing w:line="249" w:lineRule="auto"/>
              <w:rPr>
                <w:sz w:val="16"/>
                <w:szCs w:val="16"/>
              </w:rPr>
            </w:pPr>
            <w:r w:rsidRPr="006F05D7">
              <w:rPr>
                <w:sz w:val="16"/>
                <w:szCs w:val="16"/>
              </w:rPr>
              <w:t>Microsoft Graph, SharePoint Online, Entra managed identity</w:t>
            </w:r>
          </w:p>
        </w:tc>
      </w:tr>
      <w:tr w:rsidR="00712FC2" w14:paraId="4A05D739"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D6C5E01" w14:textId="77777777" w:rsidR="00712FC2" w:rsidRPr="00ED3F33" w:rsidRDefault="64DF27F4" w:rsidP="45CFC72E">
            <w:pPr>
              <w:spacing w:line="249" w:lineRule="auto"/>
              <w:rPr>
                <w:b/>
                <w:bCs/>
                <w:color w:val="0E1330"/>
                <w:sz w:val="16"/>
                <w:szCs w:val="16"/>
              </w:rPr>
            </w:pPr>
            <w:r w:rsidRPr="00ED3F33">
              <w:rPr>
                <w:b/>
                <w:bCs/>
                <w:color w:val="0E1330"/>
                <w:sz w:val="16"/>
                <w:szCs w:val="16"/>
              </w:rPr>
              <w:t>Staging Lifecycle Service (M5)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15F32DD" w14:textId="77777777" w:rsidR="00712FC2" w:rsidRPr="006F05D7" w:rsidRDefault="64DF27F4" w:rsidP="45CFC72E">
            <w:pPr>
              <w:spacing w:line="249" w:lineRule="auto"/>
              <w:rPr>
                <w:sz w:val="16"/>
                <w:szCs w:val="16"/>
              </w:rPr>
            </w:pPr>
            <w:r w:rsidRPr="006F05D7">
              <w:rPr>
                <w:sz w:val="16"/>
                <w:szCs w:val="16"/>
              </w:rPr>
              <w:t>Purge, retain or move the staging copy after publication; replay failed promotions</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C2F34B5" w14:textId="77777777" w:rsidR="00712FC2" w:rsidRPr="006F05D7" w:rsidRDefault="64DF27F4" w:rsidP="45CFC72E">
            <w:pPr>
              <w:spacing w:line="249" w:lineRule="auto"/>
              <w:rPr>
                <w:sz w:val="16"/>
                <w:szCs w:val="16"/>
              </w:rPr>
            </w:pPr>
            <w:r w:rsidRPr="006F05D7">
              <w:rPr>
                <w:sz w:val="16"/>
                <w:szCs w:val="16"/>
              </w:rPr>
              <w:t>Azure Blob lifecycle rules, Azure Functions</w:t>
            </w:r>
          </w:p>
        </w:tc>
      </w:tr>
      <w:tr w:rsidR="00712FC2" w14:paraId="76DEDD80"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5D1E8CE2" w14:textId="2FB729A2" w:rsidR="00712FC2" w:rsidRPr="00ED3F33" w:rsidRDefault="0028069C" w:rsidP="45CFC72E">
            <w:pPr>
              <w:spacing w:line="249" w:lineRule="auto"/>
              <w:rPr>
                <w:b/>
                <w:bCs/>
                <w:color w:val="0E1330"/>
                <w:sz w:val="16"/>
                <w:szCs w:val="16"/>
              </w:rPr>
            </w:pPr>
            <w:r>
              <w:rPr>
                <w:b/>
                <w:bCs/>
                <w:color w:val="0E1330"/>
                <w:sz w:val="16"/>
                <w:szCs w:val="16"/>
              </w:rPr>
              <w:lastRenderedPageBreak/>
              <w:t>document indexing</w:t>
            </w:r>
            <w:r w:rsidR="64DF27F4" w:rsidRPr="00ED3F33">
              <w:rPr>
                <w:b/>
                <w:bCs/>
                <w:color w:val="0E1330"/>
                <w:sz w:val="16"/>
                <w:szCs w:val="16"/>
              </w:rPr>
              <w:t xml:space="preserve"> </w:t>
            </w:r>
            <w:proofErr w:type="spellStart"/>
            <w:r w:rsidR="64DF27F4" w:rsidRPr="00ED3F33">
              <w:rPr>
                <w:b/>
                <w:bCs/>
                <w:color w:val="0E1330"/>
                <w:sz w:val="16"/>
                <w:szCs w:val="16"/>
              </w:rPr>
              <w:t>Indexing</w:t>
            </w:r>
            <w:proofErr w:type="spellEnd"/>
            <w:r w:rsidR="64DF27F4" w:rsidRPr="00ED3F33">
              <w:rPr>
                <w:b/>
                <w:bCs/>
                <w:color w:val="0E1330"/>
                <w:sz w:val="16"/>
                <w:szCs w:val="16"/>
              </w:rPr>
              <w:t xml:space="preserve"> Service (M6)</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780F9882" w14:textId="725F8865" w:rsidR="00712FC2" w:rsidRPr="006F05D7" w:rsidRDefault="00106196" w:rsidP="45CFC72E">
            <w:pPr>
              <w:spacing w:line="249" w:lineRule="auto"/>
              <w:rPr>
                <w:sz w:val="16"/>
                <w:szCs w:val="16"/>
              </w:rPr>
            </w:pPr>
            <w:r>
              <w:rPr>
                <w:sz w:val="16"/>
                <w:szCs w:val="16"/>
              </w:rPr>
              <w:t>Scheduled batch enrichment, chunking, and indexing of published documents only</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095AAE56" w14:textId="6D6A4A1C" w:rsidR="00712FC2" w:rsidRPr="006F05D7" w:rsidRDefault="00106196" w:rsidP="45CFC72E">
            <w:pPr>
              <w:spacing w:line="249" w:lineRule="auto"/>
              <w:rPr>
                <w:sz w:val="16"/>
                <w:szCs w:val="16"/>
              </w:rPr>
            </w:pPr>
            <w:r>
              <w:rPr>
                <w:sz w:val="16"/>
                <w:szCs w:val="16"/>
              </w:rPr>
              <w:t>Azure metadata and full-text search, Service, SharePoint Online, Azure SQL</w:t>
            </w:r>
          </w:p>
        </w:tc>
      </w:tr>
      <w:tr w:rsidR="00712FC2" w14:paraId="2CE0BF8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E4638C" w14:textId="77777777" w:rsidR="00712FC2" w:rsidRPr="00ED3F33" w:rsidRDefault="64DF27F4" w:rsidP="45CFC72E">
            <w:pPr>
              <w:spacing w:line="249" w:lineRule="auto"/>
              <w:rPr>
                <w:b/>
                <w:bCs/>
                <w:color w:val="0E1330"/>
                <w:sz w:val="16"/>
                <w:szCs w:val="16"/>
              </w:rPr>
            </w:pPr>
            <w:r w:rsidRPr="00ED3F33">
              <w:rPr>
                <w:b/>
                <w:bCs/>
                <w:color w:val="0E1330"/>
                <w:sz w:val="16"/>
                <w:szCs w:val="16"/>
              </w:rPr>
              <w:t>Notification Service (M7)</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ACBC8FF" w14:textId="77777777" w:rsidR="00712FC2" w:rsidRPr="006F05D7" w:rsidRDefault="64DF27F4" w:rsidP="45CFC72E">
            <w:pPr>
              <w:spacing w:line="249" w:lineRule="auto"/>
              <w:rPr>
                <w:sz w:val="16"/>
                <w:szCs w:val="16"/>
              </w:rPr>
            </w:pPr>
            <w:r w:rsidRPr="006F05D7">
              <w:rPr>
                <w:sz w:val="16"/>
                <w:szCs w:val="16"/>
              </w:rPr>
              <w:t>Event fan-out, batching, quiet hours and multi-channel delivery</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6EAE85A" w14:textId="77777777" w:rsidR="00712FC2" w:rsidRPr="006F05D7" w:rsidRDefault="64DF27F4" w:rsidP="45CFC72E">
            <w:pPr>
              <w:spacing w:line="249" w:lineRule="auto"/>
              <w:rPr>
                <w:sz w:val="16"/>
                <w:szCs w:val="16"/>
              </w:rPr>
            </w:pPr>
            <w:r w:rsidRPr="006F05D7">
              <w:rPr>
                <w:sz w:val="16"/>
                <w:szCs w:val="16"/>
              </w:rPr>
              <w:t>Azure SignalR, Azure Communication Services, Microsoft Graph</w:t>
            </w:r>
          </w:p>
        </w:tc>
      </w:tr>
      <w:tr w:rsidR="00712FC2" w14:paraId="78DD561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51F869D" w14:textId="77777777" w:rsidR="00712FC2" w:rsidRPr="00ED3F33" w:rsidRDefault="64DF27F4" w:rsidP="45CFC72E">
            <w:pPr>
              <w:spacing w:line="249" w:lineRule="auto"/>
              <w:rPr>
                <w:b/>
                <w:bCs/>
                <w:color w:val="0E1330"/>
                <w:sz w:val="16"/>
                <w:szCs w:val="16"/>
              </w:rPr>
            </w:pPr>
            <w:r w:rsidRPr="00ED3F33">
              <w:rPr>
                <w:b/>
                <w:bCs/>
                <w:color w:val="0E1330"/>
                <w:sz w:val="16"/>
                <w:szCs w:val="16"/>
              </w:rPr>
              <w:t>Access Control Service (M12)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57C0B33" w14:textId="77777777" w:rsidR="00712FC2" w:rsidRPr="006F05D7" w:rsidRDefault="64DF27F4" w:rsidP="45CFC72E">
            <w:pPr>
              <w:spacing w:line="249" w:lineRule="auto"/>
              <w:rPr>
                <w:sz w:val="16"/>
                <w:szCs w:val="16"/>
              </w:rPr>
            </w:pPr>
            <w:r w:rsidRPr="006F05D7">
              <w:rPr>
                <w:sz w:val="16"/>
                <w:szCs w:val="16"/>
              </w:rPr>
              <w:t>Evaluates RBAC + ABAC effective permission before any read, download or content operation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2C69F62" w14:textId="77777777" w:rsidR="00712FC2" w:rsidRPr="006F05D7" w:rsidRDefault="64DF27F4" w:rsidP="45CFC72E">
            <w:pPr>
              <w:spacing w:line="249" w:lineRule="auto"/>
              <w:rPr>
                <w:sz w:val="16"/>
                <w:szCs w:val="16"/>
              </w:rPr>
            </w:pPr>
            <w:r w:rsidRPr="006F05D7">
              <w:rPr>
                <w:sz w:val="16"/>
                <w:szCs w:val="16"/>
              </w:rPr>
              <w:t>Microsoft Entra ID, Azure SQL policy store</w:t>
            </w:r>
          </w:p>
        </w:tc>
      </w:tr>
      <w:tr w:rsidR="00712FC2" w14:paraId="7AB41E97" w14:textId="77777777" w:rsidTr="00615701">
        <w:trPr>
          <w:trHeight w:val="750"/>
        </w:trPr>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3D2C0A" w14:textId="77777777" w:rsidR="00712FC2" w:rsidRPr="00ED3F33" w:rsidRDefault="64DF27F4" w:rsidP="45CFC72E">
            <w:pPr>
              <w:spacing w:line="249" w:lineRule="auto"/>
              <w:rPr>
                <w:b/>
                <w:bCs/>
                <w:color w:val="0E1330"/>
                <w:sz w:val="16"/>
                <w:szCs w:val="16"/>
              </w:rPr>
            </w:pPr>
            <w:r w:rsidRPr="00ED3F33">
              <w:rPr>
                <w:b/>
                <w:bCs/>
                <w:color w:val="0E1330"/>
                <w:sz w:val="16"/>
                <w:szCs w:val="16"/>
              </w:rPr>
              <w:t>Admin, Reporting &amp; Audit (M13–M15)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6BCF5A91" w14:textId="41FA391C" w:rsidR="00712FC2" w:rsidRPr="006F05D7" w:rsidRDefault="64DF27F4" w:rsidP="45CFC72E">
            <w:pPr>
              <w:spacing w:line="249" w:lineRule="auto"/>
              <w:rPr>
                <w:sz w:val="16"/>
                <w:szCs w:val="16"/>
              </w:rPr>
            </w:pPr>
            <w:r w:rsidRPr="006F05D7">
              <w:rPr>
                <w:sz w:val="16"/>
                <w:szCs w:val="16"/>
              </w:rPr>
              <w:t>No-code configuration, dashboards and tamper-evident audit trail</w:t>
            </w:r>
            <w:r w:rsidR="45CFC72E" w:rsidRPr="006F05D7">
              <w:t>;</w:t>
            </w:r>
            <w:r w:rsidR="4C350305" w:rsidRPr="006F05D7">
              <w:rPr>
                <w:rFonts w:ascii="Calibri" w:eastAsia="Calibri" w:hAnsi="Calibri" w:cs="Calibri"/>
                <w:color w:val="008080"/>
                <w:sz w:val="22"/>
                <w:szCs w:val="22"/>
              </w:rPr>
              <w:t xml:space="preserve"> </w:t>
            </w:r>
            <w:r w:rsidR="4C350305" w:rsidRPr="006F05D7">
              <w:rPr>
                <w:sz w:val="16"/>
                <w:szCs w:val="16"/>
              </w:rPr>
              <w:t>now includes the approval-level designer and the per-document comment/version thread</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CD24BD7" w14:textId="11CBBC01" w:rsidR="00712FC2" w:rsidRPr="006F05D7" w:rsidRDefault="00106196" w:rsidP="45CFC72E">
            <w:pPr>
              <w:spacing w:line="249" w:lineRule="auto"/>
              <w:rPr>
                <w:sz w:val="16"/>
                <w:szCs w:val="16"/>
              </w:rPr>
            </w:pPr>
            <w:r>
              <w:rPr>
                <w:sz w:val="16"/>
                <w:szCs w:val="16"/>
              </w:rPr>
              <w:t xml:space="preserve">Azure SQL, </w:t>
            </w:r>
            <w:proofErr w:type="spellStart"/>
            <w:r>
              <w:rPr>
                <w:sz w:val="16"/>
                <w:szCs w:val="16"/>
              </w:rPr>
              <w:t>Docaya</w:t>
            </w:r>
            <w:proofErr w:type="spellEnd"/>
            <w:r>
              <w:rPr>
                <w:sz w:val="16"/>
                <w:szCs w:val="16"/>
              </w:rPr>
              <w:t xml:space="preserve"> native reporting module, Azure Monitor, Microsoft Purview</w:t>
            </w:r>
          </w:p>
        </w:tc>
      </w:tr>
    </w:tbl>
    <w:p w14:paraId="12A48504" w14:textId="77777777" w:rsidR="00712FC2" w:rsidRDefault="00712FC2">
      <w:pPr>
        <w:rPr>
          <w:kern w:val="2"/>
          <w14:ligatures w14:val="standardContextual"/>
        </w:rPr>
      </w:pPr>
    </w:p>
    <w:p w14:paraId="47CA6185" w14:textId="77777777" w:rsidR="00894A95" w:rsidRDefault="08A3C276">
      <w:pPr>
        <w:spacing w:before="60" w:after="40"/>
        <w:jc w:val="center"/>
        <w:rPr>
          <w:kern w:val="2"/>
          <w14:ligatures w14:val="standardContextual"/>
        </w:rPr>
      </w:pPr>
      <w:r>
        <w:rPr>
          <w:noProof/>
        </w:rPr>
        <w:drawing>
          <wp:inline distT="0" distB="0" distL="0" distR="0" wp14:anchorId="3A0BFE7D" wp14:editId="6D266991">
            <wp:extent cx="6400800" cy="4280535"/>
            <wp:effectExtent l="0" t="0" r="0" b="5715"/>
            <wp:docPr id="1911575919" name="Picture 19115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3F0F2CFC" w14:textId="0259167C" w:rsidR="00894A95" w:rsidRPr="00ED3F33" w:rsidRDefault="08A3C276" w:rsidP="45CFC72E">
      <w:pPr>
        <w:spacing w:before="40" w:after="160"/>
        <w:jc w:val="center"/>
        <w:rPr>
          <w:i/>
          <w:iCs/>
          <w:color w:val="6B3FD4"/>
          <w:kern w:val="2"/>
          <w:sz w:val="16"/>
          <w:szCs w:val="16"/>
          <w14:ligatures w14:val="standardContextual"/>
        </w:rPr>
      </w:pPr>
      <w:r w:rsidRPr="00ED3F33">
        <w:rPr>
          <w:i/>
          <w:iCs/>
          <w:color w:val="6B3FD4"/>
          <w:sz w:val="16"/>
          <w:szCs w:val="16"/>
        </w:rPr>
        <w:t xml:space="preserve">Figure 5 </w:t>
      </w:r>
      <w:r w:rsidR="00B94096">
        <w:rPr>
          <w:i/>
          <w:iCs/>
          <w:color w:val="6B3FD4"/>
          <w:sz w:val="16"/>
          <w:szCs w:val="16"/>
        </w:rPr>
        <w:t>-</w:t>
      </w:r>
      <w:r w:rsidRPr="00ED3F33">
        <w:rPr>
          <w:i/>
          <w:iCs/>
          <w:color w:val="6B3FD4"/>
          <w:sz w:val="16"/>
          <w:szCs w:val="16"/>
        </w:rPr>
        <w:t xml:space="preserve"> </w:t>
      </w:r>
      <w:proofErr w:type="spellStart"/>
      <w:r w:rsidRPr="00ED3F33">
        <w:rPr>
          <w:i/>
          <w:iCs/>
          <w:color w:val="6B3FD4"/>
          <w:sz w:val="16"/>
          <w:szCs w:val="16"/>
        </w:rPr>
        <w:t>Docaya</w:t>
      </w:r>
      <w:proofErr w:type="spellEnd"/>
      <w:r w:rsidRPr="00ED3F33">
        <w:rPr>
          <w:i/>
          <w:iCs/>
          <w:color w:val="6B3FD4"/>
          <w:sz w:val="16"/>
          <w:szCs w:val="16"/>
        </w:rPr>
        <w:t xml:space="preserve"> application architecture: presentation, integration, service, asynchronous and data tiers across Azure and Microsoft 365.</w:t>
      </w:r>
    </w:p>
    <w:p w14:paraId="3161E599" w14:textId="77777777" w:rsidR="00E73D4B" w:rsidRPr="006F05D7" w:rsidRDefault="03AE59B6" w:rsidP="006F05D7">
      <w:pPr>
        <w:pStyle w:val="Heading1"/>
      </w:pPr>
      <w:bookmarkStart w:id="147" w:name="_Toc1581593006"/>
      <w:bookmarkStart w:id="148" w:name="_Toc240108413"/>
      <w:bookmarkStart w:id="149" w:name="_Toc240108578"/>
      <w:r w:rsidRPr="006F05D7">
        <w:lastRenderedPageBreak/>
        <w:t>22. Non-Functional &amp; Compliance Targets</w:t>
      </w:r>
      <w:bookmarkEnd w:id="147"/>
      <w:bookmarkEnd w:id="148"/>
      <w:bookmarkEnd w:id="149"/>
    </w:p>
    <w:tbl>
      <w:tblPr>
        <w:tblW w:w="9360" w:type="dxa"/>
        <w:tblCellMar>
          <w:left w:w="10" w:type="dxa"/>
          <w:right w:w="10" w:type="dxa"/>
        </w:tblCellMar>
        <w:tblLook w:val="0020" w:firstRow="1" w:lastRow="0" w:firstColumn="0" w:lastColumn="0" w:noHBand="0" w:noVBand="0"/>
      </w:tblPr>
      <w:tblGrid>
        <w:gridCol w:w="3000"/>
        <w:gridCol w:w="6360"/>
      </w:tblGrid>
      <w:tr w:rsidR="00894A95" w14:paraId="60728032"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6CA9465" w14:textId="77777777" w:rsidR="00894A95" w:rsidRPr="006F05D7" w:rsidRDefault="08A3C276" w:rsidP="45CFC72E">
            <w:pPr>
              <w:spacing w:line="249" w:lineRule="auto"/>
              <w:rPr>
                <w:b/>
                <w:bCs/>
                <w:color w:val="FFFFFF"/>
                <w:kern w:val="2"/>
                <w:sz w:val="17"/>
                <w:szCs w:val="17"/>
                <w14:ligatures w14:val="standardContextual"/>
              </w:rPr>
            </w:pPr>
            <w:r w:rsidRPr="006F05D7">
              <w:rPr>
                <w:b/>
                <w:bCs/>
                <w:color w:val="FFFFFF"/>
                <w:sz w:val="17"/>
                <w:szCs w:val="17"/>
              </w:rPr>
              <w:t>Attribute</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4ABDE0D" w14:textId="77777777" w:rsidR="00894A95" w:rsidRPr="006F05D7" w:rsidRDefault="08A3C276" w:rsidP="45CFC72E">
            <w:pPr>
              <w:spacing w:line="249" w:lineRule="auto"/>
              <w:rPr>
                <w:b/>
                <w:bCs/>
                <w:color w:val="FFFFFF"/>
                <w:sz w:val="17"/>
                <w:szCs w:val="17"/>
              </w:rPr>
            </w:pPr>
            <w:r w:rsidRPr="006F05D7">
              <w:rPr>
                <w:b/>
                <w:bCs/>
                <w:color w:val="FFFFFF"/>
                <w:sz w:val="17"/>
                <w:szCs w:val="17"/>
              </w:rPr>
              <w:t>Target</w:t>
            </w:r>
          </w:p>
        </w:tc>
      </w:tr>
      <w:tr w:rsidR="00E73D4B" w14:paraId="6919BF0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7910A7" w14:textId="77777777" w:rsidR="00E73D4B" w:rsidRPr="00ED3F33" w:rsidRDefault="03AE59B6" w:rsidP="45CFC72E">
            <w:pPr>
              <w:spacing w:line="250" w:lineRule="auto"/>
              <w:rPr>
                <w:b/>
                <w:bCs/>
                <w:color w:val="0E1330"/>
                <w:sz w:val="16"/>
                <w:szCs w:val="16"/>
              </w:rPr>
            </w:pPr>
            <w:r w:rsidRPr="00ED3F33">
              <w:rPr>
                <w:b/>
                <w:bCs/>
                <w:color w:val="0E1330"/>
                <w:sz w:val="16"/>
                <w:szCs w:val="16"/>
              </w:rPr>
              <w:t>Availability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FD599C" w14:textId="77777777" w:rsidR="00E73D4B" w:rsidRPr="006F05D7" w:rsidRDefault="03AE59B6" w:rsidP="45CFC72E">
            <w:pPr>
              <w:spacing w:line="250" w:lineRule="auto"/>
              <w:rPr>
                <w:sz w:val="16"/>
                <w:szCs w:val="16"/>
              </w:rPr>
            </w:pPr>
            <w:r w:rsidRPr="006F05D7">
              <w:rPr>
                <w:sz w:val="16"/>
                <w:szCs w:val="16"/>
              </w:rPr>
              <w:t>99.9% baseline (higher tier by service design)</w:t>
            </w:r>
          </w:p>
        </w:tc>
      </w:tr>
      <w:tr w:rsidR="00E73D4B" w14:paraId="52B232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CA8295" w14:textId="77777777" w:rsidR="00E73D4B" w:rsidRPr="00ED3F33" w:rsidRDefault="03AE59B6" w:rsidP="45CFC72E">
            <w:pPr>
              <w:spacing w:line="250" w:lineRule="auto"/>
              <w:rPr>
                <w:b/>
                <w:bCs/>
                <w:color w:val="0E1330"/>
                <w:sz w:val="16"/>
                <w:szCs w:val="16"/>
              </w:rPr>
            </w:pPr>
            <w:r w:rsidRPr="00ED3F33">
              <w:rPr>
                <w:b/>
                <w:bCs/>
                <w:color w:val="0E1330"/>
                <w:sz w:val="16"/>
                <w:szCs w:val="16"/>
              </w:rPr>
              <w:t>Page load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2F667F" w14:textId="77777777" w:rsidR="00E73D4B" w:rsidRPr="006F05D7" w:rsidRDefault="03AE59B6" w:rsidP="45CFC72E">
            <w:pPr>
              <w:spacing w:line="250" w:lineRule="auto"/>
              <w:rPr>
                <w:sz w:val="16"/>
                <w:szCs w:val="16"/>
              </w:rPr>
            </w:pPr>
            <w:r w:rsidRPr="006F05D7">
              <w:rPr>
                <w:sz w:val="16"/>
                <w:szCs w:val="16"/>
              </w:rPr>
              <w:t>p95 &lt; 1.5 seconds</w:t>
            </w:r>
          </w:p>
        </w:tc>
      </w:tr>
      <w:tr w:rsidR="00E73D4B" w14:paraId="0DEF26F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2F3A80" w14:textId="77777777" w:rsidR="00E73D4B" w:rsidRPr="00ED3F33" w:rsidRDefault="03AE59B6" w:rsidP="45CFC72E">
            <w:pPr>
              <w:spacing w:line="250" w:lineRule="auto"/>
              <w:rPr>
                <w:b/>
                <w:bCs/>
                <w:color w:val="0E1330"/>
                <w:sz w:val="16"/>
                <w:szCs w:val="16"/>
              </w:rPr>
            </w:pPr>
            <w:r w:rsidRPr="00ED3F33">
              <w:rPr>
                <w:b/>
                <w:bCs/>
                <w:color w:val="0E1330"/>
                <w:sz w:val="16"/>
                <w:szCs w:val="16"/>
              </w:rPr>
              <w:t>Search latency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315CD1" w14:textId="77777777" w:rsidR="00E73D4B" w:rsidRPr="006F05D7" w:rsidRDefault="50542D5A" w:rsidP="45CFC72E">
            <w:pPr>
              <w:spacing w:line="250" w:lineRule="auto"/>
              <w:rPr>
                <w:sz w:val="16"/>
                <w:szCs w:val="16"/>
              </w:rPr>
            </w:pPr>
            <w:r w:rsidRPr="006F05D7">
              <w:rPr>
                <w:sz w:val="16"/>
                <w:szCs w:val="16"/>
              </w:rPr>
              <w:t>p95 &lt; 400 ms (permission-trimmed)</w:t>
            </w:r>
          </w:p>
        </w:tc>
      </w:tr>
      <w:tr w:rsidR="00E73D4B" w14:paraId="479A258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624FC0" w14:textId="77777777" w:rsidR="00E73D4B" w:rsidRPr="00ED3F33" w:rsidRDefault="03AE59B6" w:rsidP="45CFC72E">
            <w:pPr>
              <w:spacing w:line="250" w:lineRule="auto"/>
              <w:rPr>
                <w:b/>
                <w:bCs/>
                <w:color w:val="0E1330"/>
                <w:sz w:val="16"/>
                <w:szCs w:val="16"/>
              </w:rPr>
            </w:pPr>
            <w:r w:rsidRPr="00ED3F33">
              <w:rPr>
                <w:b/>
                <w:bCs/>
                <w:color w:val="0E1330"/>
                <w:sz w:val="16"/>
                <w:szCs w:val="16"/>
              </w:rPr>
              <w:t>Max file size</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121B3F" w14:textId="77777777" w:rsidR="00E73D4B" w:rsidRPr="006F05D7" w:rsidRDefault="03AE59B6" w:rsidP="45CFC72E">
            <w:pPr>
              <w:spacing w:line="250" w:lineRule="auto"/>
              <w:rPr>
                <w:sz w:val="16"/>
                <w:szCs w:val="16"/>
              </w:rPr>
            </w:pPr>
            <w:r w:rsidRPr="006F05D7">
              <w:rPr>
                <w:sz w:val="16"/>
                <w:szCs w:val="16"/>
              </w:rPr>
              <w:t>Up to 5 GB (resumable, chunked)</w:t>
            </w:r>
          </w:p>
        </w:tc>
      </w:tr>
      <w:tr w:rsidR="00E73D4B" w14:paraId="567CFC5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82A968" w14:textId="77777777" w:rsidR="00E73D4B" w:rsidRPr="00ED3F33" w:rsidRDefault="03AE59B6" w:rsidP="45CFC72E">
            <w:pPr>
              <w:spacing w:line="250" w:lineRule="auto"/>
              <w:rPr>
                <w:b/>
                <w:bCs/>
                <w:color w:val="0E1330"/>
                <w:sz w:val="16"/>
                <w:szCs w:val="16"/>
              </w:rPr>
            </w:pPr>
            <w:r w:rsidRPr="00ED3F33">
              <w:rPr>
                <w:b/>
                <w:bCs/>
                <w:color w:val="0E1330"/>
                <w:sz w:val="16"/>
                <w:szCs w:val="16"/>
              </w:rPr>
              <w:t>Recovery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C23DD" w14:textId="77777777" w:rsidR="00E73D4B" w:rsidRPr="006F05D7" w:rsidRDefault="03AE59B6" w:rsidP="45CFC72E">
            <w:pPr>
              <w:spacing w:line="250" w:lineRule="auto"/>
              <w:rPr>
                <w:sz w:val="16"/>
                <w:szCs w:val="16"/>
              </w:rPr>
            </w:pPr>
            <w:r w:rsidRPr="006F05D7">
              <w:rPr>
                <w:sz w:val="16"/>
                <w:szCs w:val="16"/>
              </w:rPr>
              <w:t>RPO ≤ 5 minutes · RTO ≤ 1 hour</w:t>
            </w:r>
          </w:p>
        </w:tc>
      </w:tr>
      <w:tr w:rsidR="00E73D4B" w14:paraId="32E0F6A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EB895C" w14:textId="77777777" w:rsidR="00E73D4B" w:rsidRPr="00ED3F33" w:rsidRDefault="03AE59B6" w:rsidP="45CFC72E">
            <w:pPr>
              <w:spacing w:line="250" w:lineRule="auto"/>
              <w:rPr>
                <w:b/>
                <w:bCs/>
                <w:color w:val="0E1330"/>
                <w:sz w:val="16"/>
                <w:szCs w:val="16"/>
              </w:rPr>
            </w:pPr>
            <w:r w:rsidRPr="00ED3F33">
              <w:rPr>
                <w:b/>
                <w:bCs/>
                <w:color w:val="0E1330"/>
                <w:sz w:val="16"/>
                <w:szCs w:val="16"/>
              </w:rPr>
              <w:t>Accessibility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13D1E92" w14:textId="77777777" w:rsidR="00E73D4B" w:rsidRPr="006F05D7" w:rsidRDefault="03AE59B6" w:rsidP="45CFC72E">
            <w:pPr>
              <w:spacing w:line="250" w:lineRule="auto"/>
              <w:rPr>
                <w:sz w:val="16"/>
                <w:szCs w:val="16"/>
              </w:rPr>
            </w:pPr>
            <w:r w:rsidRPr="006F05D7">
              <w:rPr>
                <w:sz w:val="16"/>
                <w:szCs w:val="16"/>
              </w:rPr>
              <w:t>WCAG 2.2 AA; Arabic &amp; English (RTL)</w:t>
            </w:r>
          </w:p>
        </w:tc>
      </w:tr>
      <w:tr w:rsidR="00E73D4B" w14:paraId="018C87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23ED2B" w14:textId="77777777" w:rsidR="00E73D4B" w:rsidRPr="00ED3F33" w:rsidRDefault="03AE59B6" w:rsidP="45CFC72E">
            <w:pPr>
              <w:spacing w:line="250" w:lineRule="auto"/>
              <w:rPr>
                <w:b/>
                <w:bCs/>
                <w:color w:val="0E1330"/>
                <w:sz w:val="16"/>
                <w:szCs w:val="16"/>
              </w:rPr>
            </w:pPr>
            <w:r w:rsidRPr="00ED3F33">
              <w:rPr>
                <w:b/>
                <w:bCs/>
                <w:color w:val="0E1330"/>
                <w:sz w:val="16"/>
                <w:szCs w:val="16"/>
              </w:rPr>
              <w:t>Data residency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B846C76" w14:textId="77777777" w:rsidR="00E73D4B" w:rsidRPr="006F05D7" w:rsidRDefault="03AE59B6" w:rsidP="45CFC72E">
            <w:pPr>
              <w:spacing w:line="250" w:lineRule="auto"/>
              <w:rPr>
                <w:sz w:val="16"/>
                <w:szCs w:val="16"/>
              </w:rPr>
            </w:pPr>
            <w:r w:rsidRPr="006F05D7">
              <w:rPr>
                <w:sz w:val="16"/>
                <w:szCs w:val="16"/>
              </w:rPr>
              <w:t>UAE Azure regions only</w:t>
            </w:r>
          </w:p>
        </w:tc>
      </w:tr>
      <w:tr w:rsidR="00E73D4B" w14:paraId="29003E6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ED8FF0" w14:textId="77777777" w:rsidR="00E73D4B" w:rsidRPr="00ED3F33" w:rsidRDefault="03AE59B6" w:rsidP="45CFC72E">
            <w:pPr>
              <w:spacing w:line="250" w:lineRule="auto"/>
              <w:rPr>
                <w:b/>
                <w:bCs/>
                <w:color w:val="0E1330"/>
                <w:sz w:val="16"/>
                <w:szCs w:val="16"/>
              </w:rPr>
            </w:pPr>
            <w:r w:rsidRPr="00ED3F33">
              <w:rPr>
                <w:b/>
                <w:bCs/>
                <w:color w:val="0E1330"/>
                <w:sz w:val="16"/>
                <w:szCs w:val="16"/>
              </w:rPr>
              <w:t>Security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8814A68" w14:textId="77777777" w:rsidR="00E73D4B" w:rsidRPr="006F05D7" w:rsidRDefault="03AE59B6" w:rsidP="45CFC72E">
            <w:pPr>
              <w:spacing w:line="250" w:lineRule="auto"/>
              <w:rPr>
                <w:sz w:val="16"/>
                <w:szCs w:val="16"/>
              </w:rPr>
            </w:pPr>
            <w:r w:rsidRPr="006F05D7">
              <w:rPr>
                <w:sz w:val="16"/>
                <w:szCs w:val="16"/>
              </w:rPr>
              <w:t>UAE IA standards, PDPL, ISO 27001 alignment; zero-trust, least privilege</w:t>
            </w:r>
          </w:p>
        </w:tc>
      </w:tr>
      <w:tr w:rsidR="45CFC72E" w14:paraId="3D9FCDA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D34B52" w14:textId="56B5F073" w:rsidR="45CFC72E" w:rsidRPr="00ED3F33" w:rsidRDefault="45CFC72E" w:rsidP="45CFC72E">
            <w:pPr>
              <w:spacing w:line="250" w:lineRule="auto"/>
              <w:rPr>
                <w:b/>
                <w:bCs/>
                <w:color w:val="0E1330"/>
                <w:sz w:val="16"/>
                <w:szCs w:val="16"/>
              </w:rPr>
            </w:pPr>
            <w:r w:rsidRPr="00ED3F33">
              <w:rPr>
                <w:b/>
                <w:bCs/>
                <w:color w:val="0E1330"/>
                <w:sz w:val="16"/>
                <w:szCs w:val="16"/>
              </w:rPr>
              <w:t>Change-request SLA</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B87668" w14:textId="1C6C3211" w:rsidR="45CFC72E" w:rsidRDefault="45CFC72E" w:rsidP="45CFC72E">
            <w:pPr>
              <w:spacing w:line="250" w:lineRule="auto"/>
              <w:rPr>
                <w:sz w:val="16"/>
                <w:szCs w:val="16"/>
              </w:rPr>
            </w:pPr>
            <w:r w:rsidRPr="45CFC72E">
              <w:rPr>
                <w:sz w:val="16"/>
                <w:szCs w:val="16"/>
              </w:rPr>
              <w:t>Urgent: 12 working days end-to-end · Normal: 30 working days; extensions granted by Assurance only, with a recorded reason (Section 8.6)</w:t>
            </w:r>
          </w:p>
        </w:tc>
      </w:tr>
      <w:tr w:rsidR="45CFC72E" w14:paraId="66C49E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4388F8" w14:textId="0AF76B5A" w:rsidR="45CFC72E" w:rsidRPr="00ED3F33" w:rsidRDefault="45CFC72E" w:rsidP="45CFC72E">
            <w:pPr>
              <w:spacing w:line="250" w:lineRule="auto"/>
              <w:rPr>
                <w:b/>
                <w:bCs/>
                <w:color w:val="0E1330"/>
                <w:sz w:val="16"/>
                <w:szCs w:val="16"/>
              </w:rPr>
            </w:pPr>
            <w:r w:rsidRPr="00ED3F33">
              <w:rPr>
                <w:b/>
                <w:bCs/>
                <w:color w:val="0E1330"/>
                <w:sz w:val="16"/>
                <w:szCs w:val="16"/>
              </w:rPr>
              <w:t>Review-stage transparency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9E5527B" w14:textId="07E2A3AB" w:rsidR="45CFC72E" w:rsidRDefault="45CFC72E" w:rsidP="45CFC72E">
            <w:pPr>
              <w:spacing w:line="250" w:lineRule="auto"/>
              <w:rPr>
                <w:sz w:val="16"/>
                <w:szCs w:val="16"/>
              </w:rPr>
            </w:pPr>
            <w:r w:rsidRPr="45CFC72E">
              <w:rPr>
                <w:sz w:val="16"/>
                <w:szCs w:val="16"/>
              </w:rPr>
              <w:t>Stage-level duration captured automatically; at-risk and overdue alerts raised before the target date (Sections 8.6, 19.1)</w:t>
            </w:r>
          </w:p>
        </w:tc>
      </w:tr>
    </w:tbl>
    <w:p w14:paraId="7AE1B182" w14:textId="77777777" w:rsidR="00E73D4B" w:rsidRPr="006F05D7" w:rsidRDefault="03AE59B6" w:rsidP="006F05D7">
      <w:pPr>
        <w:pStyle w:val="Heading1"/>
      </w:pPr>
      <w:bookmarkStart w:id="150" w:name="_Toc194715070"/>
      <w:bookmarkStart w:id="151" w:name="_Toc240108414"/>
      <w:bookmarkStart w:id="152" w:name="_Toc240108579"/>
      <w:r w:rsidRPr="006F05D7">
        <w:t>23. Delivery Roadmap</w:t>
      </w:r>
      <w:bookmarkEnd w:id="150"/>
      <w:bookmarkEnd w:id="151"/>
      <w:bookmarkEnd w:id="152"/>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1300"/>
        <w:gridCol w:w="6360"/>
        <w:gridCol w:w="1700"/>
      </w:tblGrid>
      <w:tr w:rsidR="00894A95" w:rsidRPr="00B94096" w14:paraId="199C15D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Borders>
              <w:bottom w:val="none" w:sz="0" w:space="0" w:color="auto"/>
            </w:tcBorders>
            <w:shd w:val="clear" w:color="17365D" w:fill="17365D"/>
            <w:hideMark/>
          </w:tcPr>
          <w:p w14:paraId="30EF6233" w14:textId="77777777" w:rsidR="00894A95" w:rsidRPr="00B94096" w:rsidRDefault="08A3C276" w:rsidP="45CFC72E">
            <w:pPr>
              <w:spacing w:line="249" w:lineRule="auto"/>
              <w:rPr>
                <w:bCs w:val="0"/>
                <w:color w:val="FFFFFF"/>
                <w:kern w:val="2"/>
                <w:sz w:val="18"/>
                <w:szCs w:val="17"/>
                <w14:ligatures w14:val="standardContextual"/>
              </w:rPr>
            </w:pPr>
            <w:r w:rsidRPr="00B94096">
              <w:rPr>
                <w:color w:val="FFFFFF"/>
                <w:sz w:val="18"/>
                <w:szCs w:val="17"/>
              </w:rPr>
              <w:t>Phase</w:t>
            </w:r>
          </w:p>
        </w:tc>
        <w:tc>
          <w:tcPr>
            <w:tcW w:w="6360" w:type="dxa"/>
            <w:tcBorders>
              <w:bottom w:val="none" w:sz="0" w:space="0" w:color="auto"/>
            </w:tcBorders>
            <w:shd w:val="clear" w:color="17365D" w:fill="17365D"/>
            <w:hideMark/>
          </w:tcPr>
          <w:p w14:paraId="6A971631"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sidRPr="00B94096">
              <w:rPr>
                <w:color w:val="FFFFFF"/>
                <w:sz w:val="18"/>
                <w:szCs w:val="17"/>
              </w:rPr>
              <w:t>Scope</w:t>
            </w:r>
          </w:p>
        </w:tc>
        <w:tc>
          <w:tcPr>
            <w:tcW w:w="1700" w:type="dxa"/>
            <w:tcBorders>
              <w:bottom w:val="none" w:sz="0" w:space="0" w:color="auto"/>
            </w:tcBorders>
            <w:shd w:val="clear" w:color="17365D" w:fill="17365D"/>
            <w:hideMark/>
          </w:tcPr>
          <w:p w14:paraId="413B439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sidRPr="00B94096">
              <w:rPr>
                <w:color w:val="FFFFFF"/>
                <w:sz w:val="18"/>
                <w:szCs w:val="17"/>
              </w:rPr>
              <w:t>Indicative timeline</w:t>
            </w:r>
          </w:p>
        </w:tc>
      </w:tr>
      <w:tr w:rsidR="00E73D4B" w:rsidRPr="00B94096" w14:paraId="50A8096D"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F45ECA9" w14:textId="77777777" w:rsidR="00E73D4B" w:rsidRPr="00B94096" w:rsidRDefault="03AE59B6" w:rsidP="45CFC72E">
            <w:pPr>
              <w:spacing w:line="250" w:lineRule="auto"/>
              <w:rPr>
                <w:b w:val="0"/>
                <w:bCs w:val="0"/>
                <w:color w:val="0E1330"/>
                <w:sz w:val="18"/>
                <w:szCs w:val="16"/>
              </w:rPr>
            </w:pPr>
            <w:r w:rsidRPr="00B94096">
              <w:rPr>
                <w:color w:val="0E1330"/>
                <w:sz w:val="18"/>
                <w:szCs w:val="16"/>
              </w:rPr>
              <w:t>MVP</w:t>
            </w:r>
          </w:p>
        </w:tc>
        <w:tc>
          <w:tcPr>
            <w:tcW w:w="6360" w:type="dxa"/>
          </w:tcPr>
          <w:p w14:paraId="489F1E4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UAE PASS SSO, capture→staging, classification, approval, promotion, versioning</w:t>
            </w:r>
          </w:p>
        </w:tc>
        <w:tc>
          <w:tcPr>
            <w:tcW w:w="1700" w:type="dxa"/>
          </w:tcPr>
          <w:p w14:paraId="5092137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Months 1–5</w:t>
            </w:r>
          </w:p>
        </w:tc>
      </w:tr>
      <w:tr w:rsidR="00E73D4B" w:rsidRPr="00B94096" w14:paraId="73F90113" w14:textId="77777777" w:rsidTr="00B94096">
        <w:tc>
          <w:tcPr>
            <w:cnfStyle w:val="001000000000" w:firstRow="0" w:lastRow="0" w:firstColumn="1" w:lastColumn="0" w:oddVBand="0" w:evenVBand="0" w:oddHBand="0" w:evenHBand="0" w:firstRowFirstColumn="0" w:firstRowLastColumn="0" w:lastRowFirstColumn="0" w:lastRowLastColumn="0"/>
            <w:tcW w:w="1300" w:type="dxa"/>
          </w:tcPr>
          <w:p w14:paraId="25C8A97C" w14:textId="77777777" w:rsidR="00E73D4B" w:rsidRPr="00B94096" w:rsidRDefault="03AE59B6" w:rsidP="45CFC72E">
            <w:pPr>
              <w:spacing w:line="250" w:lineRule="auto"/>
              <w:rPr>
                <w:b w:val="0"/>
                <w:bCs w:val="0"/>
                <w:color w:val="0E1330"/>
                <w:sz w:val="18"/>
                <w:szCs w:val="16"/>
              </w:rPr>
            </w:pPr>
            <w:r w:rsidRPr="00B94096">
              <w:rPr>
                <w:color w:val="0E1330"/>
                <w:sz w:val="18"/>
                <w:szCs w:val="16"/>
              </w:rPr>
              <w:t>V1</w:t>
            </w:r>
          </w:p>
        </w:tc>
        <w:tc>
          <w:tcPr>
            <w:tcW w:w="6360" w:type="dxa"/>
          </w:tcPr>
          <w:p w14:paraId="589969F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Notification Center, Admin Center, correspondence, search, reporting</w:t>
            </w:r>
          </w:p>
        </w:tc>
        <w:tc>
          <w:tcPr>
            <w:tcW w:w="1700" w:type="dxa"/>
          </w:tcPr>
          <w:p w14:paraId="00BB922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Months 5–8</w:t>
            </w:r>
          </w:p>
        </w:tc>
      </w:tr>
      <w:tr w:rsidR="00E73D4B" w:rsidRPr="00B94096" w14:paraId="4D74F4C8"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7FA01D8" w14:textId="77777777" w:rsidR="00E73D4B" w:rsidRPr="00B94096" w:rsidRDefault="03AE59B6" w:rsidP="45CFC72E">
            <w:pPr>
              <w:spacing w:line="250" w:lineRule="auto"/>
              <w:rPr>
                <w:b w:val="0"/>
                <w:bCs w:val="0"/>
                <w:color w:val="0E1330"/>
                <w:sz w:val="18"/>
                <w:szCs w:val="16"/>
              </w:rPr>
            </w:pPr>
            <w:r w:rsidRPr="00B94096">
              <w:rPr>
                <w:color w:val="0E1330"/>
                <w:sz w:val="18"/>
                <w:szCs w:val="16"/>
              </w:rPr>
              <w:t>V2</w:t>
            </w:r>
          </w:p>
        </w:tc>
        <w:tc>
          <w:tcPr>
            <w:tcW w:w="6360" w:type="dxa"/>
          </w:tcPr>
          <w:p w14:paraId="45BE97C5" w14:textId="01B5EDE8" w:rsidR="00E73D4B" w:rsidRPr="00B94096" w:rsidRDefault="0010619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permission-trimmed metadata and full-text/source-text search, retention/legal hold, analytics, integrations</w:t>
            </w:r>
          </w:p>
        </w:tc>
        <w:tc>
          <w:tcPr>
            <w:tcW w:w="1700" w:type="dxa"/>
          </w:tcPr>
          <w:p w14:paraId="4EF5C9D6"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Months 9–12</w:t>
            </w:r>
          </w:p>
        </w:tc>
      </w:tr>
    </w:tbl>
    <w:p w14:paraId="76536F61" w14:textId="20DA1A4E" w:rsidR="5BA34F8B" w:rsidRPr="00ED3F33" w:rsidRDefault="5BA34F8B" w:rsidP="00ED3F33">
      <w:pPr>
        <w:pStyle w:val="ListParagraph"/>
        <w:numPr>
          <w:ilvl w:val="0"/>
          <w:numId w:val="12"/>
        </w:numPr>
        <w:spacing w:after="60" w:line="260" w:lineRule="auto"/>
      </w:pPr>
      <w:r w:rsidRPr="00ED3F33">
        <w:t xml:space="preserve">V1 scope (NEW addition) </w:t>
      </w:r>
      <w:r w:rsidR="00B94096">
        <w:t>-</w:t>
      </w:r>
      <w:r w:rsidRPr="00ED3F33">
        <w:t xml:space="preserve"> configurable multi-level review chain, threaded comments, change-request SLA engine, and department/standard navigation are targeted for V1 alongside the Admin Center, since they extend the same modules (M3, M10, M13).</w:t>
      </w:r>
    </w:p>
    <w:p w14:paraId="3712168C" w14:textId="7766E878" w:rsidR="5BA34F8B" w:rsidRPr="00ED3F33" w:rsidRDefault="5BA34F8B" w:rsidP="00ED3F33">
      <w:pPr>
        <w:pStyle w:val="ListParagraph"/>
        <w:numPr>
          <w:ilvl w:val="0"/>
          <w:numId w:val="12"/>
        </w:numPr>
        <w:spacing w:after="60" w:line="260" w:lineRule="auto"/>
      </w:pPr>
      <w:r w:rsidRPr="00ED3F33">
        <w:t xml:space="preserve">V2 scope (NEW addition) </w:t>
      </w:r>
      <w:r w:rsidR="00B94096">
        <w:t>-</w:t>
      </w:r>
      <w:r w:rsidRPr="00ED3F33">
        <w:t xml:space="preserve"> the four change-request </w:t>
      </w:r>
      <w:proofErr w:type="spellStart"/>
      <w:r w:rsidR="0028069C">
        <w:t>Docaya</w:t>
      </w:r>
      <w:proofErr w:type="spellEnd"/>
      <w:r w:rsidR="0028069C">
        <w:t xml:space="preserve"> native in-application reports and analytics</w:t>
      </w:r>
      <w:r w:rsidRPr="00ED3F33">
        <w:t xml:space="preserve"> (Section 19.1) are targeted for V2 alongside the existing analytics scope.</w:t>
      </w:r>
    </w:p>
    <w:p w14:paraId="22F7CFA2" w14:textId="77777777" w:rsidR="00E73D4B" w:rsidRPr="006F05D7" w:rsidRDefault="03AE59B6" w:rsidP="006F05D7">
      <w:pPr>
        <w:pStyle w:val="Heading1"/>
      </w:pPr>
      <w:bookmarkStart w:id="153" w:name="_Toc958432956"/>
      <w:bookmarkStart w:id="154" w:name="_Toc240108415"/>
      <w:bookmarkStart w:id="155" w:name="_Toc240108580"/>
      <w:r w:rsidRPr="006F05D7">
        <w:t>24. Assumptions, Decisions &amp; Next Steps</w:t>
      </w:r>
      <w:bookmarkEnd w:id="153"/>
      <w:bookmarkEnd w:id="154"/>
      <w:bookmarkEnd w:id="155"/>
    </w:p>
    <w:p w14:paraId="708DA9E3" w14:textId="77777777" w:rsidR="00E73D4B" w:rsidRPr="006F05D7" w:rsidRDefault="03AE59B6" w:rsidP="006F05D7">
      <w:pPr>
        <w:pStyle w:val="Heading2"/>
      </w:pPr>
      <w:bookmarkStart w:id="156" w:name="_Toc708720338"/>
      <w:bookmarkStart w:id="157" w:name="_Toc240108416"/>
      <w:bookmarkStart w:id="158" w:name="_Toc240108581"/>
      <w:r w:rsidRPr="006F05D7">
        <w:t>24.1 Key Design Decisions</w:t>
      </w:r>
      <w:bookmarkEnd w:id="156"/>
      <w:bookmarkEnd w:id="157"/>
      <w:bookmarkEnd w:id="158"/>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640"/>
        <w:gridCol w:w="7020"/>
        <w:gridCol w:w="1700"/>
      </w:tblGrid>
      <w:tr w:rsidR="00894A95" w:rsidRPr="00B94096" w14:paraId="5611503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tcBorders>
              <w:bottom w:val="none" w:sz="0" w:space="0" w:color="auto"/>
            </w:tcBorders>
            <w:shd w:val="clear" w:color="5B4B8A" w:fill="5B4B8A"/>
            <w:hideMark/>
          </w:tcPr>
          <w:p w14:paraId="60BCF790" w14:textId="77777777" w:rsidR="00894A95" w:rsidRPr="00B94096" w:rsidRDefault="08A3C276" w:rsidP="45CFC72E">
            <w:pPr>
              <w:spacing w:line="249" w:lineRule="auto"/>
              <w:rPr>
                <w:bCs w:val="0"/>
                <w:color w:val="FFFFFF"/>
                <w:kern w:val="2"/>
                <w:sz w:val="18"/>
                <w:szCs w:val="17"/>
                <w14:ligatures w14:val="standardContextual"/>
              </w:rPr>
            </w:pPr>
            <w:r w:rsidRPr="00B94096">
              <w:rPr>
                <w:color w:val="FFFFFF"/>
                <w:sz w:val="18"/>
                <w:szCs w:val="17"/>
              </w:rPr>
              <w:t>ID</w:t>
            </w:r>
          </w:p>
        </w:tc>
        <w:tc>
          <w:tcPr>
            <w:tcW w:w="7020" w:type="dxa"/>
            <w:tcBorders>
              <w:bottom w:val="none" w:sz="0" w:space="0" w:color="auto"/>
            </w:tcBorders>
            <w:shd w:val="clear" w:color="5B4B8A" w:fill="5B4B8A"/>
            <w:hideMark/>
          </w:tcPr>
          <w:p w14:paraId="4C722747"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sidRPr="00B94096">
              <w:rPr>
                <w:color w:val="FFFFFF"/>
                <w:sz w:val="18"/>
                <w:szCs w:val="17"/>
              </w:rPr>
              <w:t>Decision</w:t>
            </w:r>
          </w:p>
        </w:tc>
        <w:tc>
          <w:tcPr>
            <w:tcW w:w="1700" w:type="dxa"/>
            <w:tcBorders>
              <w:bottom w:val="none" w:sz="0" w:space="0" w:color="auto"/>
            </w:tcBorders>
            <w:shd w:val="clear" w:color="5B4B8A" w:fill="5B4B8A"/>
            <w:hideMark/>
          </w:tcPr>
          <w:p w14:paraId="5259B21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sidRPr="00B94096">
              <w:rPr>
                <w:color w:val="FFFFFF"/>
                <w:sz w:val="18"/>
                <w:szCs w:val="17"/>
              </w:rPr>
              <w:t>Status</w:t>
            </w:r>
          </w:p>
        </w:tc>
      </w:tr>
      <w:tr w:rsidR="00E73D4B" w:rsidRPr="00B94096" w14:paraId="0AA5E186"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C34859" w14:textId="77777777" w:rsidR="00E73D4B" w:rsidRPr="00B94096" w:rsidRDefault="03AE59B6" w:rsidP="45CFC72E">
            <w:pPr>
              <w:spacing w:line="250" w:lineRule="auto"/>
              <w:rPr>
                <w:b w:val="0"/>
                <w:color w:val="0E1330"/>
                <w:sz w:val="18"/>
                <w:szCs w:val="16"/>
              </w:rPr>
            </w:pPr>
            <w:r w:rsidRPr="00B94096">
              <w:rPr>
                <w:color w:val="0E1330"/>
                <w:sz w:val="18"/>
                <w:szCs w:val="16"/>
              </w:rPr>
              <w:t>D1</w:t>
            </w:r>
          </w:p>
        </w:tc>
        <w:tc>
          <w:tcPr>
            <w:tcW w:w="7020" w:type="dxa"/>
          </w:tcPr>
          <w:p w14:paraId="51EBED3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SharePoint Online remains the published system of record</w:t>
            </w:r>
          </w:p>
        </w:tc>
        <w:tc>
          <w:tcPr>
            <w:tcW w:w="1700" w:type="dxa"/>
          </w:tcPr>
          <w:p w14:paraId="7A60427B"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Accepted</w:t>
            </w:r>
          </w:p>
        </w:tc>
      </w:tr>
      <w:tr w:rsidR="00E73D4B" w:rsidRPr="00B94096" w14:paraId="42BF3A9B"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38387C56" w14:textId="77777777" w:rsidR="00E73D4B" w:rsidRPr="00B94096" w:rsidRDefault="03AE59B6" w:rsidP="45CFC72E">
            <w:pPr>
              <w:spacing w:line="250" w:lineRule="auto"/>
              <w:rPr>
                <w:b w:val="0"/>
                <w:color w:val="0E1330"/>
                <w:sz w:val="18"/>
                <w:szCs w:val="16"/>
              </w:rPr>
            </w:pPr>
            <w:r w:rsidRPr="00B94096">
              <w:rPr>
                <w:color w:val="0E1330"/>
                <w:sz w:val="18"/>
                <w:szCs w:val="16"/>
              </w:rPr>
              <w:t>D2</w:t>
            </w:r>
          </w:p>
        </w:tc>
        <w:tc>
          <w:tcPr>
            <w:tcW w:w="7020" w:type="dxa"/>
          </w:tcPr>
          <w:p w14:paraId="3EFE19E4"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All content follows staging → classify → approve → promote</w:t>
            </w:r>
          </w:p>
        </w:tc>
        <w:tc>
          <w:tcPr>
            <w:tcW w:w="1700" w:type="dxa"/>
          </w:tcPr>
          <w:p w14:paraId="3B9CC8AF"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Accepted</w:t>
            </w:r>
          </w:p>
        </w:tc>
      </w:tr>
      <w:tr w:rsidR="00E73D4B" w:rsidRPr="00B94096" w14:paraId="05AA460C"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2844F9" w14:textId="77777777" w:rsidR="00E73D4B" w:rsidRPr="00B94096" w:rsidRDefault="03AE59B6" w:rsidP="45CFC72E">
            <w:pPr>
              <w:spacing w:line="250" w:lineRule="auto"/>
              <w:rPr>
                <w:b w:val="0"/>
                <w:color w:val="0E1330"/>
                <w:sz w:val="18"/>
                <w:szCs w:val="16"/>
              </w:rPr>
            </w:pPr>
            <w:r w:rsidRPr="00B94096">
              <w:rPr>
                <w:color w:val="0E1330"/>
                <w:sz w:val="18"/>
                <w:szCs w:val="16"/>
              </w:rPr>
              <w:lastRenderedPageBreak/>
              <w:t>D3</w:t>
            </w:r>
          </w:p>
        </w:tc>
        <w:tc>
          <w:tcPr>
            <w:tcW w:w="7020" w:type="dxa"/>
          </w:tcPr>
          <w:p w14:paraId="732DA65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UAE PASS federated to Entra ID is the primary SSO</w:t>
            </w:r>
          </w:p>
        </w:tc>
        <w:tc>
          <w:tcPr>
            <w:tcW w:w="1700" w:type="dxa"/>
          </w:tcPr>
          <w:p w14:paraId="00988CEA"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Accepted</w:t>
            </w:r>
          </w:p>
        </w:tc>
      </w:tr>
      <w:tr w:rsidR="00E73D4B" w:rsidRPr="00B94096" w14:paraId="4F919221"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57583F6F" w14:textId="77777777" w:rsidR="00E73D4B" w:rsidRPr="00B94096" w:rsidRDefault="03AE59B6" w:rsidP="45CFC72E">
            <w:pPr>
              <w:spacing w:line="250" w:lineRule="auto"/>
              <w:rPr>
                <w:b w:val="0"/>
                <w:color w:val="0E1330"/>
                <w:sz w:val="18"/>
                <w:szCs w:val="16"/>
              </w:rPr>
            </w:pPr>
            <w:r w:rsidRPr="00B94096">
              <w:rPr>
                <w:color w:val="0E1330"/>
                <w:sz w:val="18"/>
                <w:szCs w:val="16"/>
              </w:rPr>
              <w:t>D4</w:t>
            </w:r>
          </w:p>
        </w:tc>
        <w:tc>
          <w:tcPr>
            <w:tcW w:w="7020" w:type="dxa"/>
          </w:tcPr>
          <w:p w14:paraId="22A8BEF8"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SharePoint accessed via one governed service identity; user access managed in Docaya</w:t>
            </w:r>
          </w:p>
        </w:tc>
        <w:tc>
          <w:tcPr>
            <w:tcW w:w="1700" w:type="dxa"/>
          </w:tcPr>
          <w:p w14:paraId="3AD4F1C5"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Accepted</w:t>
            </w:r>
          </w:p>
        </w:tc>
      </w:tr>
      <w:tr w:rsidR="00E73D4B" w:rsidRPr="00B94096" w14:paraId="7CDD8762"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7D48F63" w14:textId="77777777" w:rsidR="00E73D4B" w:rsidRPr="00B94096" w:rsidRDefault="03AE59B6" w:rsidP="45CFC72E">
            <w:pPr>
              <w:spacing w:line="250" w:lineRule="auto"/>
              <w:rPr>
                <w:b w:val="0"/>
                <w:color w:val="0E1330"/>
                <w:sz w:val="18"/>
                <w:szCs w:val="16"/>
              </w:rPr>
            </w:pPr>
            <w:r w:rsidRPr="00B94096">
              <w:rPr>
                <w:color w:val="0E1330"/>
                <w:sz w:val="18"/>
                <w:szCs w:val="16"/>
              </w:rPr>
              <w:t>D5</w:t>
            </w:r>
          </w:p>
        </w:tc>
        <w:tc>
          <w:tcPr>
            <w:tcW w:w="7020" w:type="dxa"/>
          </w:tcPr>
          <w:p w14:paraId="434B925E" w14:textId="0DCFBA57" w:rsidR="00E73D4B" w:rsidRPr="00B94096" w:rsidRDefault="0028069C"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metadata and full-text search</w:t>
            </w:r>
            <w:r w:rsidR="03AE59B6" w:rsidRPr="00B94096">
              <w:rPr>
                <w:sz w:val="18"/>
                <w:szCs w:val="16"/>
              </w:rPr>
              <w:t xml:space="preserve"> delivered via a batch </w:t>
            </w:r>
            <w:r>
              <w:rPr>
                <w:sz w:val="18"/>
                <w:szCs w:val="16"/>
              </w:rPr>
              <w:t>configured document processing workflow</w:t>
            </w:r>
            <w:r w:rsidR="03AE59B6" w:rsidRPr="00B94096">
              <w:rPr>
                <w:sz w:val="18"/>
                <w:szCs w:val="16"/>
              </w:rPr>
              <w:t xml:space="preserve"> on Azure </w:t>
            </w:r>
            <w:r>
              <w:rPr>
                <w:sz w:val="18"/>
                <w:szCs w:val="16"/>
              </w:rPr>
              <w:t>metadata and full-text search</w:t>
            </w:r>
          </w:p>
        </w:tc>
        <w:tc>
          <w:tcPr>
            <w:tcW w:w="1700" w:type="dxa"/>
          </w:tcPr>
          <w:p w14:paraId="70C90404"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Accepted</w:t>
            </w:r>
          </w:p>
        </w:tc>
      </w:tr>
      <w:tr w:rsidR="00E73D4B" w:rsidRPr="00B94096" w14:paraId="7EA47D4F"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29BA8A39" w14:textId="77777777" w:rsidR="00E73D4B" w:rsidRPr="00B94096" w:rsidRDefault="03AE59B6" w:rsidP="45CFC72E">
            <w:pPr>
              <w:spacing w:line="250" w:lineRule="auto"/>
              <w:rPr>
                <w:b w:val="0"/>
                <w:color w:val="0E1330"/>
                <w:sz w:val="18"/>
                <w:szCs w:val="16"/>
              </w:rPr>
            </w:pPr>
            <w:r w:rsidRPr="00B94096">
              <w:rPr>
                <w:color w:val="0E1330"/>
                <w:sz w:val="18"/>
                <w:szCs w:val="16"/>
              </w:rPr>
              <w:t>D6</w:t>
            </w:r>
          </w:p>
        </w:tc>
        <w:tc>
          <w:tcPr>
            <w:tcW w:w="7020" w:type="dxa"/>
          </w:tcPr>
          <w:p w14:paraId="24145C4E"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Azure SQL is the authoritative registry, audit and metadata store</w:t>
            </w:r>
          </w:p>
        </w:tc>
        <w:tc>
          <w:tcPr>
            <w:tcW w:w="1700" w:type="dxa"/>
          </w:tcPr>
          <w:p w14:paraId="4A5F5DED"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Accepted</w:t>
            </w:r>
          </w:p>
        </w:tc>
      </w:tr>
      <w:tr w:rsidR="45CFC72E" w:rsidRPr="00B94096" w14:paraId="3270328C" w14:textId="77777777" w:rsidTr="00B94096">
        <w:trPr>
          <w:cnfStyle w:val="000000100000" w:firstRow="0" w:lastRow="0" w:firstColumn="0" w:lastColumn="0" w:oddVBand="0" w:evenVBand="0" w:oddHBand="1" w:evenHBand="0" w:firstRowFirstColumn="0" w:firstRowLastColumn="0" w:lastRowFirstColumn="0" w:lastRowLastColumn="0"/>
          <w:trHeight w:val="300"/>
          <w:ins w:id="159" w:author="Harsh Bindal" w:date="2026-09-11T10:46:00Z"/>
        </w:trPr>
        <w:tc>
          <w:tcPr>
            <w:cnfStyle w:val="001000000000" w:firstRow="0" w:lastRow="0" w:firstColumn="1" w:lastColumn="0" w:oddVBand="0" w:evenVBand="0" w:oddHBand="0" w:evenHBand="0" w:firstRowFirstColumn="0" w:firstRowLastColumn="0" w:lastRowFirstColumn="0" w:lastRowLastColumn="0"/>
            <w:tcW w:w="640" w:type="dxa"/>
          </w:tcPr>
          <w:p w14:paraId="24E06CE3" w14:textId="2ACE0C21" w:rsidR="3945CFA8" w:rsidRPr="00B94096" w:rsidRDefault="3945CFA8" w:rsidP="45CFC72E">
            <w:pPr>
              <w:spacing w:line="250" w:lineRule="auto"/>
              <w:rPr>
                <w:b w:val="0"/>
                <w:color w:val="0E1330"/>
                <w:sz w:val="18"/>
                <w:szCs w:val="16"/>
              </w:rPr>
            </w:pPr>
            <w:r w:rsidRPr="00B94096">
              <w:rPr>
                <w:color w:val="0E1330"/>
                <w:sz w:val="18"/>
                <w:szCs w:val="16"/>
              </w:rPr>
              <w:t>D7</w:t>
            </w:r>
          </w:p>
        </w:tc>
        <w:tc>
          <w:tcPr>
            <w:tcW w:w="7020" w:type="dxa"/>
          </w:tcPr>
          <w:p w14:paraId="393F3268" w14:textId="6472F5DA" w:rsidR="45CFC72E" w:rsidRPr="00B94096" w:rsidRDefault="45CFC72E"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The approve/reject gate becomes a configurable 3–4-stage review chain (Editor → Owner/Approver → Assurance → Authoriser)</w:t>
            </w:r>
          </w:p>
        </w:tc>
        <w:tc>
          <w:tcPr>
            <w:tcW w:w="1700" w:type="dxa"/>
          </w:tcPr>
          <w:p w14:paraId="72AFB0B9" w14:textId="78CD549B" w:rsidR="074D0F06" w:rsidRPr="00B94096" w:rsidRDefault="074D0F0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sidRPr="00B94096">
              <w:rPr>
                <w:sz w:val="18"/>
                <w:szCs w:val="16"/>
              </w:rPr>
              <w:t>Proposed</w:t>
            </w:r>
          </w:p>
        </w:tc>
      </w:tr>
      <w:tr w:rsidR="45CFC72E" w:rsidRPr="00B94096" w14:paraId="5776A25C" w14:textId="77777777" w:rsidTr="00B94096">
        <w:trPr>
          <w:trHeight w:val="300"/>
          <w:ins w:id="160" w:author="Harsh Bindal" w:date="2026-09-11T10:47:00Z"/>
        </w:trPr>
        <w:tc>
          <w:tcPr>
            <w:cnfStyle w:val="001000000000" w:firstRow="0" w:lastRow="0" w:firstColumn="1" w:lastColumn="0" w:oddVBand="0" w:evenVBand="0" w:oddHBand="0" w:evenHBand="0" w:firstRowFirstColumn="0" w:firstRowLastColumn="0" w:lastRowFirstColumn="0" w:lastRowLastColumn="0"/>
            <w:tcW w:w="640" w:type="dxa"/>
          </w:tcPr>
          <w:p w14:paraId="046E57E3" w14:textId="58743BE4" w:rsidR="074D0F06" w:rsidRPr="00B94096" w:rsidRDefault="074D0F06" w:rsidP="45CFC72E">
            <w:pPr>
              <w:spacing w:line="250" w:lineRule="auto"/>
              <w:rPr>
                <w:b w:val="0"/>
                <w:color w:val="0E1330"/>
                <w:sz w:val="18"/>
                <w:szCs w:val="16"/>
              </w:rPr>
            </w:pPr>
            <w:r w:rsidRPr="00B94096">
              <w:rPr>
                <w:color w:val="0E1330"/>
                <w:sz w:val="18"/>
                <w:szCs w:val="16"/>
              </w:rPr>
              <w:t>D8</w:t>
            </w:r>
          </w:p>
        </w:tc>
        <w:tc>
          <w:tcPr>
            <w:tcW w:w="7020" w:type="dxa"/>
          </w:tcPr>
          <w:p w14:paraId="3FD35B93" w14:textId="6FD6D50D" w:rsidR="45CFC72E" w:rsidRPr="00B94096" w:rsidRDefault="45CFC72E"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Change-request SLA targets default to 12 working days (Urgent) and 30 working days (Normal), extendable only by Assurance with a recorded reason</w:t>
            </w:r>
          </w:p>
        </w:tc>
        <w:tc>
          <w:tcPr>
            <w:tcW w:w="1700" w:type="dxa"/>
          </w:tcPr>
          <w:p w14:paraId="6980DF9F" w14:textId="23220CD0" w:rsidR="295E7E94" w:rsidRPr="00B94096" w:rsidRDefault="295E7E94"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sidRPr="00B94096">
              <w:rPr>
                <w:sz w:val="18"/>
                <w:szCs w:val="16"/>
              </w:rPr>
              <w:t>Proposed</w:t>
            </w:r>
          </w:p>
        </w:tc>
      </w:tr>
    </w:tbl>
    <w:p w14:paraId="1ED05163" w14:textId="77777777" w:rsidR="00E73D4B" w:rsidRPr="006F05D7" w:rsidRDefault="03AE59B6" w:rsidP="006F05D7">
      <w:pPr>
        <w:pStyle w:val="Heading2"/>
      </w:pPr>
      <w:bookmarkStart w:id="161" w:name="_Toc2011478506"/>
      <w:bookmarkStart w:id="162" w:name="_Toc240108417"/>
      <w:bookmarkStart w:id="163" w:name="_Toc240108582"/>
      <w:r w:rsidRPr="006F05D7">
        <w:t>24.2 Immediate Next Steps</w:t>
      </w:r>
      <w:bookmarkEnd w:id="161"/>
      <w:bookmarkEnd w:id="162"/>
      <w:bookmarkEnd w:id="163"/>
    </w:p>
    <w:p w14:paraId="6D9DAEE2" w14:textId="77777777" w:rsidR="00825D2E" w:rsidRPr="00ED3F33" w:rsidRDefault="2D4A4973" w:rsidP="00ED3F33">
      <w:pPr>
        <w:pStyle w:val="ListParagraph"/>
        <w:numPr>
          <w:ilvl w:val="0"/>
          <w:numId w:val="6"/>
        </w:numPr>
        <w:spacing w:after="60" w:line="260" w:lineRule="auto"/>
        <w:rPr>
          <w:kern w:val="2"/>
          <w14:ligatures w14:val="standardContextual"/>
        </w:rPr>
      </w:pPr>
      <w:r w:rsidRPr="00ED3F33">
        <w:t>Confirm the Client's document classes, sensitivity markings and departmental library map.</w:t>
      </w:r>
    </w:p>
    <w:p w14:paraId="305D022C" w14:textId="77777777" w:rsidR="00E73D4B" w:rsidRPr="00ED3F33" w:rsidRDefault="50542D5A" w:rsidP="00ED3F33">
      <w:pPr>
        <w:pStyle w:val="ListParagraph"/>
        <w:numPr>
          <w:ilvl w:val="0"/>
          <w:numId w:val="6"/>
        </w:numPr>
        <w:spacing w:after="60" w:line="260" w:lineRule="auto"/>
      </w:pPr>
      <w:r w:rsidRPr="00ED3F33">
        <w:t>Finalise UAE PASS ↔ Entra ID federation and the SharePoint service-identity permission scope.</w:t>
      </w:r>
    </w:p>
    <w:p w14:paraId="27C08E9B" w14:textId="77777777" w:rsidR="00E73D4B" w:rsidRPr="00ED3F33" w:rsidRDefault="03AE59B6" w:rsidP="00ED3F33">
      <w:pPr>
        <w:pStyle w:val="ListParagraph"/>
        <w:numPr>
          <w:ilvl w:val="0"/>
          <w:numId w:val="6"/>
        </w:numPr>
        <w:spacing w:after="60" w:line="260" w:lineRule="auto"/>
      </w:pPr>
      <w:r w:rsidRPr="00ED3F33">
        <w:t>Approve the retention schedule and legal-hold policy with Records &amp; Compliance.</w:t>
      </w:r>
    </w:p>
    <w:p w14:paraId="592876AE" w14:textId="77777777" w:rsidR="00E73D4B" w:rsidRPr="00ED3F33" w:rsidRDefault="50542D5A" w:rsidP="00ED3F33">
      <w:pPr>
        <w:pStyle w:val="ListParagraph"/>
        <w:numPr>
          <w:ilvl w:val="0"/>
          <w:numId w:val="6"/>
        </w:numPr>
        <w:spacing w:after="60" w:line="260" w:lineRule="auto"/>
      </w:pPr>
      <w:r w:rsidRPr="00ED3F33">
        <w:t>Configure the approval routing rules per class and sensitivity in the Admin Center.</w:t>
      </w:r>
    </w:p>
    <w:p w14:paraId="48066067" w14:textId="003BA72A" w:rsidR="00E73D4B" w:rsidRPr="00ED3F33" w:rsidRDefault="00106196" w:rsidP="00ED3F33">
      <w:pPr>
        <w:pStyle w:val="ListParagraph"/>
        <w:numPr>
          <w:ilvl w:val="0"/>
          <w:numId w:val="6"/>
        </w:numPr>
        <w:spacing w:after="60" w:line="260" w:lineRule="auto"/>
      </w:pPr>
      <w:r>
        <w:t>Stand up the upload-time extraction and search-data processing and validate permission-trimmed retrieval.</w:t>
      </w:r>
    </w:p>
    <w:p w14:paraId="2BB6B487" w14:textId="6AF44E78" w:rsidR="50542D5A" w:rsidRPr="00ED3F33" w:rsidRDefault="50542D5A" w:rsidP="00ED3F33">
      <w:pPr>
        <w:pStyle w:val="ListParagraph"/>
        <w:numPr>
          <w:ilvl w:val="0"/>
          <w:numId w:val="6"/>
        </w:numPr>
        <w:spacing w:after="60" w:line="260" w:lineRule="auto"/>
      </w:pPr>
      <w:r w:rsidRPr="00ED3F33">
        <w:t>Run an end-to-end pilot (capture → publish → search) with one department before rollout.</w:t>
      </w:r>
    </w:p>
    <w:p w14:paraId="72DE2E02" w14:textId="68F09CEE" w:rsidR="469664A9" w:rsidRPr="00ED3F33" w:rsidRDefault="469664A9" w:rsidP="00ED3F33">
      <w:pPr>
        <w:pStyle w:val="ListParagraph"/>
        <w:numPr>
          <w:ilvl w:val="0"/>
          <w:numId w:val="6"/>
        </w:numPr>
        <w:spacing w:after="60" w:line="260" w:lineRule="auto"/>
      </w:pPr>
      <w:r w:rsidRPr="00ED3F33">
        <w:t>Confirm the default 4-stage review chain and any department-specific variants.</w:t>
      </w:r>
    </w:p>
    <w:p w14:paraId="1BD388D4" w14:textId="7EEC5B68" w:rsidR="469664A9" w:rsidRPr="00ED3F33" w:rsidRDefault="469664A9" w:rsidP="00ED3F33">
      <w:pPr>
        <w:pStyle w:val="ListParagraph"/>
        <w:numPr>
          <w:ilvl w:val="0"/>
          <w:numId w:val="6"/>
        </w:numPr>
        <w:spacing w:after="60" w:line="260" w:lineRule="auto"/>
      </w:pPr>
      <w:r w:rsidRPr="00ED3F33">
        <w:t>Confirm the working-day calendar (weekends and public holidays) used for the 12/30-day SLA targets.</w:t>
      </w:r>
    </w:p>
    <w:p w14:paraId="54F093B1" w14:textId="1DFBBB0C" w:rsidR="469664A9" w:rsidRPr="00ED3F33" w:rsidRDefault="469664A9" w:rsidP="00ED3F33">
      <w:pPr>
        <w:pStyle w:val="ListParagraph"/>
        <w:numPr>
          <w:ilvl w:val="0"/>
          <w:numId w:val="6"/>
        </w:numPr>
        <w:spacing w:after="60" w:line="260" w:lineRule="auto"/>
      </w:pPr>
      <w:r w:rsidRPr="00ED3F33">
        <w:t>Confirm the department/standard taxonomy for navigation tabs.</w:t>
      </w:r>
    </w:p>
    <w:p w14:paraId="0F549475" w14:textId="3BBF279F" w:rsidR="469664A9" w:rsidRPr="00ED3F33" w:rsidRDefault="469664A9" w:rsidP="00ED3F33">
      <w:pPr>
        <w:pStyle w:val="ListParagraph"/>
        <w:numPr>
          <w:ilvl w:val="0"/>
          <w:numId w:val="6"/>
        </w:numPr>
        <w:spacing w:after="60" w:line="260" w:lineRule="auto"/>
      </w:pPr>
      <w:r w:rsidRPr="00ED3F33">
        <w:t xml:space="preserve">Review the four </w:t>
      </w:r>
      <w:proofErr w:type="spellStart"/>
      <w:r w:rsidR="0028069C">
        <w:t>Docaya</w:t>
      </w:r>
      <w:proofErr w:type="spellEnd"/>
      <w:r w:rsidR="0028069C">
        <w:t xml:space="preserve"> native in-application report</w:t>
      </w:r>
      <w:r w:rsidRPr="00ED3F33">
        <w:t xml:space="preserve"> layouts against the Client's procedure document once received.</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auto"/>
          <w:insideV w:val="none" w:sz="4" w:space="0" w:color="auto"/>
        </w:tblBorders>
        <w:tblLook w:val="04A0" w:firstRow="1" w:lastRow="0" w:firstColumn="1" w:lastColumn="0" w:noHBand="0" w:noVBand="1"/>
      </w:tblPr>
      <w:tblGrid>
        <w:gridCol w:w="9360"/>
      </w:tblGrid>
      <w:tr w:rsidR="00E73D4B" w:rsidRPr="00B94096" w14:paraId="79F7385E" w14:textId="77777777" w:rsidTr="00B94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Borders>
              <w:bottom w:val="none" w:sz="0" w:space="0" w:color="auto"/>
            </w:tcBorders>
            <w:shd w:val="clear" w:color="008C95" w:fill="008C95"/>
            <w:hideMark/>
          </w:tcPr>
          <w:p w14:paraId="7B55DFCF" w14:textId="2A11EAA6" w:rsidR="00E73D4B" w:rsidRPr="00B94096" w:rsidRDefault="00106196" w:rsidP="45CFC72E">
            <w:pPr>
              <w:spacing w:line="264" w:lineRule="auto"/>
              <w:rPr>
                <w:color w:val="FFFFFF"/>
                <w:sz w:val="18"/>
                <w:szCs w:val="18"/>
              </w:rPr>
            </w:pPr>
            <w:r>
              <w:rPr>
                <w:color w:val="FFFFFF"/>
                <w:sz w:val="18"/>
              </w:rPr>
              <w:t>Review outcome required Endorse the revised 9-step lifecycle, the manual classification model, the no-format-conversion promotion rule, the UAE PASS + service-identity integration, and the revalidated Azure/Microsoft reference architecture, together with the v2.1 review-chain, SLA and native analytics additions so build can proceed against this baseline.</w:t>
            </w:r>
          </w:p>
        </w:tc>
      </w:tr>
    </w:tbl>
    <w:p w14:paraId="3B12F618" w14:textId="144A7A37" w:rsidR="00E73D4B" w:rsidRPr="006F05D7" w:rsidRDefault="00B94096" w:rsidP="45CFC72E">
      <w:pPr>
        <w:spacing w:before="200"/>
        <w:jc w:val="center"/>
        <w:rPr>
          <w:i/>
          <w:iCs/>
          <w:color w:val="5A6B85"/>
          <w:sz w:val="17"/>
          <w:szCs w:val="17"/>
        </w:rPr>
      </w:pPr>
      <w:r>
        <w:rPr>
          <w:i/>
          <w:iCs/>
          <w:color w:val="5A6B85"/>
          <w:sz w:val="17"/>
          <w:szCs w:val="17"/>
        </w:rPr>
        <w:t>-</w:t>
      </w:r>
      <w:r w:rsidR="03AE59B6" w:rsidRPr="006F05D7">
        <w:rPr>
          <w:i/>
          <w:iCs/>
          <w:color w:val="5A6B85"/>
          <w:sz w:val="17"/>
          <w:szCs w:val="17"/>
        </w:rPr>
        <w:t xml:space="preserve"> End of Document </w:t>
      </w:r>
      <w:r>
        <w:rPr>
          <w:i/>
          <w:iCs/>
          <w:color w:val="5A6B85"/>
          <w:sz w:val="17"/>
          <w:szCs w:val="17"/>
        </w:rPr>
        <w:t>-</w:t>
      </w:r>
    </w:p>
    <w:sectPr w:rsidR="00E73D4B" w:rsidRPr="006F05D7" w:rsidSect="00B94096">
      <w:headerReference w:type="even" r:id="rId16"/>
      <w:headerReference w:type="default" r:id="rId17"/>
      <w:footerReference w:type="even" r:id="rId18"/>
      <w:footerReference w:type="default" r:id="rId19"/>
      <w:headerReference w:type="first" r:id="rId20"/>
      <w:footerReference w:type="first" r:id="rId21"/>
      <w:pgSz w:w="12240" w:h="15840"/>
      <w:pgMar w:top="11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54C2" w14:textId="77777777" w:rsidR="008D72B2" w:rsidRDefault="008D72B2">
      <w:r>
        <w:separator/>
      </w:r>
    </w:p>
  </w:endnote>
  <w:endnote w:type="continuationSeparator" w:id="0">
    <w:p w14:paraId="54E5E146" w14:textId="77777777" w:rsidR="008D72B2" w:rsidRDefault="008D7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43095CBB" w14:textId="77777777" w:rsidTr="45CFC72E">
      <w:trPr>
        <w:trHeight w:val="300"/>
      </w:trPr>
      <w:tc>
        <w:tcPr>
          <w:tcW w:w="3360" w:type="dxa"/>
        </w:tcPr>
        <w:p w14:paraId="2CF856A9" w14:textId="4865675F" w:rsidR="45CFC72E" w:rsidRDefault="45CFC72E" w:rsidP="45CFC72E">
          <w:pPr>
            <w:pStyle w:val="Header"/>
            <w:ind w:left="-115"/>
          </w:pPr>
        </w:p>
      </w:tc>
      <w:tc>
        <w:tcPr>
          <w:tcW w:w="3360" w:type="dxa"/>
        </w:tcPr>
        <w:p w14:paraId="4E29108B" w14:textId="23C7E14B" w:rsidR="45CFC72E" w:rsidRDefault="45CFC72E" w:rsidP="45CFC72E">
          <w:pPr>
            <w:pStyle w:val="Header"/>
            <w:jc w:val="center"/>
          </w:pPr>
        </w:p>
      </w:tc>
      <w:tc>
        <w:tcPr>
          <w:tcW w:w="3360" w:type="dxa"/>
        </w:tcPr>
        <w:p w14:paraId="0D74ECDC" w14:textId="5956219E" w:rsidR="45CFC72E" w:rsidRDefault="45CFC72E" w:rsidP="45CFC72E">
          <w:pPr>
            <w:pStyle w:val="Header"/>
            <w:ind w:right="-115"/>
            <w:jc w:val="right"/>
          </w:pPr>
        </w:p>
      </w:tc>
    </w:tr>
  </w:tbl>
  <w:p w14:paraId="15810062" w14:textId="7963A222" w:rsidR="45CFC72E" w:rsidRDefault="45CFC72E" w:rsidP="45CFC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8664"/>
      <w:gridCol w:w="1416"/>
    </w:tblGrid>
    <w:tr w:rsidR="00B94096" w14:paraId="04516611" w14:textId="77777777">
      <w:trPr>
        <w:tblCellSpacing w:w="0" w:type="dxa"/>
      </w:trPr>
      <w:tc>
        <w:tcPr>
          <w:tcW w:w="0" w:type="auto"/>
          <w:tcBorders>
            <w:top w:val="single" w:sz="8" w:space="0" w:color="D3DEEF"/>
          </w:tcBorders>
          <w:vAlign w:val="center"/>
          <w:hideMark/>
        </w:tcPr>
        <w:p w14:paraId="5E9A9C69" w14:textId="77777777" w:rsidR="00B94096" w:rsidRDefault="00B94096">
          <w:pPr>
            <w:spacing w:before="100" w:beforeAutospacing="1" w:after="100" w:afterAutospacing="1"/>
            <w:rPr>
              <w:sz w:val="24"/>
              <w:szCs w:val="24"/>
            </w:rPr>
          </w:pPr>
          <w:r>
            <w:rPr>
              <w:color w:val="5A6B85"/>
              <w:sz w:val="16"/>
              <w:szCs w:val="16"/>
            </w:rPr>
            <w:t>OFFICIAL | Client Internal Use | Version 2.1</w:t>
          </w:r>
        </w:p>
      </w:tc>
      <w:tc>
        <w:tcPr>
          <w:tcW w:w="0" w:type="auto"/>
          <w:tcBorders>
            <w:top w:val="single" w:sz="8" w:space="0" w:color="D3DEEF"/>
          </w:tcBorders>
          <w:vAlign w:val="center"/>
          <w:hideMark/>
        </w:tcPr>
        <w:p w14:paraId="6C6F4906" w14:textId="77777777" w:rsidR="00B94096" w:rsidRDefault="00B94096">
          <w:pPr>
            <w:spacing w:before="100" w:beforeAutospacing="1" w:after="100" w:afterAutospacing="1"/>
            <w:jc w:val="right"/>
          </w:pPr>
          <w:r>
            <w:rPr>
              <w:color w:val="5A6B85"/>
              <w:sz w:val="16"/>
              <w:szCs w:val="16"/>
            </w:rPr>
            <w:t xml:space="preserve">Page </w:t>
          </w:r>
          <w:r>
            <w:rPr>
              <w:color w:val="5A6B85"/>
              <w:sz w:val="16"/>
              <w:szCs w:val="16"/>
            </w:rPr>
            <w:fldChar w:fldCharType="begin"/>
          </w:r>
          <w:r>
            <w:rPr>
              <w:color w:val="5A6B85"/>
              <w:sz w:val="16"/>
              <w:szCs w:val="16"/>
            </w:rPr>
            <w:instrText>PAGE</w:instrText>
          </w:r>
          <w:r>
            <w:rPr>
              <w:color w:val="5A6B85"/>
              <w:sz w:val="16"/>
              <w:szCs w:val="16"/>
            </w:rPr>
            <w:fldChar w:fldCharType="separate"/>
          </w:r>
          <w:r>
            <w:rPr>
              <w:color w:val="5A6B85"/>
              <w:sz w:val="16"/>
              <w:szCs w:val="16"/>
            </w:rPr>
            <w:t xml:space="preserve"> of </w:t>
          </w:r>
          <w:r>
            <w:rPr>
              <w:color w:val="5A6B85"/>
              <w:sz w:val="16"/>
              <w:szCs w:val="16"/>
            </w:rPr>
            <w:fldChar w:fldCharType="end"/>
          </w:r>
        </w:p>
      </w:tc>
    </w:tr>
  </w:tbl>
  <w:p w14:paraId="1A0C2931" w14:textId="023AA96F" w:rsidR="00E73D4B" w:rsidRPr="006F05D7" w:rsidRDefault="00E73D4B" w:rsidP="006F05D7">
    <w:pPr>
      <w:pBdr>
        <w:top w:val="single" w:sz="6" w:space="2" w:color="D3DEEF"/>
      </w:pBdr>
      <w:rPr>
        <w:color w:val="5A6B85"/>
        <w:sz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7C10" w14:textId="6A9FE3C0" w:rsidR="45CFC72E" w:rsidRDefault="00B94096" w:rsidP="00B94096">
    <w:pPr>
      <w:pStyle w:val="Footer"/>
      <w:jc w:val="center"/>
    </w:pPr>
    <w:r>
      <w:rPr>
        <w:color w:val="5A6B85"/>
        <w:sz w:val="16"/>
        <w:szCs w:val="16"/>
      </w:rPr>
      <w:t>OFFICIAL | Client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F532" w14:textId="77777777" w:rsidR="008D72B2" w:rsidRDefault="008D72B2">
      <w:r>
        <w:separator/>
      </w:r>
    </w:p>
  </w:footnote>
  <w:footnote w:type="continuationSeparator" w:id="0">
    <w:p w14:paraId="42908958" w14:textId="77777777" w:rsidR="008D72B2" w:rsidRDefault="008D7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5B2A0D85" w14:textId="77777777" w:rsidTr="45CFC72E">
      <w:trPr>
        <w:trHeight w:val="300"/>
      </w:trPr>
      <w:tc>
        <w:tcPr>
          <w:tcW w:w="3360" w:type="dxa"/>
        </w:tcPr>
        <w:p w14:paraId="28D803B5" w14:textId="0A695673" w:rsidR="45CFC72E" w:rsidRDefault="45CFC72E" w:rsidP="45CFC72E">
          <w:pPr>
            <w:pStyle w:val="Header"/>
            <w:ind w:left="-115"/>
          </w:pPr>
        </w:p>
      </w:tc>
      <w:tc>
        <w:tcPr>
          <w:tcW w:w="3360" w:type="dxa"/>
        </w:tcPr>
        <w:p w14:paraId="48CFC062" w14:textId="072290CD" w:rsidR="45CFC72E" w:rsidRDefault="45CFC72E" w:rsidP="45CFC72E">
          <w:pPr>
            <w:pStyle w:val="Header"/>
            <w:jc w:val="center"/>
          </w:pPr>
        </w:p>
      </w:tc>
      <w:tc>
        <w:tcPr>
          <w:tcW w:w="3360" w:type="dxa"/>
        </w:tcPr>
        <w:p w14:paraId="7E74E378" w14:textId="0913B2A2" w:rsidR="45CFC72E" w:rsidRDefault="45CFC72E" w:rsidP="45CFC72E">
          <w:pPr>
            <w:pStyle w:val="Header"/>
            <w:ind w:right="-115"/>
            <w:jc w:val="right"/>
          </w:pPr>
        </w:p>
      </w:tc>
    </w:tr>
  </w:tbl>
  <w:p w14:paraId="1E4A929F" w14:textId="15468019" w:rsidR="45CFC72E" w:rsidRDefault="45CFC72E" w:rsidP="45CFC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2829"/>
      <w:gridCol w:w="7251"/>
    </w:tblGrid>
    <w:tr w:rsidR="00B94096" w14:paraId="0AFE6B6B" w14:textId="77777777">
      <w:trPr>
        <w:tblCellSpacing w:w="0" w:type="dxa"/>
      </w:trPr>
      <w:tc>
        <w:tcPr>
          <w:tcW w:w="0" w:type="auto"/>
          <w:tcBorders>
            <w:bottom w:val="single" w:sz="8" w:space="0" w:color="D3DEEF"/>
          </w:tcBorders>
          <w:vAlign w:val="center"/>
          <w:hideMark/>
        </w:tcPr>
        <w:p w14:paraId="6BAE9D1A" w14:textId="77777777" w:rsidR="00B94096" w:rsidRDefault="00B94096">
          <w:pPr>
            <w:spacing w:before="100" w:beforeAutospacing="1" w:after="100" w:afterAutospacing="1"/>
            <w:rPr>
              <w:sz w:val="24"/>
              <w:szCs w:val="24"/>
            </w:rPr>
          </w:pPr>
          <w:r>
            <w:rPr>
              <w:b/>
              <w:bCs/>
              <w:color w:val="0E1330"/>
              <w:sz w:val="16"/>
              <w:szCs w:val="16"/>
            </w:rPr>
            <w:t>DOCAYA EDMS</w:t>
          </w:r>
        </w:p>
      </w:tc>
      <w:tc>
        <w:tcPr>
          <w:tcW w:w="0" w:type="auto"/>
          <w:tcBorders>
            <w:bottom w:val="single" w:sz="8" w:space="0" w:color="D3DEEF"/>
          </w:tcBorders>
          <w:vAlign w:val="center"/>
          <w:hideMark/>
        </w:tcPr>
        <w:p w14:paraId="24CDECB4" w14:textId="77777777" w:rsidR="00B94096" w:rsidRDefault="00B94096">
          <w:pPr>
            <w:spacing w:before="100" w:beforeAutospacing="1" w:after="100" w:afterAutospacing="1"/>
            <w:jc w:val="right"/>
          </w:pPr>
          <w:r>
            <w:rPr>
              <w:color w:val="5A6B85"/>
              <w:sz w:val="16"/>
              <w:szCs w:val="16"/>
            </w:rPr>
            <w:t>Functional &amp; Business Design Specification</w:t>
          </w:r>
        </w:p>
      </w:tc>
    </w:tr>
  </w:tbl>
  <w:p w14:paraId="257E926B" w14:textId="403801D7" w:rsidR="00E73D4B" w:rsidRPr="006F05D7" w:rsidRDefault="00E73D4B" w:rsidP="006F05D7">
    <w:pPr>
      <w:pBdr>
        <w:bottom w:val="single" w:sz="6" w:space="2" w:color="D3DEEF"/>
      </w:pBdr>
      <w:rPr>
        <w:b/>
        <w:color w:val="6B3FD4"/>
        <w:sz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397" w14:textId="5B2DAC5F" w:rsidR="45CFC72E" w:rsidRDefault="00B94096" w:rsidP="00B94096">
    <w:pPr>
      <w:pStyle w:val="Header"/>
      <w:jc w:val="center"/>
    </w:pPr>
    <w:r>
      <w:rPr>
        <w:b/>
        <w:bCs/>
        <w:color w:val="6B3FD4"/>
        <w:sz w:val="16"/>
        <w:szCs w:val="16"/>
      </w:rPr>
      <w:t>HYPERMINE AI | DOCAYA EDMS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AE2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CF2FE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FA81D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C1A2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80C85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EF0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9A80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9EF5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9C69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26EF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67A50"/>
    <w:multiLevelType w:val="multilevel"/>
    <w:tmpl w:val="5EC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49109"/>
    <w:multiLevelType w:val="hybridMultilevel"/>
    <w:tmpl w:val="66122D7A"/>
    <w:lvl w:ilvl="0" w:tplc="EF80C274">
      <w:start w:val="1"/>
      <w:numFmt w:val="decimal"/>
      <w:lvlText w:val="%1."/>
      <w:lvlJc w:val="left"/>
      <w:pPr>
        <w:ind w:left="720" w:hanging="360"/>
      </w:pPr>
    </w:lvl>
    <w:lvl w:ilvl="1" w:tplc="6660E89E">
      <w:start w:val="1"/>
      <w:numFmt w:val="lowerLetter"/>
      <w:lvlText w:val="%2."/>
      <w:lvlJc w:val="left"/>
      <w:pPr>
        <w:ind w:left="1440" w:hanging="360"/>
      </w:pPr>
    </w:lvl>
    <w:lvl w:ilvl="2" w:tplc="A9827D2A">
      <w:start w:val="1"/>
      <w:numFmt w:val="lowerRoman"/>
      <w:lvlText w:val="%3."/>
      <w:lvlJc w:val="right"/>
      <w:pPr>
        <w:ind w:left="2160" w:hanging="180"/>
      </w:pPr>
    </w:lvl>
    <w:lvl w:ilvl="3" w:tplc="480C88BC">
      <w:start w:val="1"/>
      <w:numFmt w:val="decimal"/>
      <w:lvlText w:val="%4."/>
      <w:lvlJc w:val="left"/>
      <w:pPr>
        <w:ind w:left="2880" w:hanging="360"/>
      </w:pPr>
    </w:lvl>
    <w:lvl w:ilvl="4" w:tplc="15ACF0BE">
      <w:start w:val="1"/>
      <w:numFmt w:val="lowerLetter"/>
      <w:lvlText w:val="%5."/>
      <w:lvlJc w:val="left"/>
      <w:pPr>
        <w:ind w:left="3600" w:hanging="360"/>
      </w:pPr>
    </w:lvl>
    <w:lvl w:ilvl="5" w:tplc="3786761E">
      <w:start w:val="1"/>
      <w:numFmt w:val="lowerRoman"/>
      <w:lvlText w:val="%6."/>
      <w:lvlJc w:val="right"/>
      <w:pPr>
        <w:ind w:left="4320" w:hanging="180"/>
      </w:pPr>
    </w:lvl>
    <w:lvl w:ilvl="6" w:tplc="E0CA322A">
      <w:start w:val="1"/>
      <w:numFmt w:val="decimal"/>
      <w:lvlText w:val="%7."/>
      <w:lvlJc w:val="left"/>
      <w:pPr>
        <w:ind w:left="5040" w:hanging="360"/>
      </w:pPr>
    </w:lvl>
    <w:lvl w:ilvl="7" w:tplc="D5BE828E">
      <w:start w:val="1"/>
      <w:numFmt w:val="lowerLetter"/>
      <w:lvlText w:val="%8."/>
      <w:lvlJc w:val="left"/>
      <w:pPr>
        <w:ind w:left="5760" w:hanging="360"/>
      </w:pPr>
    </w:lvl>
    <w:lvl w:ilvl="8" w:tplc="F24CF800">
      <w:start w:val="1"/>
      <w:numFmt w:val="lowerRoman"/>
      <w:lvlText w:val="%9."/>
      <w:lvlJc w:val="right"/>
      <w:pPr>
        <w:ind w:left="6480" w:hanging="180"/>
      </w:pPr>
    </w:lvl>
  </w:abstractNum>
  <w:abstractNum w:abstractNumId="12" w15:restartNumberingAfterBreak="0">
    <w:nsid w:val="15534CE9"/>
    <w:multiLevelType w:val="multilevel"/>
    <w:tmpl w:val="B01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F118D"/>
    <w:multiLevelType w:val="multilevel"/>
    <w:tmpl w:val="6930C08C"/>
    <w:lvl w:ilvl="0">
      <w:start w:val="1"/>
      <w:numFmt w:val="bullet"/>
      <w:lvlText w:val=""/>
      <w:lvlJc w:val="left"/>
      <w:pPr>
        <w:ind w:left="560" w:hanging="360"/>
      </w:pPr>
      <w:rPr>
        <w:rFonts w:ascii="Symbol" w:hAnsi="Symbol" w:hint="default"/>
      </w:rPr>
    </w:lvl>
    <w:lvl w:ilvl="1">
      <w:start w:val="1"/>
      <w:numFmt w:val="bullet"/>
      <w:lvlText w:val="o"/>
      <w:lvlJc w:val="left"/>
      <w:pPr>
        <w:ind w:left="1280" w:hanging="360"/>
      </w:pPr>
      <w:rPr>
        <w:rFonts w:ascii="Courier New" w:hAnsi="Courier New" w:hint="default"/>
      </w:rPr>
    </w:lvl>
    <w:lvl w:ilvl="2">
      <w:start w:val="1"/>
      <w:numFmt w:val="bullet"/>
      <w:lvlText w:val=""/>
      <w:lvlJc w:val="left"/>
      <w:pPr>
        <w:ind w:left="2000" w:hanging="360"/>
      </w:pPr>
      <w:rPr>
        <w:rFonts w:ascii="Wingdings" w:hAnsi="Wingdings" w:hint="default"/>
      </w:rPr>
    </w:lvl>
    <w:lvl w:ilvl="3">
      <w:start w:val="1"/>
      <w:numFmt w:val="bullet"/>
      <w:lvlText w:val=""/>
      <w:lvlJc w:val="left"/>
      <w:pPr>
        <w:ind w:left="2720" w:hanging="360"/>
      </w:pPr>
      <w:rPr>
        <w:rFonts w:ascii="Symbol" w:hAnsi="Symbol" w:hint="default"/>
      </w:rPr>
    </w:lvl>
    <w:lvl w:ilvl="4">
      <w:start w:val="1"/>
      <w:numFmt w:val="bullet"/>
      <w:lvlText w:val="o"/>
      <w:lvlJc w:val="left"/>
      <w:pPr>
        <w:ind w:left="3440" w:hanging="360"/>
      </w:pPr>
      <w:rPr>
        <w:rFonts w:ascii="Courier New" w:hAnsi="Courier New" w:hint="default"/>
      </w:rPr>
    </w:lvl>
    <w:lvl w:ilvl="5">
      <w:start w:val="1"/>
      <w:numFmt w:val="bullet"/>
      <w:lvlText w:val=""/>
      <w:lvlJc w:val="left"/>
      <w:pPr>
        <w:ind w:left="4160" w:hanging="360"/>
      </w:pPr>
      <w:rPr>
        <w:rFonts w:ascii="Wingdings" w:hAnsi="Wingdings" w:hint="default"/>
      </w:rPr>
    </w:lvl>
    <w:lvl w:ilvl="6">
      <w:start w:val="1"/>
      <w:numFmt w:val="bullet"/>
      <w:lvlText w:val=""/>
      <w:lvlJc w:val="left"/>
      <w:pPr>
        <w:ind w:left="4880" w:hanging="360"/>
      </w:pPr>
      <w:rPr>
        <w:rFonts w:ascii="Symbol" w:hAnsi="Symbol" w:hint="default"/>
      </w:rPr>
    </w:lvl>
    <w:lvl w:ilvl="7">
      <w:start w:val="1"/>
      <w:numFmt w:val="bullet"/>
      <w:lvlText w:val="o"/>
      <w:lvlJc w:val="left"/>
      <w:pPr>
        <w:ind w:left="5600" w:hanging="360"/>
      </w:pPr>
      <w:rPr>
        <w:rFonts w:ascii="Courier New" w:hAnsi="Courier New" w:hint="default"/>
      </w:rPr>
    </w:lvl>
    <w:lvl w:ilvl="8">
      <w:start w:val="1"/>
      <w:numFmt w:val="bullet"/>
      <w:lvlText w:val=""/>
      <w:lvlJc w:val="left"/>
      <w:pPr>
        <w:ind w:left="6320" w:hanging="360"/>
      </w:pPr>
      <w:rPr>
        <w:rFonts w:ascii="Wingdings" w:hAnsi="Wingdings" w:hint="default"/>
      </w:rPr>
    </w:lvl>
  </w:abstractNum>
  <w:abstractNum w:abstractNumId="14" w15:restartNumberingAfterBreak="0">
    <w:nsid w:val="19784375"/>
    <w:multiLevelType w:val="multilevel"/>
    <w:tmpl w:val="696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10152"/>
    <w:multiLevelType w:val="multilevel"/>
    <w:tmpl w:val="91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A8689"/>
    <w:multiLevelType w:val="hybridMultilevel"/>
    <w:tmpl w:val="4C2A5E22"/>
    <w:lvl w:ilvl="0" w:tplc="D326EF36">
      <w:start w:val="1"/>
      <w:numFmt w:val="bullet"/>
      <w:lvlText w:val="•"/>
      <w:lvlJc w:val="left"/>
      <w:pPr>
        <w:ind w:left="720" w:hanging="360"/>
      </w:pPr>
      <w:rPr>
        <w:rFonts w:ascii="Symbol" w:hAnsi="Symbol" w:hint="default"/>
      </w:rPr>
    </w:lvl>
    <w:lvl w:ilvl="1" w:tplc="83140A32">
      <w:start w:val="1"/>
      <w:numFmt w:val="bullet"/>
      <w:lvlText w:val="o"/>
      <w:lvlJc w:val="left"/>
      <w:pPr>
        <w:ind w:left="1440" w:hanging="360"/>
      </w:pPr>
      <w:rPr>
        <w:rFonts w:ascii="Courier New" w:hAnsi="Courier New" w:hint="default"/>
      </w:rPr>
    </w:lvl>
    <w:lvl w:ilvl="2" w:tplc="6E80AA70">
      <w:start w:val="1"/>
      <w:numFmt w:val="bullet"/>
      <w:lvlText w:val=""/>
      <w:lvlJc w:val="left"/>
      <w:pPr>
        <w:ind w:left="2160" w:hanging="360"/>
      </w:pPr>
      <w:rPr>
        <w:rFonts w:ascii="Wingdings" w:hAnsi="Wingdings" w:hint="default"/>
      </w:rPr>
    </w:lvl>
    <w:lvl w:ilvl="3" w:tplc="062C1764">
      <w:start w:val="1"/>
      <w:numFmt w:val="bullet"/>
      <w:lvlText w:val=""/>
      <w:lvlJc w:val="left"/>
      <w:pPr>
        <w:ind w:left="2880" w:hanging="360"/>
      </w:pPr>
      <w:rPr>
        <w:rFonts w:ascii="Symbol" w:hAnsi="Symbol" w:hint="default"/>
      </w:rPr>
    </w:lvl>
    <w:lvl w:ilvl="4" w:tplc="A5261092">
      <w:start w:val="1"/>
      <w:numFmt w:val="bullet"/>
      <w:lvlText w:val="o"/>
      <w:lvlJc w:val="left"/>
      <w:pPr>
        <w:ind w:left="3600" w:hanging="360"/>
      </w:pPr>
      <w:rPr>
        <w:rFonts w:ascii="Courier New" w:hAnsi="Courier New" w:hint="default"/>
      </w:rPr>
    </w:lvl>
    <w:lvl w:ilvl="5" w:tplc="304E6AD4">
      <w:start w:val="1"/>
      <w:numFmt w:val="bullet"/>
      <w:lvlText w:val=""/>
      <w:lvlJc w:val="left"/>
      <w:pPr>
        <w:ind w:left="4320" w:hanging="360"/>
      </w:pPr>
      <w:rPr>
        <w:rFonts w:ascii="Wingdings" w:hAnsi="Wingdings" w:hint="default"/>
      </w:rPr>
    </w:lvl>
    <w:lvl w:ilvl="6" w:tplc="D9C867E8">
      <w:start w:val="1"/>
      <w:numFmt w:val="bullet"/>
      <w:lvlText w:val=""/>
      <w:lvlJc w:val="left"/>
      <w:pPr>
        <w:ind w:left="5040" w:hanging="360"/>
      </w:pPr>
      <w:rPr>
        <w:rFonts w:ascii="Symbol" w:hAnsi="Symbol" w:hint="default"/>
      </w:rPr>
    </w:lvl>
    <w:lvl w:ilvl="7" w:tplc="B830B998">
      <w:start w:val="1"/>
      <w:numFmt w:val="bullet"/>
      <w:lvlText w:val="o"/>
      <w:lvlJc w:val="left"/>
      <w:pPr>
        <w:ind w:left="5760" w:hanging="360"/>
      </w:pPr>
      <w:rPr>
        <w:rFonts w:ascii="Courier New" w:hAnsi="Courier New" w:hint="default"/>
      </w:rPr>
    </w:lvl>
    <w:lvl w:ilvl="8" w:tplc="A8AC45D8">
      <w:start w:val="1"/>
      <w:numFmt w:val="bullet"/>
      <w:lvlText w:val=""/>
      <w:lvlJc w:val="left"/>
      <w:pPr>
        <w:ind w:left="6480" w:hanging="360"/>
      </w:pPr>
      <w:rPr>
        <w:rFonts w:ascii="Wingdings" w:hAnsi="Wingdings" w:hint="default"/>
      </w:rPr>
    </w:lvl>
  </w:abstractNum>
  <w:abstractNum w:abstractNumId="17" w15:restartNumberingAfterBreak="0">
    <w:nsid w:val="1F250ECB"/>
    <w:multiLevelType w:val="multilevel"/>
    <w:tmpl w:val="6CB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C44464"/>
    <w:multiLevelType w:val="multilevel"/>
    <w:tmpl w:val="032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E746C"/>
    <w:multiLevelType w:val="hybridMultilevel"/>
    <w:tmpl w:val="17B4ADEC"/>
    <w:lvl w:ilvl="0" w:tplc="C1B82470">
      <w:start w:val="1"/>
      <w:numFmt w:val="decimal"/>
      <w:lvlText w:val="●"/>
      <w:lvlJc w:val="left"/>
      <w:pPr>
        <w:ind w:left="720" w:hanging="360"/>
      </w:pPr>
    </w:lvl>
    <w:lvl w:ilvl="1" w:tplc="30EE994E">
      <w:start w:val="1"/>
      <w:numFmt w:val="lowerLetter"/>
      <w:lvlText w:val="%2."/>
      <w:lvlJc w:val="left"/>
      <w:pPr>
        <w:ind w:left="1440" w:hanging="360"/>
      </w:pPr>
    </w:lvl>
    <w:lvl w:ilvl="2" w:tplc="C532A22E">
      <w:start w:val="1"/>
      <w:numFmt w:val="lowerRoman"/>
      <w:lvlText w:val="%3."/>
      <w:lvlJc w:val="right"/>
      <w:pPr>
        <w:ind w:left="2160" w:hanging="180"/>
      </w:pPr>
    </w:lvl>
    <w:lvl w:ilvl="3" w:tplc="43846E60">
      <w:start w:val="1"/>
      <w:numFmt w:val="decimal"/>
      <w:lvlText w:val="%4."/>
      <w:lvlJc w:val="left"/>
      <w:pPr>
        <w:ind w:left="2880" w:hanging="360"/>
      </w:pPr>
    </w:lvl>
    <w:lvl w:ilvl="4" w:tplc="C7DA7000">
      <w:start w:val="1"/>
      <w:numFmt w:val="lowerLetter"/>
      <w:lvlText w:val="%5."/>
      <w:lvlJc w:val="left"/>
      <w:pPr>
        <w:ind w:left="3600" w:hanging="360"/>
      </w:pPr>
    </w:lvl>
    <w:lvl w:ilvl="5" w:tplc="306E58F0">
      <w:start w:val="1"/>
      <w:numFmt w:val="lowerRoman"/>
      <w:lvlText w:val="%6."/>
      <w:lvlJc w:val="right"/>
      <w:pPr>
        <w:ind w:left="4320" w:hanging="180"/>
      </w:pPr>
    </w:lvl>
    <w:lvl w:ilvl="6" w:tplc="7C462092">
      <w:start w:val="1"/>
      <w:numFmt w:val="decimal"/>
      <w:lvlText w:val="%7."/>
      <w:lvlJc w:val="left"/>
      <w:pPr>
        <w:ind w:left="5040" w:hanging="360"/>
      </w:pPr>
    </w:lvl>
    <w:lvl w:ilvl="7" w:tplc="F6467976">
      <w:start w:val="1"/>
      <w:numFmt w:val="lowerLetter"/>
      <w:lvlText w:val="%8."/>
      <w:lvlJc w:val="left"/>
      <w:pPr>
        <w:ind w:left="5760" w:hanging="360"/>
      </w:pPr>
    </w:lvl>
    <w:lvl w:ilvl="8" w:tplc="1D9C539E">
      <w:start w:val="1"/>
      <w:numFmt w:val="lowerRoman"/>
      <w:lvlText w:val="%9."/>
      <w:lvlJc w:val="right"/>
      <w:pPr>
        <w:ind w:left="6480" w:hanging="180"/>
      </w:pPr>
    </w:lvl>
  </w:abstractNum>
  <w:abstractNum w:abstractNumId="20" w15:restartNumberingAfterBreak="0">
    <w:nsid w:val="307A02BA"/>
    <w:multiLevelType w:val="multilevel"/>
    <w:tmpl w:val="727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B5266"/>
    <w:multiLevelType w:val="hybridMultilevel"/>
    <w:tmpl w:val="95FA3F0C"/>
    <w:lvl w:ilvl="0" w:tplc="FFA04EE4">
      <w:start w:val="1"/>
      <w:numFmt w:val="decimal"/>
      <w:lvlText w:val="●"/>
      <w:lvlJc w:val="left"/>
      <w:pPr>
        <w:ind w:left="720" w:hanging="360"/>
      </w:pPr>
    </w:lvl>
    <w:lvl w:ilvl="1" w:tplc="0B228250">
      <w:start w:val="1"/>
      <w:numFmt w:val="lowerLetter"/>
      <w:lvlText w:val="%2."/>
      <w:lvlJc w:val="left"/>
      <w:pPr>
        <w:ind w:left="1440" w:hanging="360"/>
      </w:pPr>
    </w:lvl>
    <w:lvl w:ilvl="2" w:tplc="B1EAD5D8">
      <w:start w:val="1"/>
      <w:numFmt w:val="lowerRoman"/>
      <w:lvlText w:val="%3."/>
      <w:lvlJc w:val="right"/>
      <w:pPr>
        <w:ind w:left="2160" w:hanging="180"/>
      </w:pPr>
    </w:lvl>
    <w:lvl w:ilvl="3" w:tplc="5F12D26E">
      <w:start w:val="1"/>
      <w:numFmt w:val="decimal"/>
      <w:lvlText w:val="%4."/>
      <w:lvlJc w:val="left"/>
      <w:pPr>
        <w:ind w:left="2880" w:hanging="360"/>
      </w:pPr>
    </w:lvl>
    <w:lvl w:ilvl="4" w:tplc="58E49A76">
      <w:start w:val="1"/>
      <w:numFmt w:val="lowerLetter"/>
      <w:lvlText w:val="%5."/>
      <w:lvlJc w:val="left"/>
      <w:pPr>
        <w:ind w:left="3600" w:hanging="360"/>
      </w:pPr>
    </w:lvl>
    <w:lvl w:ilvl="5" w:tplc="0F883F92">
      <w:start w:val="1"/>
      <w:numFmt w:val="lowerRoman"/>
      <w:lvlText w:val="%6."/>
      <w:lvlJc w:val="right"/>
      <w:pPr>
        <w:ind w:left="4320" w:hanging="180"/>
      </w:pPr>
    </w:lvl>
    <w:lvl w:ilvl="6" w:tplc="3A6E0D70">
      <w:start w:val="1"/>
      <w:numFmt w:val="decimal"/>
      <w:lvlText w:val="%7."/>
      <w:lvlJc w:val="left"/>
      <w:pPr>
        <w:ind w:left="5040" w:hanging="360"/>
      </w:pPr>
    </w:lvl>
    <w:lvl w:ilvl="7" w:tplc="C12086A8">
      <w:start w:val="1"/>
      <w:numFmt w:val="lowerLetter"/>
      <w:lvlText w:val="%8."/>
      <w:lvlJc w:val="left"/>
      <w:pPr>
        <w:ind w:left="5760" w:hanging="360"/>
      </w:pPr>
    </w:lvl>
    <w:lvl w:ilvl="8" w:tplc="513A7AF0">
      <w:start w:val="1"/>
      <w:numFmt w:val="lowerRoman"/>
      <w:lvlText w:val="%9."/>
      <w:lvlJc w:val="right"/>
      <w:pPr>
        <w:ind w:left="6480" w:hanging="180"/>
      </w:pPr>
    </w:lvl>
  </w:abstractNum>
  <w:abstractNum w:abstractNumId="22" w15:restartNumberingAfterBreak="0">
    <w:nsid w:val="3657F326"/>
    <w:multiLevelType w:val="hybridMultilevel"/>
    <w:tmpl w:val="BAA04216"/>
    <w:lvl w:ilvl="0" w:tplc="C714CFE4">
      <w:start w:val="1"/>
      <w:numFmt w:val="bullet"/>
      <w:lvlText w:val="•"/>
      <w:lvlJc w:val="left"/>
      <w:pPr>
        <w:ind w:left="560" w:hanging="360"/>
      </w:pPr>
      <w:rPr>
        <w:rFonts w:ascii="Symbol" w:hAnsi="Symbol" w:hint="default"/>
      </w:rPr>
    </w:lvl>
    <w:lvl w:ilvl="1" w:tplc="E7FE964A">
      <w:start w:val="1"/>
      <w:numFmt w:val="bullet"/>
      <w:lvlText w:val="o"/>
      <w:lvlJc w:val="left"/>
      <w:pPr>
        <w:ind w:left="1280" w:hanging="360"/>
      </w:pPr>
      <w:rPr>
        <w:rFonts w:ascii="Courier New" w:hAnsi="Courier New" w:hint="default"/>
      </w:rPr>
    </w:lvl>
    <w:lvl w:ilvl="2" w:tplc="0524AF2C">
      <w:start w:val="1"/>
      <w:numFmt w:val="bullet"/>
      <w:lvlText w:val=""/>
      <w:lvlJc w:val="left"/>
      <w:pPr>
        <w:ind w:left="2000" w:hanging="360"/>
      </w:pPr>
      <w:rPr>
        <w:rFonts w:ascii="Wingdings" w:hAnsi="Wingdings" w:hint="default"/>
      </w:rPr>
    </w:lvl>
    <w:lvl w:ilvl="3" w:tplc="D7BCC320">
      <w:start w:val="1"/>
      <w:numFmt w:val="bullet"/>
      <w:lvlText w:val=""/>
      <w:lvlJc w:val="left"/>
      <w:pPr>
        <w:ind w:left="2720" w:hanging="360"/>
      </w:pPr>
      <w:rPr>
        <w:rFonts w:ascii="Symbol" w:hAnsi="Symbol" w:hint="default"/>
      </w:rPr>
    </w:lvl>
    <w:lvl w:ilvl="4" w:tplc="2118DD3A">
      <w:start w:val="1"/>
      <w:numFmt w:val="bullet"/>
      <w:lvlText w:val="o"/>
      <w:lvlJc w:val="left"/>
      <w:pPr>
        <w:ind w:left="3440" w:hanging="360"/>
      </w:pPr>
      <w:rPr>
        <w:rFonts w:ascii="Courier New" w:hAnsi="Courier New" w:hint="default"/>
      </w:rPr>
    </w:lvl>
    <w:lvl w:ilvl="5" w:tplc="A91E79DA">
      <w:start w:val="1"/>
      <w:numFmt w:val="bullet"/>
      <w:lvlText w:val=""/>
      <w:lvlJc w:val="left"/>
      <w:pPr>
        <w:ind w:left="4160" w:hanging="360"/>
      </w:pPr>
      <w:rPr>
        <w:rFonts w:ascii="Wingdings" w:hAnsi="Wingdings" w:hint="default"/>
      </w:rPr>
    </w:lvl>
    <w:lvl w:ilvl="6" w:tplc="3BD24AD8">
      <w:start w:val="1"/>
      <w:numFmt w:val="bullet"/>
      <w:lvlText w:val=""/>
      <w:lvlJc w:val="left"/>
      <w:pPr>
        <w:ind w:left="4880" w:hanging="360"/>
      </w:pPr>
      <w:rPr>
        <w:rFonts w:ascii="Symbol" w:hAnsi="Symbol" w:hint="default"/>
      </w:rPr>
    </w:lvl>
    <w:lvl w:ilvl="7" w:tplc="95BA9C06">
      <w:start w:val="1"/>
      <w:numFmt w:val="bullet"/>
      <w:lvlText w:val="o"/>
      <w:lvlJc w:val="left"/>
      <w:pPr>
        <w:ind w:left="5600" w:hanging="360"/>
      </w:pPr>
      <w:rPr>
        <w:rFonts w:ascii="Courier New" w:hAnsi="Courier New" w:hint="default"/>
      </w:rPr>
    </w:lvl>
    <w:lvl w:ilvl="8" w:tplc="10480294">
      <w:start w:val="1"/>
      <w:numFmt w:val="bullet"/>
      <w:lvlText w:val=""/>
      <w:lvlJc w:val="left"/>
      <w:pPr>
        <w:ind w:left="6320" w:hanging="360"/>
      </w:pPr>
      <w:rPr>
        <w:rFonts w:ascii="Wingdings" w:hAnsi="Wingdings" w:hint="default"/>
      </w:rPr>
    </w:lvl>
  </w:abstractNum>
  <w:abstractNum w:abstractNumId="23" w15:restartNumberingAfterBreak="0">
    <w:nsid w:val="3A33892B"/>
    <w:multiLevelType w:val="hybridMultilevel"/>
    <w:tmpl w:val="14BE12B4"/>
    <w:lvl w:ilvl="0" w:tplc="E728AE82">
      <w:start w:val="1"/>
      <w:numFmt w:val="bullet"/>
      <w:lvlText w:val="•"/>
      <w:lvlJc w:val="left"/>
      <w:pPr>
        <w:ind w:left="720" w:hanging="360"/>
      </w:pPr>
      <w:rPr>
        <w:rFonts w:ascii="Symbol" w:hAnsi="Symbol" w:hint="default"/>
      </w:rPr>
    </w:lvl>
    <w:lvl w:ilvl="1" w:tplc="4D7282EE">
      <w:start w:val="1"/>
      <w:numFmt w:val="bullet"/>
      <w:lvlText w:val="o"/>
      <w:lvlJc w:val="left"/>
      <w:pPr>
        <w:ind w:left="1440" w:hanging="360"/>
      </w:pPr>
      <w:rPr>
        <w:rFonts w:ascii="Courier New" w:hAnsi="Courier New" w:hint="default"/>
      </w:rPr>
    </w:lvl>
    <w:lvl w:ilvl="2" w:tplc="521A332C">
      <w:start w:val="1"/>
      <w:numFmt w:val="bullet"/>
      <w:lvlText w:val=""/>
      <w:lvlJc w:val="left"/>
      <w:pPr>
        <w:ind w:left="2160" w:hanging="360"/>
      </w:pPr>
      <w:rPr>
        <w:rFonts w:ascii="Wingdings" w:hAnsi="Wingdings" w:hint="default"/>
      </w:rPr>
    </w:lvl>
    <w:lvl w:ilvl="3" w:tplc="7CAAEA80">
      <w:start w:val="1"/>
      <w:numFmt w:val="bullet"/>
      <w:lvlText w:val=""/>
      <w:lvlJc w:val="left"/>
      <w:pPr>
        <w:ind w:left="2880" w:hanging="360"/>
      </w:pPr>
      <w:rPr>
        <w:rFonts w:ascii="Symbol" w:hAnsi="Symbol" w:hint="default"/>
      </w:rPr>
    </w:lvl>
    <w:lvl w:ilvl="4" w:tplc="C074CD30">
      <w:start w:val="1"/>
      <w:numFmt w:val="bullet"/>
      <w:lvlText w:val="o"/>
      <w:lvlJc w:val="left"/>
      <w:pPr>
        <w:ind w:left="3600" w:hanging="360"/>
      </w:pPr>
      <w:rPr>
        <w:rFonts w:ascii="Courier New" w:hAnsi="Courier New" w:hint="default"/>
      </w:rPr>
    </w:lvl>
    <w:lvl w:ilvl="5" w:tplc="583A3ECC">
      <w:start w:val="1"/>
      <w:numFmt w:val="bullet"/>
      <w:lvlText w:val=""/>
      <w:lvlJc w:val="left"/>
      <w:pPr>
        <w:ind w:left="4320" w:hanging="360"/>
      </w:pPr>
      <w:rPr>
        <w:rFonts w:ascii="Wingdings" w:hAnsi="Wingdings" w:hint="default"/>
      </w:rPr>
    </w:lvl>
    <w:lvl w:ilvl="6" w:tplc="7B5AA7F6">
      <w:start w:val="1"/>
      <w:numFmt w:val="bullet"/>
      <w:lvlText w:val=""/>
      <w:lvlJc w:val="left"/>
      <w:pPr>
        <w:ind w:left="5040" w:hanging="360"/>
      </w:pPr>
      <w:rPr>
        <w:rFonts w:ascii="Symbol" w:hAnsi="Symbol" w:hint="default"/>
      </w:rPr>
    </w:lvl>
    <w:lvl w:ilvl="7" w:tplc="26B07F3A">
      <w:start w:val="1"/>
      <w:numFmt w:val="bullet"/>
      <w:lvlText w:val="o"/>
      <w:lvlJc w:val="left"/>
      <w:pPr>
        <w:ind w:left="5760" w:hanging="360"/>
      </w:pPr>
      <w:rPr>
        <w:rFonts w:ascii="Courier New" w:hAnsi="Courier New" w:hint="default"/>
      </w:rPr>
    </w:lvl>
    <w:lvl w:ilvl="8" w:tplc="5E741E60">
      <w:start w:val="1"/>
      <w:numFmt w:val="bullet"/>
      <w:lvlText w:val=""/>
      <w:lvlJc w:val="left"/>
      <w:pPr>
        <w:ind w:left="6480" w:hanging="360"/>
      </w:pPr>
      <w:rPr>
        <w:rFonts w:ascii="Wingdings" w:hAnsi="Wingdings" w:hint="default"/>
      </w:rPr>
    </w:lvl>
  </w:abstractNum>
  <w:abstractNum w:abstractNumId="24" w15:restartNumberingAfterBreak="0">
    <w:nsid w:val="3F112BC3"/>
    <w:multiLevelType w:val="multilevel"/>
    <w:tmpl w:val="1A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75ECC"/>
    <w:multiLevelType w:val="multilevel"/>
    <w:tmpl w:val="F92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F3167"/>
    <w:multiLevelType w:val="hybridMultilevel"/>
    <w:tmpl w:val="1D9A217E"/>
    <w:lvl w:ilvl="0" w:tplc="331C2606">
      <w:start w:val="1"/>
      <w:numFmt w:val="decimal"/>
      <w:lvlText w:val="●"/>
      <w:lvlJc w:val="left"/>
      <w:pPr>
        <w:ind w:left="720" w:hanging="360"/>
      </w:pPr>
    </w:lvl>
    <w:lvl w:ilvl="1" w:tplc="2FA89E90">
      <w:start w:val="1"/>
      <w:numFmt w:val="lowerLetter"/>
      <w:lvlText w:val="%2."/>
      <w:lvlJc w:val="left"/>
      <w:pPr>
        <w:ind w:left="1440" w:hanging="360"/>
      </w:pPr>
    </w:lvl>
    <w:lvl w:ilvl="2" w:tplc="692C579A">
      <w:start w:val="1"/>
      <w:numFmt w:val="lowerRoman"/>
      <w:lvlText w:val="%3."/>
      <w:lvlJc w:val="right"/>
      <w:pPr>
        <w:ind w:left="2160" w:hanging="180"/>
      </w:pPr>
    </w:lvl>
    <w:lvl w:ilvl="3" w:tplc="14AA24A4">
      <w:start w:val="1"/>
      <w:numFmt w:val="decimal"/>
      <w:lvlText w:val="%4."/>
      <w:lvlJc w:val="left"/>
      <w:pPr>
        <w:ind w:left="2880" w:hanging="360"/>
      </w:pPr>
    </w:lvl>
    <w:lvl w:ilvl="4" w:tplc="267CB4C8">
      <w:start w:val="1"/>
      <w:numFmt w:val="lowerLetter"/>
      <w:lvlText w:val="%5."/>
      <w:lvlJc w:val="left"/>
      <w:pPr>
        <w:ind w:left="3600" w:hanging="360"/>
      </w:pPr>
    </w:lvl>
    <w:lvl w:ilvl="5" w:tplc="0AE2CE60">
      <w:start w:val="1"/>
      <w:numFmt w:val="lowerRoman"/>
      <w:lvlText w:val="%6."/>
      <w:lvlJc w:val="right"/>
      <w:pPr>
        <w:ind w:left="4320" w:hanging="180"/>
      </w:pPr>
    </w:lvl>
    <w:lvl w:ilvl="6" w:tplc="BEC2C870">
      <w:start w:val="1"/>
      <w:numFmt w:val="decimal"/>
      <w:lvlText w:val="%7."/>
      <w:lvlJc w:val="left"/>
      <w:pPr>
        <w:ind w:left="5040" w:hanging="360"/>
      </w:pPr>
    </w:lvl>
    <w:lvl w:ilvl="7" w:tplc="240407AE">
      <w:start w:val="1"/>
      <w:numFmt w:val="lowerLetter"/>
      <w:lvlText w:val="%8."/>
      <w:lvlJc w:val="left"/>
      <w:pPr>
        <w:ind w:left="5760" w:hanging="360"/>
      </w:pPr>
    </w:lvl>
    <w:lvl w:ilvl="8" w:tplc="E35CFE74">
      <w:start w:val="1"/>
      <w:numFmt w:val="lowerRoman"/>
      <w:lvlText w:val="%9."/>
      <w:lvlJc w:val="right"/>
      <w:pPr>
        <w:ind w:left="6480" w:hanging="180"/>
      </w:pPr>
    </w:lvl>
  </w:abstractNum>
  <w:abstractNum w:abstractNumId="27" w15:restartNumberingAfterBreak="0">
    <w:nsid w:val="47D337A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925DB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A5B4F00"/>
    <w:multiLevelType w:val="multilevel"/>
    <w:tmpl w:val="E07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3E438A"/>
    <w:multiLevelType w:val="multilevel"/>
    <w:tmpl w:val="972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02865"/>
    <w:multiLevelType w:val="multilevel"/>
    <w:tmpl w:val="55A6159A"/>
    <w:lvl w:ilvl="0">
      <w:start w:val="1"/>
      <w:numFmt w:val="bullet"/>
      <w:lvlText w:val=""/>
      <w:lvlJc w:val="left"/>
      <w:pPr>
        <w:ind w:left="460" w:hanging="260"/>
      </w:pPr>
      <w:rPr>
        <w:rFonts w:ascii="Symbol" w:hAnsi="Symbol" w:hint="default"/>
      </w:r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E6F0E67"/>
    <w:multiLevelType w:val="multilevel"/>
    <w:tmpl w:val="95D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7984E"/>
    <w:multiLevelType w:val="hybridMultilevel"/>
    <w:tmpl w:val="90B6162A"/>
    <w:lvl w:ilvl="0" w:tplc="FFFFFFFF">
      <w:start w:val="1"/>
      <w:numFmt w:val="decimal"/>
      <w:lvlText w:val="●"/>
      <w:lvlJc w:val="left"/>
      <w:pPr>
        <w:ind w:left="460" w:hanging="260"/>
      </w:pPr>
    </w:lvl>
    <w:lvl w:ilvl="1" w:tplc="D1A42762">
      <w:numFmt w:val="decimal"/>
      <w:lvlText w:val=""/>
      <w:lvlJc w:val="left"/>
    </w:lvl>
    <w:lvl w:ilvl="2" w:tplc="51102BF2">
      <w:numFmt w:val="decimal"/>
      <w:lvlText w:val=""/>
      <w:lvlJc w:val="left"/>
    </w:lvl>
    <w:lvl w:ilvl="3" w:tplc="2862C63C">
      <w:numFmt w:val="decimal"/>
      <w:lvlText w:val=""/>
      <w:lvlJc w:val="left"/>
    </w:lvl>
    <w:lvl w:ilvl="4" w:tplc="922AE062">
      <w:numFmt w:val="decimal"/>
      <w:lvlText w:val=""/>
      <w:lvlJc w:val="left"/>
    </w:lvl>
    <w:lvl w:ilvl="5" w:tplc="CDACD916">
      <w:numFmt w:val="decimal"/>
      <w:lvlText w:val=""/>
      <w:lvlJc w:val="left"/>
    </w:lvl>
    <w:lvl w:ilvl="6" w:tplc="CC3CAC0E">
      <w:numFmt w:val="decimal"/>
      <w:lvlText w:val=""/>
      <w:lvlJc w:val="left"/>
    </w:lvl>
    <w:lvl w:ilvl="7" w:tplc="1EECBDFC">
      <w:numFmt w:val="decimal"/>
      <w:lvlText w:val=""/>
      <w:lvlJc w:val="left"/>
    </w:lvl>
    <w:lvl w:ilvl="8" w:tplc="14B85506">
      <w:numFmt w:val="decimal"/>
      <w:lvlText w:val=""/>
      <w:lvlJc w:val="left"/>
    </w:lvl>
  </w:abstractNum>
  <w:abstractNum w:abstractNumId="34" w15:restartNumberingAfterBreak="0">
    <w:nsid w:val="616766FE"/>
    <w:multiLevelType w:val="multilevel"/>
    <w:tmpl w:val="C6F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B1846"/>
    <w:multiLevelType w:val="hybridMultilevel"/>
    <w:tmpl w:val="E242C200"/>
    <w:lvl w:ilvl="0" w:tplc="09ECEED8">
      <w:start w:val="1"/>
      <w:numFmt w:val="decimal"/>
      <w:lvlText w:val="●"/>
      <w:lvlJc w:val="left"/>
      <w:pPr>
        <w:ind w:left="720" w:hanging="360"/>
      </w:pPr>
    </w:lvl>
    <w:lvl w:ilvl="1" w:tplc="721AC162">
      <w:start w:val="1"/>
      <w:numFmt w:val="lowerLetter"/>
      <w:lvlText w:val="%2."/>
      <w:lvlJc w:val="left"/>
      <w:pPr>
        <w:ind w:left="1440" w:hanging="360"/>
      </w:pPr>
    </w:lvl>
    <w:lvl w:ilvl="2" w:tplc="592C4AF0">
      <w:start w:val="1"/>
      <w:numFmt w:val="lowerRoman"/>
      <w:lvlText w:val="%3."/>
      <w:lvlJc w:val="right"/>
      <w:pPr>
        <w:ind w:left="2160" w:hanging="180"/>
      </w:pPr>
    </w:lvl>
    <w:lvl w:ilvl="3" w:tplc="711CCA70">
      <w:start w:val="1"/>
      <w:numFmt w:val="decimal"/>
      <w:lvlText w:val="%4."/>
      <w:lvlJc w:val="left"/>
      <w:pPr>
        <w:ind w:left="2880" w:hanging="360"/>
      </w:pPr>
    </w:lvl>
    <w:lvl w:ilvl="4" w:tplc="B7D4DC22">
      <w:start w:val="1"/>
      <w:numFmt w:val="lowerLetter"/>
      <w:lvlText w:val="%5."/>
      <w:lvlJc w:val="left"/>
      <w:pPr>
        <w:ind w:left="3600" w:hanging="360"/>
      </w:pPr>
    </w:lvl>
    <w:lvl w:ilvl="5" w:tplc="A44095FA">
      <w:start w:val="1"/>
      <w:numFmt w:val="lowerRoman"/>
      <w:lvlText w:val="%6."/>
      <w:lvlJc w:val="right"/>
      <w:pPr>
        <w:ind w:left="4320" w:hanging="180"/>
      </w:pPr>
    </w:lvl>
    <w:lvl w:ilvl="6" w:tplc="244E1674">
      <w:start w:val="1"/>
      <w:numFmt w:val="decimal"/>
      <w:lvlText w:val="%7."/>
      <w:lvlJc w:val="left"/>
      <w:pPr>
        <w:ind w:left="5040" w:hanging="360"/>
      </w:pPr>
    </w:lvl>
    <w:lvl w:ilvl="7" w:tplc="AB848D72">
      <w:start w:val="1"/>
      <w:numFmt w:val="lowerLetter"/>
      <w:lvlText w:val="%8."/>
      <w:lvlJc w:val="left"/>
      <w:pPr>
        <w:ind w:left="5760" w:hanging="360"/>
      </w:pPr>
    </w:lvl>
    <w:lvl w:ilvl="8" w:tplc="B0925042">
      <w:start w:val="1"/>
      <w:numFmt w:val="lowerRoman"/>
      <w:lvlText w:val="%9."/>
      <w:lvlJc w:val="right"/>
      <w:pPr>
        <w:ind w:left="6480" w:hanging="180"/>
      </w:pPr>
    </w:lvl>
  </w:abstractNum>
  <w:abstractNum w:abstractNumId="36" w15:restartNumberingAfterBreak="0">
    <w:nsid w:val="69364B16"/>
    <w:multiLevelType w:val="hybridMultilevel"/>
    <w:tmpl w:val="64BCFEFC"/>
    <w:lvl w:ilvl="0" w:tplc="CB96D87C">
      <w:start w:val="1"/>
      <w:numFmt w:val="bullet"/>
      <w:lvlText w:val="●"/>
      <w:lvlJc w:val="left"/>
      <w:pPr>
        <w:ind w:left="720" w:hanging="360"/>
      </w:pPr>
    </w:lvl>
    <w:lvl w:ilvl="1" w:tplc="B454ABA4">
      <w:start w:val="1"/>
      <w:numFmt w:val="bullet"/>
      <w:lvlText w:val="○"/>
      <w:lvlJc w:val="left"/>
      <w:pPr>
        <w:ind w:left="1440" w:hanging="360"/>
      </w:pPr>
    </w:lvl>
    <w:lvl w:ilvl="2" w:tplc="20640154">
      <w:start w:val="1"/>
      <w:numFmt w:val="bullet"/>
      <w:lvlText w:val="■"/>
      <w:lvlJc w:val="left"/>
      <w:pPr>
        <w:ind w:left="2160" w:hanging="360"/>
      </w:pPr>
    </w:lvl>
    <w:lvl w:ilvl="3" w:tplc="586EDCAE">
      <w:start w:val="1"/>
      <w:numFmt w:val="bullet"/>
      <w:lvlText w:val="●"/>
      <w:lvlJc w:val="left"/>
      <w:pPr>
        <w:ind w:left="2880" w:hanging="360"/>
      </w:pPr>
    </w:lvl>
    <w:lvl w:ilvl="4" w:tplc="903CC814">
      <w:start w:val="1"/>
      <w:numFmt w:val="bullet"/>
      <w:lvlText w:val="○"/>
      <w:lvlJc w:val="left"/>
      <w:pPr>
        <w:ind w:left="3600" w:hanging="360"/>
      </w:pPr>
    </w:lvl>
    <w:lvl w:ilvl="5" w:tplc="21202B06">
      <w:start w:val="1"/>
      <w:numFmt w:val="bullet"/>
      <w:lvlText w:val="■"/>
      <w:lvlJc w:val="left"/>
      <w:pPr>
        <w:ind w:left="4320" w:hanging="360"/>
      </w:pPr>
    </w:lvl>
    <w:lvl w:ilvl="6" w:tplc="02EEC92C">
      <w:start w:val="1"/>
      <w:numFmt w:val="bullet"/>
      <w:lvlText w:val="●"/>
      <w:lvlJc w:val="left"/>
      <w:pPr>
        <w:ind w:left="5040" w:hanging="360"/>
      </w:pPr>
    </w:lvl>
    <w:lvl w:ilvl="7" w:tplc="266C42B0">
      <w:start w:val="1"/>
      <w:numFmt w:val="bullet"/>
      <w:lvlText w:val="●"/>
      <w:lvlJc w:val="left"/>
      <w:pPr>
        <w:ind w:left="5760" w:hanging="360"/>
      </w:pPr>
    </w:lvl>
    <w:lvl w:ilvl="8" w:tplc="B606B160">
      <w:start w:val="1"/>
      <w:numFmt w:val="bullet"/>
      <w:lvlText w:val="●"/>
      <w:lvlJc w:val="left"/>
      <w:pPr>
        <w:ind w:left="6480" w:hanging="360"/>
      </w:pPr>
    </w:lvl>
  </w:abstractNum>
  <w:abstractNum w:abstractNumId="37" w15:restartNumberingAfterBreak="0">
    <w:nsid w:val="695110A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6F8F751"/>
    <w:multiLevelType w:val="multilevel"/>
    <w:tmpl w:val="7164A6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D175DF"/>
    <w:multiLevelType w:val="multilevel"/>
    <w:tmpl w:val="A15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392617">
    <w:abstractNumId w:val="23"/>
  </w:num>
  <w:num w:numId="2" w16cid:durableId="1102988671">
    <w:abstractNumId w:val="16"/>
  </w:num>
  <w:num w:numId="3" w16cid:durableId="1319922243">
    <w:abstractNumId w:val="38"/>
  </w:num>
  <w:num w:numId="4" w16cid:durableId="856309433">
    <w:abstractNumId w:val="26"/>
  </w:num>
  <w:num w:numId="5" w16cid:durableId="2091387575">
    <w:abstractNumId w:val="21"/>
  </w:num>
  <w:num w:numId="6" w16cid:durableId="1417901941">
    <w:abstractNumId w:val="11"/>
  </w:num>
  <w:num w:numId="7" w16cid:durableId="1726098419">
    <w:abstractNumId w:val="22"/>
  </w:num>
  <w:num w:numId="8" w16cid:durableId="456604840">
    <w:abstractNumId w:val="13"/>
  </w:num>
  <w:num w:numId="9" w16cid:durableId="1584872695">
    <w:abstractNumId w:val="19"/>
  </w:num>
  <w:num w:numId="10" w16cid:durableId="1945260156">
    <w:abstractNumId w:val="35"/>
  </w:num>
  <w:num w:numId="11" w16cid:durableId="1333533434">
    <w:abstractNumId w:val="36"/>
    <w:lvlOverride w:ilvl="0">
      <w:startOverride w:val="1"/>
    </w:lvlOverride>
  </w:num>
  <w:num w:numId="12" w16cid:durableId="494759693">
    <w:abstractNumId w:val="31"/>
  </w:num>
  <w:num w:numId="13" w16cid:durableId="1480922280">
    <w:abstractNumId w:val="33"/>
  </w:num>
  <w:num w:numId="14" w16cid:durableId="401412390">
    <w:abstractNumId w:val="39"/>
  </w:num>
  <w:num w:numId="15" w16cid:durableId="11806">
    <w:abstractNumId w:val="20"/>
  </w:num>
  <w:num w:numId="16" w16cid:durableId="1818453914">
    <w:abstractNumId w:val="14"/>
  </w:num>
  <w:num w:numId="17" w16cid:durableId="1883978867">
    <w:abstractNumId w:val="32"/>
  </w:num>
  <w:num w:numId="18" w16cid:durableId="125969737">
    <w:abstractNumId w:val="10"/>
  </w:num>
  <w:num w:numId="19" w16cid:durableId="452329779">
    <w:abstractNumId w:val="17"/>
  </w:num>
  <w:num w:numId="20" w16cid:durableId="386996425">
    <w:abstractNumId w:val="29"/>
  </w:num>
  <w:num w:numId="21" w16cid:durableId="1523515869">
    <w:abstractNumId w:val="24"/>
  </w:num>
  <w:num w:numId="22" w16cid:durableId="1603800507">
    <w:abstractNumId w:val="15"/>
  </w:num>
  <w:num w:numId="23" w16cid:durableId="149367522">
    <w:abstractNumId w:val="34"/>
  </w:num>
  <w:num w:numId="24" w16cid:durableId="1787233850">
    <w:abstractNumId w:val="12"/>
  </w:num>
  <w:num w:numId="25" w16cid:durableId="163323738">
    <w:abstractNumId w:val="30"/>
  </w:num>
  <w:num w:numId="26" w16cid:durableId="73213372">
    <w:abstractNumId w:val="25"/>
  </w:num>
  <w:num w:numId="27" w16cid:durableId="1929535167">
    <w:abstractNumId w:val="18"/>
  </w:num>
  <w:num w:numId="28" w16cid:durableId="1014914171">
    <w:abstractNumId w:val="9"/>
  </w:num>
  <w:num w:numId="29" w16cid:durableId="1060249029">
    <w:abstractNumId w:val="27"/>
  </w:num>
  <w:num w:numId="30" w16cid:durableId="2131707490">
    <w:abstractNumId w:val="37"/>
  </w:num>
  <w:num w:numId="31" w16cid:durableId="640765194">
    <w:abstractNumId w:val="28"/>
  </w:num>
  <w:num w:numId="32" w16cid:durableId="2001425464">
    <w:abstractNumId w:val="7"/>
  </w:num>
  <w:num w:numId="33" w16cid:durableId="21177307">
    <w:abstractNumId w:val="6"/>
  </w:num>
  <w:num w:numId="34" w16cid:durableId="1831554008">
    <w:abstractNumId w:val="5"/>
  </w:num>
  <w:num w:numId="35" w16cid:durableId="1819153953">
    <w:abstractNumId w:val="4"/>
  </w:num>
  <w:num w:numId="36" w16cid:durableId="1788621773">
    <w:abstractNumId w:val="8"/>
  </w:num>
  <w:num w:numId="37" w16cid:durableId="585040644">
    <w:abstractNumId w:val="3"/>
  </w:num>
  <w:num w:numId="38" w16cid:durableId="1811050874">
    <w:abstractNumId w:val="2"/>
  </w:num>
  <w:num w:numId="39" w16cid:durableId="158349531">
    <w:abstractNumId w:val="1"/>
  </w:num>
  <w:num w:numId="40" w16cid:durableId="83017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87E2F"/>
    <w:rsid w:val="00067B0D"/>
    <w:rsid w:val="00106196"/>
    <w:rsid w:val="00111231"/>
    <w:rsid w:val="001164C6"/>
    <w:rsid w:val="00271570"/>
    <w:rsid w:val="0028069C"/>
    <w:rsid w:val="005016E1"/>
    <w:rsid w:val="00516A11"/>
    <w:rsid w:val="005E4B1B"/>
    <w:rsid w:val="00613C00"/>
    <w:rsid w:val="00615701"/>
    <w:rsid w:val="00662BC9"/>
    <w:rsid w:val="00680B72"/>
    <w:rsid w:val="00690FAE"/>
    <w:rsid w:val="006E6E93"/>
    <w:rsid w:val="006F05D7"/>
    <w:rsid w:val="00712FC2"/>
    <w:rsid w:val="007B320B"/>
    <w:rsid w:val="007F63A7"/>
    <w:rsid w:val="00812A94"/>
    <w:rsid w:val="00825D2E"/>
    <w:rsid w:val="00894A95"/>
    <w:rsid w:val="008A25EF"/>
    <w:rsid w:val="008D72B2"/>
    <w:rsid w:val="009040D0"/>
    <w:rsid w:val="00942BEF"/>
    <w:rsid w:val="009724A6"/>
    <w:rsid w:val="009E59AC"/>
    <w:rsid w:val="00A9529F"/>
    <w:rsid w:val="00B710EA"/>
    <w:rsid w:val="00B94096"/>
    <w:rsid w:val="00CD18C1"/>
    <w:rsid w:val="00DF22C9"/>
    <w:rsid w:val="00E73D4B"/>
    <w:rsid w:val="00E75E88"/>
    <w:rsid w:val="00ED3F33"/>
    <w:rsid w:val="00FD073E"/>
    <w:rsid w:val="021CFEE4"/>
    <w:rsid w:val="0284AE1B"/>
    <w:rsid w:val="03AE59B6"/>
    <w:rsid w:val="0438FE7D"/>
    <w:rsid w:val="045B153C"/>
    <w:rsid w:val="05DF8E54"/>
    <w:rsid w:val="064EA212"/>
    <w:rsid w:val="0741487F"/>
    <w:rsid w:val="074D0F06"/>
    <w:rsid w:val="07940AB3"/>
    <w:rsid w:val="07B88780"/>
    <w:rsid w:val="08A3C276"/>
    <w:rsid w:val="091B1ECE"/>
    <w:rsid w:val="09E85863"/>
    <w:rsid w:val="0AD454FB"/>
    <w:rsid w:val="0B49DB68"/>
    <w:rsid w:val="0C5A1D4E"/>
    <w:rsid w:val="0E77872F"/>
    <w:rsid w:val="10988348"/>
    <w:rsid w:val="10A63804"/>
    <w:rsid w:val="11E16127"/>
    <w:rsid w:val="120C5AFE"/>
    <w:rsid w:val="123FF41D"/>
    <w:rsid w:val="12887E2F"/>
    <w:rsid w:val="1303D290"/>
    <w:rsid w:val="1355221E"/>
    <w:rsid w:val="14C43B10"/>
    <w:rsid w:val="156D7303"/>
    <w:rsid w:val="1577997E"/>
    <w:rsid w:val="15B6AC64"/>
    <w:rsid w:val="15C4D2E7"/>
    <w:rsid w:val="16677215"/>
    <w:rsid w:val="17AE77EF"/>
    <w:rsid w:val="17CA42C3"/>
    <w:rsid w:val="18904E82"/>
    <w:rsid w:val="1A10DA72"/>
    <w:rsid w:val="1A299392"/>
    <w:rsid w:val="1A44CA84"/>
    <w:rsid w:val="1BCE8F9E"/>
    <w:rsid w:val="1C027F27"/>
    <w:rsid w:val="1C2ACBC1"/>
    <w:rsid w:val="1D6FD5FE"/>
    <w:rsid w:val="1DE5E035"/>
    <w:rsid w:val="1E769717"/>
    <w:rsid w:val="1F688B0A"/>
    <w:rsid w:val="20FF489C"/>
    <w:rsid w:val="22218E5E"/>
    <w:rsid w:val="230CEE73"/>
    <w:rsid w:val="231015C5"/>
    <w:rsid w:val="2332626A"/>
    <w:rsid w:val="2343098D"/>
    <w:rsid w:val="24C347A3"/>
    <w:rsid w:val="24D16DA6"/>
    <w:rsid w:val="25661F65"/>
    <w:rsid w:val="259BF880"/>
    <w:rsid w:val="25D7789E"/>
    <w:rsid w:val="25F1F661"/>
    <w:rsid w:val="26207656"/>
    <w:rsid w:val="26FE9EBD"/>
    <w:rsid w:val="27208AED"/>
    <w:rsid w:val="279A20A2"/>
    <w:rsid w:val="27DC4956"/>
    <w:rsid w:val="283395D5"/>
    <w:rsid w:val="2886124E"/>
    <w:rsid w:val="291894BF"/>
    <w:rsid w:val="295E7E94"/>
    <w:rsid w:val="2A7EE079"/>
    <w:rsid w:val="2D4A4973"/>
    <w:rsid w:val="2F06148B"/>
    <w:rsid w:val="30DACD1A"/>
    <w:rsid w:val="3188B4E1"/>
    <w:rsid w:val="31EADEE7"/>
    <w:rsid w:val="32D95473"/>
    <w:rsid w:val="352AFBC0"/>
    <w:rsid w:val="35785E26"/>
    <w:rsid w:val="35D415A8"/>
    <w:rsid w:val="37148254"/>
    <w:rsid w:val="378B89C8"/>
    <w:rsid w:val="381FF22B"/>
    <w:rsid w:val="3833E03D"/>
    <w:rsid w:val="38F8A82D"/>
    <w:rsid w:val="393FBDC0"/>
    <w:rsid w:val="3945CFA8"/>
    <w:rsid w:val="39E1CD3E"/>
    <w:rsid w:val="3A9A447A"/>
    <w:rsid w:val="3B0538DC"/>
    <w:rsid w:val="3B71AA67"/>
    <w:rsid w:val="3B9F2ECE"/>
    <w:rsid w:val="3BA26441"/>
    <w:rsid w:val="3C1DF7B6"/>
    <w:rsid w:val="3CACA919"/>
    <w:rsid w:val="3DF4E7AC"/>
    <w:rsid w:val="3F32FED5"/>
    <w:rsid w:val="3F4ACAAD"/>
    <w:rsid w:val="3FAAB08A"/>
    <w:rsid w:val="401BEFBA"/>
    <w:rsid w:val="40BF2C91"/>
    <w:rsid w:val="41A591E1"/>
    <w:rsid w:val="422B4655"/>
    <w:rsid w:val="424E91F3"/>
    <w:rsid w:val="4499633E"/>
    <w:rsid w:val="44AB523D"/>
    <w:rsid w:val="45CFC72E"/>
    <w:rsid w:val="4639B4E1"/>
    <w:rsid w:val="4658A5D1"/>
    <w:rsid w:val="466605DA"/>
    <w:rsid w:val="469664A9"/>
    <w:rsid w:val="47B87BEE"/>
    <w:rsid w:val="47C26005"/>
    <w:rsid w:val="4819BD82"/>
    <w:rsid w:val="498EC1DB"/>
    <w:rsid w:val="4A80F0F0"/>
    <w:rsid w:val="4B469339"/>
    <w:rsid w:val="4B474DF0"/>
    <w:rsid w:val="4C350305"/>
    <w:rsid w:val="4C66B82F"/>
    <w:rsid w:val="4D679B5F"/>
    <w:rsid w:val="4F629605"/>
    <w:rsid w:val="4FBDF971"/>
    <w:rsid w:val="501E3DB5"/>
    <w:rsid w:val="50542D5A"/>
    <w:rsid w:val="50EAE5AD"/>
    <w:rsid w:val="51736144"/>
    <w:rsid w:val="51910C82"/>
    <w:rsid w:val="51D87086"/>
    <w:rsid w:val="521E1B6A"/>
    <w:rsid w:val="522E446E"/>
    <w:rsid w:val="5239BA45"/>
    <w:rsid w:val="527EA499"/>
    <w:rsid w:val="53FE85FD"/>
    <w:rsid w:val="546234F8"/>
    <w:rsid w:val="55A9778D"/>
    <w:rsid w:val="566BBCB0"/>
    <w:rsid w:val="56D8DE16"/>
    <w:rsid w:val="578AE4D8"/>
    <w:rsid w:val="583021BD"/>
    <w:rsid w:val="58FA9B4F"/>
    <w:rsid w:val="5911F85F"/>
    <w:rsid w:val="591232AF"/>
    <w:rsid w:val="59470CDD"/>
    <w:rsid w:val="59BC4441"/>
    <w:rsid w:val="5AC458FC"/>
    <w:rsid w:val="5B195DA8"/>
    <w:rsid w:val="5B338604"/>
    <w:rsid w:val="5BA34F8B"/>
    <w:rsid w:val="5C19E2B5"/>
    <w:rsid w:val="5C553270"/>
    <w:rsid w:val="5CE959E6"/>
    <w:rsid w:val="5E55936D"/>
    <w:rsid w:val="5EE7C890"/>
    <w:rsid w:val="5F713EC7"/>
    <w:rsid w:val="604325C7"/>
    <w:rsid w:val="63CA3843"/>
    <w:rsid w:val="63FEA231"/>
    <w:rsid w:val="64742727"/>
    <w:rsid w:val="64BFA82A"/>
    <w:rsid w:val="64D0AEAF"/>
    <w:rsid w:val="64DF27F4"/>
    <w:rsid w:val="650D5277"/>
    <w:rsid w:val="6597B79B"/>
    <w:rsid w:val="659F1A2F"/>
    <w:rsid w:val="65A52972"/>
    <w:rsid w:val="65F8A970"/>
    <w:rsid w:val="660E3470"/>
    <w:rsid w:val="666F78C2"/>
    <w:rsid w:val="66FC6254"/>
    <w:rsid w:val="67D8C9DC"/>
    <w:rsid w:val="682C18DF"/>
    <w:rsid w:val="6832D2B2"/>
    <w:rsid w:val="68AFCF56"/>
    <w:rsid w:val="691A4C20"/>
    <w:rsid w:val="698BDD61"/>
    <w:rsid w:val="6A752D93"/>
    <w:rsid w:val="6AED2B65"/>
    <w:rsid w:val="6B57EC7E"/>
    <w:rsid w:val="6B926DD2"/>
    <w:rsid w:val="6C700648"/>
    <w:rsid w:val="6CA16E9B"/>
    <w:rsid w:val="6D00DEC7"/>
    <w:rsid w:val="6FDA5C89"/>
    <w:rsid w:val="727C3A11"/>
    <w:rsid w:val="72924532"/>
    <w:rsid w:val="72CFB603"/>
    <w:rsid w:val="745DB78F"/>
    <w:rsid w:val="777B1577"/>
    <w:rsid w:val="77A477EE"/>
    <w:rsid w:val="780B0BE4"/>
    <w:rsid w:val="785C967D"/>
    <w:rsid w:val="78FD33E0"/>
    <w:rsid w:val="790DF6DB"/>
    <w:rsid w:val="7939ABC0"/>
    <w:rsid w:val="7953C247"/>
    <w:rsid w:val="79B63F74"/>
    <w:rsid w:val="7C014716"/>
    <w:rsid w:val="7C37150C"/>
    <w:rsid w:val="7C5F69C1"/>
    <w:rsid w:val="7D40C002"/>
    <w:rsid w:val="7FDD2D8B"/>
    <w:rsid w:val="7FE98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5A90"/>
  <w15:docId w15:val="{35663772-ACD2-4940-84AF-C06661E4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B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tLeast"/>
    </w:pPr>
  </w:style>
  <w:style w:type="paragraph" w:styleId="Heading1">
    <w:name w:val="heading 1"/>
    <w:link w:val="Heading1Char"/>
    <w:uiPriority w:val="9"/>
    <w:qFormat/>
    <w:pPr>
      <w:keepNext/>
      <w:spacing w:before="400" w:after="160" w:line="270" w:lineRule="atLeast"/>
      <w:outlineLvl w:val="0"/>
    </w:pPr>
    <w:rPr>
      <w:b/>
      <w:color w:val="0E1330"/>
      <w:sz w:val="32"/>
      <w:szCs w:val="32"/>
    </w:rPr>
  </w:style>
  <w:style w:type="paragraph" w:styleId="Heading2">
    <w:name w:val="heading 2"/>
    <w:uiPriority w:val="9"/>
    <w:unhideWhenUsed/>
    <w:qFormat/>
    <w:pPr>
      <w:keepNext/>
      <w:spacing w:before="280" w:after="120" w:line="270" w:lineRule="atLeast"/>
      <w:outlineLvl w:val="1"/>
    </w:pPr>
    <w:rPr>
      <w:b/>
      <w:color w:val="6B3FD4"/>
      <w:sz w:val="24"/>
      <w:szCs w:val="26"/>
    </w:rPr>
  </w:style>
  <w:style w:type="paragraph" w:styleId="Heading3">
    <w:name w:val="heading 3"/>
    <w:uiPriority w:val="9"/>
    <w:semiHidden/>
    <w:unhideWhenUsed/>
    <w:qFormat/>
    <w:pPr>
      <w:keepNext/>
      <w:spacing w:before="200" w:after="80" w:line="270" w:lineRule="atLeast"/>
      <w:outlineLvl w:val="2"/>
    </w:pPr>
    <w:rPr>
      <w:b/>
      <w:color w:val="1B8E97"/>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9409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940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40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D3DEEF"/>
      </w:pBdr>
      <w:spacing w:before="260" w:after="140"/>
      <w:outlineLvl w:val="0"/>
    </w:pPr>
    <w:rPr>
      <w:b/>
      <w:bCs/>
      <w:color w:val="1E4FD8"/>
      <w:sz w:val="30"/>
      <w:szCs w:val="30"/>
    </w:rPr>
  </w:style>
  <w:style w:type="paragraph" w:customStyle="1" w:styleId="heading20">
    <w:name w:val="heading 20"/>
    <w:qFormat/>
    <w:pPr>
      <w:spacing w:before="200" w:after="100"/>
      <w:outlineLvl w:val="1"/>
    </w:pPr>
    <w:rPr>
      <w:b/>
      <w:bCs/>
      <w:color w:val="0E8F86"/>
      <w:sz w:val="23"/>
      <w:szCs w:val="23"/>
    </w:rPr>
  </w:style>
  <w:style w:type="paragraph" w:customStyle="1" w:styleId="heading30">
    <w:name w:val="heading 30"/>
    <w:qFormat/>
    <w:pPr>
      <w:spacing w:before="150" w:after="80"/>
      <w:outlineLvl w:val="2"/>
    </w:pPr>
    <w:rPr>
      <w:b/>
      <w:bCs/>
      <w:sz w:val="20"/>
      <w:szCs w:val="20"/>
    </w:rPr>
  </w:style>
  <w:style w:type="paragraph" w:styleId="TOC1">
    <w:name w:val="toc 1"/>
    <w:basedOn w:val="Normal"/>
    <w:next w:val="Normal"/>
    <w:autoRedefine/>
    <w:uiPriority w:val="39"/>
    <w:unhideWhenUsed/>
    <w:rsid w:val="009724A6"/>
    <w:pPr>
      <w:spacing w:after="100"/>
    </w:pPr>
  </w:style>
  <w:style w:type="paragraph" w:styleId="TOC2">
    <w:name w:val="toc 2"/>
    <w:basedOn w:val="Normal"/>
    <w:next w:val="Normal"/>
    <w:autoRedefine/>
    <w:uiPriority w:val="39"/>
    <w:unhideWhenUsed/>
    <w:rsid w:val="009724A6"/>
    <w:pPr>
      <w:spacing w:after="100"/>
      <w:ind w:left="190"/>
    </w:pPr>
  </w:style>
  <w:style w:type="paragraph" w:styleId="TOC3">
    <w:name w:val="toc 3"/>
    <w:basedOn w:val="Normal"/>
    <w:next w:val="Normal"/>
    <w:uiPriority w:val="39"/>
    <w:unhideWhenUsed/>
    <w:rsid w:val="45CFC72E"/>
    <w:pPr>
      <w:spacing w:after="100"/>
      <w:ind w:left="440"/>
    </w:pPr>
  </w:style>
  <w:style w:type="paragraph" w:styleId="Header">
    <w:name w:val="header"/>
    <w:basedOn w:val="Normal"/>
    <w:uiPriority w:val="99"/>
    <w:unhideWhenUsed/>
    <w:rsid w:val="45CFC72E"/>
    <w:pPr>
      <w:tabs>
        <w:tab w:val="center" w:pos="4680"/>
        <w:tab w:val="right" w:pos="9360"/>
      </w:tabs>
      <w:spacing w:after="0" w:line="240" w:lineRule="auto"/>
    </w:pPr>
  </w:style>
  <w:style w:type="paragraph" w:styleId="Footer">
    <w:name w:val="footer"/>
    <w:basedOn w:val="Normal"/>
    <w:uiPriority w:val="99"/>
    <w:unhideWhenUsed/>
    <w:rsid w:val="45CFC72E"/>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6F05D7"/>
    <w:pPr>
      <w:numPr>
        <w:numId w:val="28"/>
      </w:numPr>
      <w:contextualSpacing/>
    </w:pPr>
  </w:style>
  <w:style w:type="character" w:styleId="BookTitle">
    <w:name w:val="Book Title"/>
    <w:basedOn w:val="DefaultParagraphFont"/>
    <w:uiPriority w:val="33"/>
    <w:qFormat/>
    <w:rsid w:val="00B94096"/>
    <w:rPr>
      <w:b/>
      <w:bCs/>
      <w:i/>
      <w:iCs/>
      <w:spacing w:val="5"/>
    </w:rPr>
  </w:style>
  <w:style w:type="paragraph" w:styleId="Caption">
    <w:name w:val="caption"/>
    <w:basedOn w:val="Normal"/>
    <w:next w:val="Normal"/>
    <w:uiPriority w:val="35"/>
    <w:semiHidden/>
    <w:unhideWhenUsed/>
    <w:qFormat/>
    <w:rsid w:val="00B94096"/>
    <w:pPr>
      <w:spacing w:after="200" w:line="240" w:lineRule="auto"/>
    </w:pPr>
    <w:rPr>
      <w:i/>
      <w:iCs/>
      <w:color w:val="0E2841" w:themeColor="text2"/>
      <w:sz w:val="18"/>
      <w:szCs w:val="18"/>
    </w:rPr>
  </w:style>
  <w:style w:type="character" w:styleId="Emphasis">
    <w:name w:val="Emphasis"/>
    <w:basedOn w:val="DefaultParagraphFont"/>
    <w:uiPriority w:val="20"/>
    <w:qFormat/>
    <w:rsid w:val="00B94096"/>
    <w:rPr>
      <w:i/>
      <w:iCs/>
    </w:rPr>
  </w:style>
  <w:style w:type="character" w:customStyle="1" w:styleId="Heading7Char">
    <w:name w:val="Heading 7 Char"/>
    <w:basedOn w:val="DefaultParagraphFont"/>
    <w:link w:val="Heading7"/>
    <w:uiPriority w:val="9"/>
    <w:semiHidden/>
    <w:rsid w:val="00B9409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94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4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94096"/>
    <w:rPr>
      <w:i/>
      <w:iCs/>
      <w:color w:val="156082" w:themeColor="accent1"/>
    </w:rPr>
  </w:style>
  <w:style w:type="paragraph" w:styleId="IntenseQuote">
    <w:name w:val="Intense Quote"/>
    <w:basedOn w:val="Normal"/>
    <w:next w:val="Normal"/>
    <w:link w:val="IntenseQuoteChar"/>
    <w:uiPriority w:val="30"/>
    <w:qFormat/>
    <w:rsid w:val="00B9409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94096"/>
    <w:rPr>
      <w:i/>
      <w:iCs/>
      <w:color w:val="156082" w:themeColor="accent1"/>
    </w:rPr>
  </w:style>
  <w:style w:type="character" w:styleId="IntenseReference">
    <w:name w:val="Intense Reference"/>
    <w:basedOn w:val="DefaultParagraphFont"/>
    <w:uiPriority w:val="32"/>
    <w:qFormat/>
    <w:rsid w:val="00B94096"/>
    <w:rPr>
      <w:b/>
      <w:bCs/>
      <w:smallCaps/>
      <w:color w:val="156082" w:themeColor="accent1"/>
      <w:spacing w:val="5"/>
    </w:rPr>
  </w:style>
  <w:style w:type="paragraph" w:styleId="NoSpacing">
    <w:name w:val="No Spacing"/>
    <w:uiPriority w:val="1"/>
    <w:qFormat/>
    <w:rsid w:val="00B94096"/>
  </w:style>
  <w:style w:type="paragraph" w:styleId="Quote">
    <w:name w:val="Quote"/>
    <w:basedOn w:val="Normal"/>
    <w:next w:val="Normal"/>
    <w:link w:val="QuoteChar"/>
    <w:uiPriority w:val="29"/>
    <w:qFormat/>
    <w:rsid w:val="00B94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4096"/>
    <w:rPr>
      <w:i/>
      <w:iCs/>
      <w:color w:val="404040" w:themeColor="text1" w:themeTint="BF"/>
    </w:rPr>
  </w:style>
  <w:style w:type="character" w:styleId="Strong">
    <w:name w:val="Strong"/>
    <w:basedOn w:val="DefaultParagraphFont"/>
    <w:uiPriority w:val="22"/>
    <w:qFormat/>
    <w:rsid w:val="00B94096"/>
    <w:rPr>
      <w:b/>
      <w:bCs/>
    </w:rPr>
  </w:style>
  <w:style w:type="paragraph" w:styleId="Subtitle">
    <w:name w:val="Subtitle"/>
    <w:basedOn w:val="Normal"/>
    <w:next w:val="Normal"/>
    <w:link w:val="SubtitleChar"/>
    <w:uiPriority w:val="11"/>
    <w:qFormat/>
    <w:rsid w:val="00B9409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9409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B94096"/>
    <w:rPr>
      <w:i/>
      <w:iCs/>
      <w:color w:val="404040" w:themeColor="text1" w:themeTint="BF"/>
    </w:rPr>
  </w:style>
  <w:style w:type="character" w:styleId="SubtleReference">
    <w:name w:val="Subtle Reference"/>
    <w:basedOn w:val="DefaultParagraphFont"/>
    <w:uiPriority w:val="31"/>
    <w:qFormat/>
    <w:rsid w:val="00B94096"/>
    <w:rPr>
      <w:smallCaps/>
      <w:color w:val="5A5A5A" w:themeColor="text1" w:themeTint="A5"/>
    </w:rPr>
  </w:style>
  <w:style w:type="paragraph" w:styleId="TOCHeading">
    <w:name w:val="TOC Heading"/>
    <w:basedOn w:val="Heading1"/>
    <w:next w:val="Normal"/>
    <w:uiPriority w:val="39"/>
    <w:semiHidden/>
    <w:unhideWhenUsed/>
    <w:qFormat/>
    <w:rsid w:val="00B94096"/>
    <w:pPr>
      <w:keepLines/>
      <w:spacing w:before="240" w:after="0"/>
      <w:outlineLvl w:val="9"/>
    </w:pPr>
    <w:rPr>
      <w:rFonts w:asciiTheme="majorHAnsi" w:eastAsiaTheme="majorEastAsia" w:hAnsiTheme="majorHAnsi" w:cstheme="majorBidi"/>
      <w:b w:val="0"/>
      <w:color w:val="0F4761" w:themeColor="accent1" w:themeShade="BF"/>
    </w:rPr>
  </w:style>
  <w:style w:type="character" w:customStyle="1" w:styleId="Heading1Char">
    <w:name w:val="Heading 1 Char"/>
    <w:basedOn w:val="DefaultParagraphFont"/>
    <w:link w:val="Heading1"/>
    <w:uiPriority w:val="9"/>
    <w:rsid w:val="00B94096"/>
    <w:rPr>
      <w:b/>
      <w:color w:val="0E1330"/>
      <w:sz w:val="32"/>
      <w:szCs w:val="32"/>
    </w:rPr>
  </w:style>
  <w:style w:type="numbering" w:styleId="111111">
    <w:name w:val="Outline List 2"/>
    <w:basedOn w:val="NoList"/>
    <w:uiPriority w:val="99"/>
    <w:semiHidden/>
    <w:unhideWhenUsed/>
    <w:rsid w:val="00B94096"/>
    <w:pPr>
      <w:numPr>
        <w:numId w:val="29"/>
      </w:numPr>
    </w:pPr>
  </w:style>
  <w:style w:type="numbering" w:styleId="1ai">
    <w:name w:val="Outline List 1"/>
    <w:basedOn w:val="NoList"/>
    <w:uiPriority w:val="99"/>
    <w:semiHidden/>
    <w:unhideWhenUsed/>
    <w:rsid w:val="00B94096"/>
    <w:pPr>
      <w:numPr>
        <w:numId w:val="30"/>
      </w:numPr>
    </w:pPr>
  </w:style>
  <w:style w:type="numbering" w:styleId="ArticleSection">
    <w:name w:val="Outline List 3"/>
    <w:basedOn w:val="NoList"/>
    <w:uiPriority w:val="99"/>
    <w:semiHidden/>
    <w:unhideWhenUsed/>
    <w:rsid w:val="00B94096"/>
    <w:pPr>
      <w:numPr>
        <w:numId w:val="31"/>
      </w:numPr>
    </w:pPr>
  </w:style>
  <w:style w:type="paragraph" w:styleId="BalloonText">
    <w:name w:val="Balloon Text"/>
    <w:basedOn w:val="Normal"/>
    <w:link w:val="BalloonTextChar"/>
    <w:uiPriority w:val="99"/>
    <w:semiHidden/>
    <w:unhideWhenUsed/>
    <w:rsid w:val="00B94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096"/>
    <w:rPr>
      <w:rFonts w:ascii="Segoe UI" w:hAnsi="Segoe UI" w:cs="Segoe UI"/>
      <w:sz w:val="18"/>
      <w:szCs w:val="18"/>
    </w:rPr>
  </w:style>
  <w:style w:type="paragraph" w:styleId="Bibliography">
    <w:name w:val="Bibliography"/>
    <w:basedOn w:val="Normal"/>
    <w:next w:val="Normal"/>
    <w:uiPriority w:val="37"/>
    <w:semiHidden/>
    <w:unhideWhenUsed/>
    <w:rsid w:val="00B94096"/>
  </w:style>
  <w:style w:type="paragraph" w:styleId="BlockText">
    <w:name w:val="Block Text"/>
    <w:basedOn w:val="Normal"/>
    <w:uiPriority w:val="99"/>
    <w:semiHidden/>
    <w:unhideWhenUsed/>
    <w:rsid w:val="00B9409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B94096"/>
  </w:style>
  <w:style w:type="character" w:customStyle="1" w:styleId="BodyTextChar">
    <w:name w:val="Body Text Char"/>
    <w:basedOn w:val="DefaultParagraphFont"/>
    <w:link w:val="BodyText"/>
    <w:uiPriority w:val="99"/>
    <w:semiHidden/>
    <w:rsid w:val="00B94096"/>
  </w:style>
  <w:style w:type="paragraph" w:styleId="BodyText2">
    <w:name w:val="Body Text 2"/>
    <w:basedOn w:val="Normal"/>
    <w:link w:val="BodyText2Char"/>
    <w:uiPriority w:val="99"/>
    <w:semiHidden/>
    <w:unhideWhenUsed/>
    <w:rsid w:val="00B94096"/>
    <w:pPr>
      <w:spacing w:line="480" w:lineRule="auto"/>
    </w:pPr>
  </w:style>
  <w:style w:type="character" w:customStyle="1" w:styleId="BodyText2Char">
    <w:name w:val="Body Text 2 Char"/>
    <w:basedOn w:val="DefaultParagraphFont"/>
    <w:link w:val="BodyText2"/>
    <w:uiPriority w:val="99"/>
    <w:semiHidden/>
    <w:rsid w:val="00B94096"/>
  </w:style>
  <w:style w:type="paragraph" w:styleId="BodyText3">
    <w:name w:val="Body Text 3"/>
    <w:basedOn w:val="Normal"/>
    <w:link w:val="BodyText3Char"/>
    <w:uiPriority w:val="99"/>
    <w:semiHidden/>
    <w:unhideWhenUsed/>
    <w:rsid w:val="00B94096"/>
    <w:rPr>
      <w:sz w:val="16"/>
      <w:szCs w:val="16"/>
    </w:rPr>
  </w:style>
  <w:style w:type="character" w:customStyle="1" w:styleId="BodyText3Char">
    <w:name w:val="Body Text 3 Char"/>
    <w:basedOn w:val="DefaultParagraphFont"/>
    <w:link w:val="BodyText3"/>
    <w:uiPriority w:val="99"/>
    <w:semiHidden/>
    <w:rsid w:val="00B94096"/>
    <w:rPr>
      <w:sz w:val="16"/>
      <w:szCs w:val="16"/>
    </w:rPr>
  </w:style>
  <w:style w:type="paragraph" w:styleId="BodyTextFirstIndent">
    <w:name w:val="Body Text First Indent"/>
    <w:basedOn w:val="BodyText"/>
    <w:link w:val="BodyTextFirstIndentChar"/>
    <w:uiPriority w:val="99"/>
    <w:semiHidden/>
    <w:unhideWhenUsed/>
    <w:rsid w:val="00B94096"/>
    <w:pPr>
      <w:ind w:firstLine="360"/>
    </w:pPr>
  </w:style>
  <w:style w:type="character" w:customStyle="1" w:styleId="BodyTextFirstIndentChar">
    <w:name w:val="Body Text First Indent Char"/>
    <w:basedOn w:val="BodyTextChar"/>
    <w:link w:val="BodyTextFirstIndent"/>
    <w:uiPriority w:val="99"/>
    <w:semiHidden/>
    <w:rsid w:val="00B94096"/>
  </w:style>
  <w:style w:type="paragraph" w:styleId="BodyTextIndent">
    <w:name w:val="Body Text Indent"/>
    <w:basedOn w:val="Normal"/>
    <w:link w:val="BodyTextIndentChar"/>
    <w:uiPriority w:val="99"/>
    <w:semiHidden/>
    <w:unhideWhenUsed/>
    <w:rsid w:val="00B94096"/>
    <w:pPr>
      <w:ind w:left="360"/>
    </w:pPr>
  </w:style>
  <w:style w:type="character" w:customStyle="1" w:styleId="BodyTextIndentChar">
    <w:name w:val="Body Text Indent Char"/>
    <w:basedOn w:val="DefaultParagraphFont"/>
    <w:link w:val="BodyTextIndent"/>
    <w:uiPriority w:val="99"/>
    <w:semiHidden/>
    <w:rsid w:val="00B94096"/>
  </w:style>
  <w:style w:type="paragraph" w:styleId="BodyTextFirstIndent2">
    <w:name w:val="Body Text First Indent 2"/>
    <w:basedOn w:val="BodyTextIndent"/>
    <w:link w:val="BodyTextFirstIndent2Char"/>
    <w:uiPriority w:val="99"/>
    <w:semiHidden/>
    <w:unhideWhenUsed/>
    <w:rsid w:val="00B94096"/>
    <w:pPr>
      <w:ind w:firstLine="360"/>
    </w:pPr>
  </w:style>
  <w:style w:type="character" w:customStyle="1" w:styleId="BodyTextFirstIndent2Char">
    <w:name w:val="Body Text First Indent 2 Char"/>
    <w:basedOn w:val="BodyTextIndentChar"/>
    <w:link w:val="BodyTextFirstIndent2"/>
    <w:uiPriority w:val="99"/>
    <w:semiHidden/>
    <w:rsid w:val="00B94096"/>
  </w:style>
  <w:style w:type="paragraph" w:styleId="BodyTextIndent2">
    <w:name w:val="Body Text Indent 2"/>
    <w:basedOn w:val="Normal"/>
    <w:link w:val="BodyTextIndent2Char"/>
    <w:uiPriority w:val="99"/>
    <w:semiHidden/>
    <w:unhideWhenUsed/>
    <w:rsid w:val="00B94096"/>
    <w:pPr>
      <w:spacing w:line="480" w:lineRule="auto"/>
      <w:ind w:left="360"/>
    </w:pPr>
  </w:style>
  <w:style w:type="character" w:customStyle="1" w:styleId="BodyTextIndent2Char">
    <w:name w:val="Body Text Indent 2 Char"/>
    <w:basedOn w:val="DefaultParagraphFont"/>
    <w:link w:val="BodyTextIndent2"/>
    <w:uiPriority w:val="99"/>
    <w:semiHidden/>
    <w:rsid w:val="00B94096"/>
  </w:style>
  <w:style w:type="paragraph" w:styleId="BodyTextIndent3">
    <w:name w:val="Body Text Indent 3"/>
    <w:basedOn w:val="Normal"/>
    <w:link w:val="BodyTextIndent3Char"/>
    <w:uiPriority w:val="99"/>
    <w:semiHidden/>
    <w:unhideWhenUsed/>
    <w:rsid w:val="00B94096"/>
    <w:pPr>
      <w:ind w:left="360"/>
    </w:pPr>
    <w:rPr>
      <w:sz w:val="16"/>
      <w:szCs w:val="16"/>
    </w:rPr>
  </w:style>
  <w:style w:type="character" w:customStyle="1" w:styleId="BodyTextIndent3Char">
    <w:name w:val="Body Text Indent 3 Char"/>
    <w:basedOn w:val="DefaultParagraphFont"/>
    <w:link w:val="BodyTextIndent3"/>
    <w:uiPriority w:val="99"/>
    <w:semiHidden/>
    <w:rsid w:val="00B94096"/>
    <w:rPr>
      <w:sz w:val="16"/>
      <w:szCs w:val="16"/>
    </w:rPr>
  </w:style>
  <w:style w:type="paragraph" w:styleId="Closing">
    <w:name w:val="Closing"/>
    <w:basedOn w:val="Normal"/>
    <w:link w:val="ClosingChar"/>
    <w:uiPriority w:val="99"/>
    <w:semiHidden/>
    <w:unhideWhenUsed/>
    <w:rsid w:val="00B94096"/>
    <w:pPr>
      <w:spacing w:after="0" w:line="240" w:lineRule="auto"/>
      <w:ind w:left="4320"/>
    </w:pPr>
  </w:style>
  <w:style w:type="character" w:customStyle="1" w:styleId="ClosingChar">
    <w:name w:val="Closing Char"/>
    <w:basedOn w:val="DefaultParagraphFont"/>
    <w:link w:val="Closing"/>
    <w:uiPriority w:val="99"/>
    <w:semiHidden/>
    <w:rsid w:val="00B94096"/>
  </w:style>
  <w:style w:type="table" w:styleId="ColorfulGrid">
    <w:name w:val="Colorful Grid"/>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B940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4096"/>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B94096"/>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B94096"/>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B94096"/>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B94096"/>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B94096"/>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4096"/>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B94096"/>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4096"/>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4096"/>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94096"/>
    <w:rPr>
      <w:sz w:val="16"/>
      <w:szCs w:val="16"/>
    </w:rPr>
  </w:style>
  <w:style w:type="paragraph" w:styleId="CommentText">
    <w:name w:val="annotation text"/>
    <w:basedOn w:val="Normal"/>
    <w:link w:val="CommentTextChar"/>
    <w:uiPriority w:val="99"/>
    <w:semiHidden/>
    <w:unhideWhenUsed/>
    <w:rsid w:val="00B94096"/>
    <w:pPr>
      <w:spacing w:line="240" w:lineRule="auto"/>
    </w:pPr>
    <w:rPr>
      <w:sz w:val="20"/>
      <w:szCs w:val="20"/>
    </w:rPr>
  </w:style>
  <w:style w:type="character" w:customStyle="1" w:styleId="CommentTextChar">
    <w:name w:val="Comment Text Char"/>
    <w:basedOn w:val="DefaultParagraphFont"/>
    <w:link w:val="CommentText"/>
    <w:uiPriority w:val="99"/>
    <w:semiHidden/>
    <w:rsid w:val="00B94096"/>
    <w:rPr>
      <w:sz w:val="20"/>
      <w:szCs w:val="20"/>
    </w:rPr>
  </w:style>
  <w:style w:type="paragraph" w:styleId="CommentSubject">
    <w:name w:val="annotation subject"/>
    <w:basedOn w:val="CommentText"/>
    <w:next w:val="CommentText"/>
    <w:link w:val="CommentSubjectChar"/>
    <w:uiPriority w:val="99"/>
    <w:semiHidden/>
    <w:unhideWhenUsed/>
    <w:rsid w:val="00B94096"/>
    <w:rPr>
      <w:b/>
      <w:bCs/>
    </w:rPr>
  </w:style>
  <w:style w:type="character" w:customStyle="1" w:styleId="CommentSubjectChar">
    <w:name w:val="Comment Subject Char"/>
    <w:basedOn w:val="CommentTextChar"/>
    <w:link w:val="CommentSubject"/>
    <w:uiPriority w:val="99"/>
    <w:semiHidden/>
    <w:rsid w:val="00B94096"/>
    <w:rPr>
      <w:b/>
      <w:bCs/>
      <w:sz w:val="20"/>
      <w:szCs w:val="20"/>
    </w:rPr>
  </w:style>
  <w:style w:type="table" w:styleId="DarkList">
    <w:name w:val="Dark List"/>
    <w:basedOn w:val="TableNormal"/>
    <w:uiPriority w:val="70"/>
    <w:semiHidden/>
    <w:unhideWhenUsed/>
    <w:rsid w:val="00B940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4096"/>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B94096"/>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B94096"/>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B94096"/>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B94096"/>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B94096"/>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B94096"/>
  </w:style>
  <w:style w:type="character" w:customStyle="1" w:styleId="DateChar">
    <w:name w:val="Date Char"/>
    <w:basedOn w:val="DefaultParagraphFont"/>
    <w:link w:val="Date"/>
    <w:uiPriority w:val="99"/>
    <w:semiHidden/>
    <w:rsid w:val="00B94096"/>
  </w:style>
  <w:style w:type="paragraph" w:styleId="DocumentMap">
    <w:name w:val="Document Map"/>
    <w:basedOn w:val="Normal"/>
    <w:link w:val="DocumentMapChar"/>
    <w:uiPriority w:val="99"/>
    <w:semiHidden/>
    <w:unhideWhenUsed/>
    <w:rsid w:val="00B9409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4096"/>
    <w:rPr>
      <w:rFonts w:ascii="Segoe UI" w:hAnsi="Segoe UI" w:cs="Segoe UI"/>
      <w:sz w:val="16"/>
      <w:szCs w:val="16"/>
    </w:rPr>
  </w:style>
  <w:style w:type="paragraph" w:styleId="E-mailSignature">
    <w:name w:val="E-mail Signature"/>
    <w:basedOn w:val="Normal"/>
    <w:link w:val="E-mailSignatureChar"/>
    <w:uiPriority w:val="99"/>
    <w:semiHidden/>
    <w:unhideWhenUsed/>
    <w:rsid w:val="00B94096"/>
    <w:pPr>
      <w:spacing w:after="0" w:line="240" w:lineRule="auto"/>
    </w:pPr>
  </w:style>
  <w:style w:type="character" w:customStyle="1" w:styleId="E-mailSignatureChar">
    <w:name w:val="E-mail Signature Char"/>
    <w:basedOn w:val="DefaultParagraphFont"/>
    <w:link w:val="E-mailSignature"/>
    <w:uiPriority w:val="99"/>
    <w:semiHidden/>
    <w:rsid w:val="00B94096"/>
  </w:style>
  <w:style w:type="paragraph" w:styleId="EnvelopeAddress">
    <w:name w:val="envelope address"/>
    <w:basedOn w:val="Normal"/>
    <w:uiPriority w:val="99"/>
    <w:semiHidden/>
    <w:unhideWhenUsed/>
    <w:rsid w:val="00B9409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94096"/>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94096"/>
    <w:rPr>
      <w:color w:val="96607D" w:themeColor="followedHyperlink"/>
      <w:u w:val="single"/>
    </w:rPr>
  </w:style>
  <w:style w:type="table" w:styleId="GridTable1Light">
    <w:name w:val="Grid Table 1 Light"/>
    <w:basedOn w:val="TableNormal"/>
    <w:uiPriority w:val="46"/>
    <w:rsid w:val="00B940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409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4096"/>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409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409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409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409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40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4096"/>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94096"/>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B94096"/>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B94096"/>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B94096"/>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B94096"/>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B94096"/>
    <w:rPr>
      <w:color w:val="2B579A"/>
      <w:shd w:val="clear" w:color="auto" w:fill="E1DFDD"/>
    </w:rPr>
  </w:style>
  <w:style w:type="character" w:styleId="HTMLAcronym">
    <w:name w:val="HTML Acronym"/>
    <w:basedOn w:val="DefaultParagraphFont"/>
    <w:uiPriority w:val="99"/>
    <w:semiHidden/>
    <w:unhideWhenUsed/>
    <w:rsid w:val="00B94096"/>
  </w:style>
  <w:style w:type="paragraph" w:styleId="HTMLAddress">
    <w:name w:val="HTML Address"/>
    <w:basedOn w:val="Normal"/>
    <w:link w:val="HTMLAddressChar"/>
    <w:uiPriority w:val="99"/>
    <w:semiHidden/>
    <w:unhideWhenUsed/>
    <w:rsid w:val="00B94096"/>
    <w:pPr>
      <w:spacing w:after="0" w:line="240" w:lineRule="auto"/>
    </w:pPr>
    <w:rPr>
      <w:i/>
      <w:iCs/>
    </w:rPr>
  </w:style>
  <w:style w:type="character" w:customStyle="1" w:styleId="HTMLAddressChar">
    <w:name w:val="HTML Address Char"/>
    <w:basedOn w:val="DefaultParagraphFont"/>
    <w:link w:val="HTMLAddress"/>
    <w:uiPriority w:val="99"/>
    <w:semiHidden/>
    <w:rsid w:val="00B94096"/>
    <w:rPr>
      <w:i/>
      <w:iCs/>
    </w:rPr>
  </w:style>
  <w:style w:type="character" w:styleId="HTMLCite">
    <w:name w:val="HTML Cite"/>
    <w:basedOn w:val="DefaultParagraphFont"/>
    <w:uiPriority w:val="99"/>
    <w:semiHidden/>
    <w:unhideWhenUsed/>
    <w:rsid w:val="00B94096"/>
    <w:rPr>
      <w:i/>
      <w:iCs/>
    </w:rPr>
  </w:style>
  <w:style w:type="character" w:styleId="HTMLCode">
    <w:name w:val="HTML Code"/>
    <w:basedOn w:val="DefaultParagraphFont"/>
    <w:uiPriority w:val="99"/>
    <w:semiHidden/>
    <w:unhideWhenUsed/>
    <w:rsid w:val="00B94096"/>
    <w:rPr>
      <w:rFonts w:ascii="Consolas" w:hAnsi="Consolas"/>
      <w:sz w:val="20"/>
      <w:szCs w:val="20"/>
    </w:rPr>
  </w:style>
  <w:style w:type="character" w:styleId="HTMLDefinition">
    <w:name w:val="HTML Definition"/>
    <w:basedOn w:val="DefaultParagraphFont"/>
    <w:uiPriority w:val="99"/>
    <w:semiHidden/>
    <w:unhideWhenUsed/>
    <w:rsid w:val="00B94096"/>
    <w:rPr>
      <w:i/>
      <w:iCs/>
    </w:rPr>
  </w:style>
  <w:style w:type="character" w:styleId="HTMLKeyboard">
    <w:name w:val="HTML Keyboard"/>
    <w:basedOn w:val="DefaultParagraphFont"/>
    <w:uiPriority w:val="99"/>
    <w:semiHidden/>
    <w:unhideWhenUsed/>
    <w:rsid w:val="00B94096"/>
    <w:rPr>
      <w:rFonts w:ascii="Consolas" w:hAnsi="Consolas"/>
      <w:sz w:val="20"/>
      <w:szCs w:val="20"/>
    </w:rPr>
  </w:style>
  <w:style w:type="paragraph" w:styleId="HTMLPreformatted">
    <w:name w:val="HTML Preformatted"/>
    <w:basedOn w:val="Normal"/>
    <w:link w:val="HTMLPreformattedChar"/>
    <w:uiPriority w:val="99"/>
    <w:semiHidden/>
    <w:unhideWhenUsed/>
    <w:rsid w:val="00B940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4096"/>
    <w:rPr>
      <w:rFonts w:ascii="Consolas" w:hAnsi="Consolas"/>
      <w:sz w:val="20"/>
      <w:szCs w:val="20"/>
    </w:rPr>
  </w:style>
  <w:style w:type="character" w:styleId="HTMLSample">
    <w:name w:val="HTML Sample"/>
    <w:basedOn w:val="DefaultParagraphFont"/>
    <w:uiPriority w:val="99"/>
    <w:semiHidden/>
    <w:unhideWhenUsed/>
    <w:rsid w:val="00B94096"/>
    <w:rPr>
      <w:rFonts w:ascii="Consolas" w:hAnsi="Consolas"/>
      <w:sz w:val="24"/>
      <w:szCs w:val="24"/>
    </w:rPr>
  </w:style>
  <w:style w:type="character" w:styleId="HTMLTypewriter">
    <w:name w:val="HTML Typewriter"/>
    <w:basedOn w:val="DefaultParagraphFont"/>
    <w:uiPriority w:val="99"/>
    <w:semiHidden/>
    <w:unhideWhenUsed/>
    <w:rsid w:val="00B94096"/>
    <w:rPr>
      <w:rFonts w:ascii="Consolas" w:hAnsi="Consolas"/>
      <w:sz w:val="20"/>
      <w:szCs w:val="20"/>
    </w:rPr>
  </w:style>
  <w:style w:type="character" w:styleId="HTMLVariable">
    <w:name w:val="HTML Variable"/>
    <w:basedOn w:val="DefaultParagraphFont"/>
    <w:uiPriority w:val="99"/>
    <w:semiHidden/>
    <w:unhideWhenUsed/>
    <w:rsid w:val="00B94096"/>
    <w:rPr>
      <w:i/>
      <w:iCs/>
    </w:rPr>
  </w:style>
  <w:style w:type="paragraph" w:styleId="Index1">
    <w:name w:val="index 1"/>
    <w:basedOn w:val="Normal"/>
    <w:next w:val="Normal"/>
    <w:autoRedefine/>
    <w:uiPriority w:val="99"/>
    <w:semiHidden/>
    <w:unhideWhenUsed/>
    <w:rsid w:val="00B94096"/>
    <w:pPr>
      <w:spacing w:after="0" w:line="240" w:lineRule="auto"/>
      <w:ind w:left="190" w:hanging="190"/>
    </w:pPr>
  </w:style>
  <w:style w:type="paragraph" w:styleId="Index2">
    <w:name w:val="index 2"/>
    <w:basedOn w:val="Normal"/>
    <w:next w:val="Normal"/>
    <w:autoRedefine/>
    <w:uiPriority w:val="99"/>
    <w:semiHidden/>
    <w:unhideWhenUsed/>
    <w:rsid w:val="00B94096"/>
    <w:pPr>
      <w:spacing w:after="0" w:line="240" w:lineRule="auto"/>
      <w:ind w:left="380" w:hanging="190"/>
    </w:pPr>
  </w:style>
  <w:style w:type="paragraph" w:styleId="Index3">
    <w:name w:val="index 3"/>
    <w:basedOn w:val="Normal"/>
    <w:next w:val="Normal"/>
    <w:autoRedefine/>
    <w:uiPriority w:val="99"/>
    <w:semiHidden/>
    <w:unhideWhenUsed/>
    <w:rsid w:val="00B94096"/>
    <w:pPr>
      <w:spacing w:after="0" w:line="240" w:lineRule="auto"/>
      <w:ind w:left="570" w:hanging="190"/>
    </w:pPr>
  </w:style>
  <w:style w:type="paragraph" w:styleId="Index4">
    <w:name w:val="index 4"/>
    <w:basedOn w:val="Normal"/>
    <w:next w:val="Normal"/>
    <w:autoRedefine/>
    <w:uiPriority w:val="99"/>
    <w:semiHidden/>
    <w:unhideWhenUsed/>
    <w:rsid w:val="00B94096"/>
    <w:pPr>
      <w:spacing w:after="0" w:line="240" w:lineRule="auto"/>
      <w:ind w:left="760" w:hanging="190"/>
    </w:pPr>
  </w:style>
  <w:style w:type="paragraph" w:styleId="Index5">
    <w:name w:val="index 5"/>
    <w:basedOn w:val="Normal"/>
    <w:next w:val="Normal"/>
    <w:autoRedefine/>
    <w:uiPriority w:val="99"/>
    <w:semiHidden/>
    <w:unhideWhenUsed/>
    <w:rsid w:val="00B94096"/>
    <w:pPr>
      <w:spacing w:after="0" w:line="240" w:lineRule="auto"/>
      <w:ind w:left="950" w:hanging="190"/>
    </w:pPr>
  </w:style>
  <w:style w:type="paragraph" w:styleId="Index6">
    <w:name w:val="index 6"/>
    <w:basedOn w:val="Normal"/>
    <w:next w:val="Normal"/>
    <w:autoRedefine/>
    <w:uiPriority w:val="99"/>
    <w:semiHidden/>
    <w:unhideWhenUsed/>
    <w:rsid w:val="00B94096"/>
    <w:pPr>
      <w:spacing w:after="0" w:line="240" w:lineRule="auto"/>
      <w:ind w:left="1140" w:hanging="190"/>
    </w:pPr>
  </w:style>
  <w:style w:type="paragraph" w:styleId="Index7">
    <w:name w:val="index 7"/>
    <w:basedOn w:val="Normal"/>
    <w:next w:val="Normal"/>
    <w:autoRedefine/>
    <w:uiPriority w:val="99"/>
    <w:semiHidden/>
    <w:unhideWhenUsed/>
    <w:rsid w:val="00B94096"/>
    <w:pPr>
      <w:spacing w:after="0" w:line="240" w:lineRule="auto"/>
      <w:ind w:left="1330" w:hanging="190"/>
    </w:pPr>
  </w:style>
  <w:style w:type="paragraph" w:styleId="Index8">
    <w:name w:val="index 8"/>
    <w:basedOn w:val="Normal"/>
    <w:next w:val="Normal"/>
    <w:autoRedefine/>
    <w:uiPriority w:val="99"/>
    <w:semiHidden/>
    <w:unhideWhenUsed/>
    <w:rsid w:val="00B94096"/>
    <w:pPr>
      <w:spacing w:after="0" w:line="240" w:lineRule="auto"/>
      <w:ind w:left="1520" w:hanging="190"/>
    </w:pPr>
  </w:style>
  <w:style w:type="paragraph" w:styleId="Index9">
    <w:name w:val="index 9"/>
    <w:basedOn w:val="Normal"/>
    <w:next w:val="Normal"/>
    <w:autoRedefine/>
    <w:uiPriority w:val="99"/>
    <w:semiHidden/>
    <w:unhideWhenUsed/>
    <w:rsid w:val="00B94096"/>
    <w:pPr>
      <w:spacing w:after="0" w:line="240" w:lineRule="auto"/>
      <w:ind w:left="1710" w:hanging="190"/>
    </w:pPr>
  </w:style>
  <w:style w:type="paragraph" w:styleId="IndexHeading">
    <w:name w:val="index heading"/>
    <w:basedOn w:val="Normal"/>
    <w:next w:val="Index1"/>
    <w:uiPriority w:val="99"/>
    <w:semiHidden/>
    <w:unhideWhenUsed/>
    <w:rsid w:val="00B94096"/>
    <w:rPr>
      <w:rFonts w:asciiTheme="majorHAnsi" w:eastAsiaTheme="majorEastAsia" w:hAnsiTheme="majorHAnsi" w:cstheme="majorBidi"/>
      <w:b/>
      <w:bCs/>
    </w:rPr>
  </w:style>
  <w:style w:type="table" w:styleId="LightGrid">
    <w:name w:val="Light Grid"/>
    <w:basedOn w:val="TableNormal"/>
    <w:uiPriority w:val="62"/>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B940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4096"/>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B94096"/>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B94096"/>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B94096"/>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B94096"/>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B94096"/>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B94096"/>
  </w:style>
  <w:style w:type="paragraph" w:styleId="List">
    <w:name w:val="List"/>
    <w:basedOn w:val="Normal"/>
    <w:uiPriority w:val="99"/>
    <w:semiHidden/>
    <w:unhideWhenUsed/>
    <w:rsid w:val="00B94096"/>
    <w:pPr>
      <w:ind w:left="360" w:hanging="360"/>
      <w:contextualSpacing/>
    </w:pPr>
  </w:style>
  <w:style w:type="paragraph" w:styleId="List2">
    <w:name w:val="List 2"/>
    <w:basedOn w:val="Normal"/>
    <w:uiPriority w:val="99"/>
    <w:semiHidden/>
    <w:unhideWhenUsed/>
    <w:rsid w:val="00B94096"/>
    <w:pPr>
      <w:ind w:left="720" w:hanging="360"/>
      <w:contextualSpacing/>
    </w:pPr>
  </w:style>
  <w:style w:type="paragraph" w:styleId="List3">
    <w:name w:val="List 3"/>
    <w:basedOn w:val="Normal"/>
    <w:uiPriority w:val="99"/>
    <w:semiHidden/>
    <w:unhideWhenUsed/>
    <w:rsid w:val="00B94096"/>
    <w:pPr>
      <w:ind w:left="1080" w:hanging="360"/>
      <w:contextualSpacing/>
    </w:pPr>
  </w:style>
  <w:style w:type="paragraph" w:styleId="List4">
    <w:name w:val="List 4"/>
    <w:basedOn w:val="Normal"/>
    <w:uiPriority w:val="99"/>
    <w:semiHidden/>
    <w:unhideWhenUsed/>
    <w:rsid w:val="00B94096"/>
    <w:pPr>
      <w:ind w:left="1440" w:hanging="360"/>
      <w:contextualSpacing/>
    </w:pPr>
  </w:style>
  <w:style w:type="paragraph" w:styleId="List5">
    <w:name w:val="List 5"/>
    <w:basedOn w:val="Normal"/>
    <w:uiPriority w:val="99"/>
    <w:semiHidden/>
    <w:unhideWhenUsed/>
    <w:rsid w:val="00B94096"/>
    <w:pPr>
      <w:ind w:left="1800" w:hanging="360"/>
      <w:contextualSpacing/>
    </w:pPr>
  </w:style>
  <w:style w:type="paragraph" w:styleId="ListBullet2">
    <w:name w:val="List Bullet 2"/>
    <w:basedOn w:val="Normal"/>
    <w:uiPriority w:val="99"/>
    <w:semiHidden/>
    <w:unhideWhenUsed/>
    <w:rsid w:val="00B94096"/>
    <w:pPr>
      <w:numPr>
        <w:numId w:val="32"/>
      </w:numPr>
      <w:contextualSpacing/>
    </w:pPr>
  </w:style>
  <w:style w:type="paragraph" w:styleId="ListBullet3">
    <w:name w:val="List Bullet 3"/>
    <w:basedOn w:val="Normal"/>
    <w:uiPriority w:val="99"/>
    <w:semiHidden/>
    <w:unhideWhenUsed/>
    <w:rsid w:val="00B94096"/>
    <w:pPr>
      <w:numPr>
        <w:numId w:val="33"/>
      </w:numPr>
      <w:contextualSpacing/>
    </w:pPr>
  </w:style>
  <w:style w:type="paragraph" w:styleId="ListBullet4">
    <w:name w:val="List Bullet 4"/>
    <w:basedOn w:val="Normal"/>
    <w:uiPriority w:val="99"/>
    <w:semiHidden/>
    <w:unhideWhenUsed/>
    <w:rsid w:val="00B94096"/>
    <w:pPr>
      <w:numPr>
        <w:numId w:val="34"/>
      </w:numPr>
      <w:contextualSpacing/>
    </w:pPr>
  </w:style>
  <w:style w:type="paragraph" w:styleId="ListBullet5">
    <w:name w:val="List Bullet 5"/>
    <w:basedOn w:val="Normal"/>
    <w:uiPriority w:val="99"/>
    <w:semiHidden/>
    <w:unhideWhenUsed/>
    <w:rsid w:val="00B94096"/>
    <w:pPr>
      <w:numPr>
        <w:numId w:val="35"/>
      </w:numPr>
      <w:contextualSpacing/>
    </w:pPr>
  </w:style>
  <w:style w:type="paragraph" w:styleId="ListContinue">
    <w:name w:val="List Continue"/>
    <w:basedOn w:val="Normal"/>
    <w:uiPriority w:val="99"/>
    <w:semiHidden/>
    <w:unhideWhenUsed/>
    <w:rsid w:val="00B94096"/>
    <w:pPr>
      <w:ind w:left="360"/>
      <w:contextualSpacing/>
    </w:pPr>
  </w:style>
  <w:style w:type="paragraph" w:styleId="ListContinue2">
    <w:name w:val="List Continue 2"/>
    <w:basedOn w:val="Normal"/>
    <w:uiPriority w:val="99"/>
    <w:semiHidden/>
    <w:unhideWhenUsed/>
    <w:rsid w:val="00B94096"/>
    <w:pPr>
      <w:ind w:left="720"/>
      <w:contextualSpacing/>
    </w:pPr>
  </w:style>
  <w:style w:type="paragraph" w:styleId="ListContinue3">
    <w:name w:val="List Continue 3"/>
    <w:basedOn w:val="Normal"/>
    <w:uiPriority w:val="99"/>
    <w:semiHidden/>
    <w:unhideWhenUsed/>
    <w:rsid w:val="00B94096"/>
    <w:pPr>
      <w:ind w:left="1080"/>
      <w:contextualSpacing/>
    </w:pPr>
  </w:style>
  <w:style w:type="paragraph" w:styleId="ListContinue4">
    <w:name w:val="List Continue 4"/>
    <w:basedOn w:val="Normal"/>
    <w:uiPriority w:val="99"/>
    <w:semiHidden/>
    <w:unhideWhenUsed/>
    <w:rsid w:val="00B94096"/>
    <w:pPr>
      <w:ind w:left="1440"/>
      <w:contextualSpacing/>
    </w:pPr>
  </w:style>
  <w:style w:type="paragraph" w:styleId="ListContinue5">
    <w:name w:val="List Continue 5"/>
    <w:basedOn w:val="Normal"/>
    <w:uiPriority w:val="99"/>
    <w:semiHidden/>
    <w:unhideWhenUsed/>
    <w:rsid w:val="00B94096"/>
    <w:pPr>
      <w:ind w:left="1800"/>
      <w:contextualSpacing/>
    </w:pPr>
  </w:style>
  <w:style w:type="paragraph" w:styleId="ListNumber">
    <w:name w:val="List Number"/>
    <w:basedOn w:val="Normal"/>
    <w:uiPriority w:val="99"/>
    <w:semiHidden/>
    <w:unhideWhenUsed/>
    <w:rsid w:val="00B94096"/>
    <w:pPr>
      <w:numPr>
        <w:numId w:val="36"/>
      </w:numPr>
      <w:contextualSpacing/>
    </w:pPr>
  </w:style>
  <w:style w:type="paragraph" w:styleId="ListNumber2">
    <w:name w:val="List Number 2"/>
    <w:basedOn w:val="Normal"/>
    <w:uiPriority w:val="99"/>
    <w:semiHidden/>
    <w:unhideWhenUsed/>
    <w:rsid w:val="00B94096"/>
    <w:pPr>
      <w:numPr>
        <w:numId w:val="37"/>
      </w:numPr>
      <w:contextualSpacing/>
    </w:pPr>
  </w:style>
  <w:style w:type="paragraph" w:styleId="ListNumber3">
    <w:name w:val="List Number 3"/>
    <w:basedOn w:val="Normal"/>
    <w:uiPriority w:val="99"/>
    <w:semiHidden/>
    <w:unhideWhenUsed/>
    <w:rsid w:val="00B94096"/>
    <w:pPr>
      <w:numPr>
        <w:numId w:val="38"/>
      </w:numPr>
      <w:contextualSpacing/>
    </w:pPr>
  </w:style>
  <w:style w:type="paragraph" w:styleId="ListNumber4">
    <w:name w:val="List Number 4"/>
    <w:basedOn w:val="Normal"/>
    <w:uiPriority w:val="99"/>
    <w:semiHidden/>
    <w:unhideWhenUsed/>
    <w:rsid w:val="00B94096"/>
    <w:pPr>
      <w:numPr>
        <w:numId w:val="39"/>
      </w:numPr>
      <w:contextualSpacing/>
    </w:pPr>
  </w:style>
  <w:style w:type="paragraph" w:styleId="ListNumber5">
    <w:name w:val="List Number 5"/>
    <w:basedOn w:val="Normal"/>
    <w:uiPriority w:val="99"/>
    <w:semiHidden/>
    <w:unhideWhenUsed/>
    <w:rsid w:val="00B94096"/>
    <w:pPr>
      <w:numPr>
        <w:numId w:val="40"/>
      </w:numPr>
      <w:contextualSpacing/>
    </w:pPr>
  </w:style>
  <w:style w:type="table" w:styleId="ListTable1Light">
    <w:name w:val="List Table 1 Light"/>
    <w:basedOn w:val="TableNormal"/>
    <w:uiPriority w:val="46"/>
    <w:rsid w:val="00B9409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4096"/>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B94096"/>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B94096"/>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B94096"/>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B94096"/>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B94096"/>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B9409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4096"/>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B94096"/>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B94096"/>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B94096"/>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B94096"/>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B94096"/>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B9409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409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B94096"/>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B94096"/>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B94096"/>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B94096"/>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B94096"/>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B9409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4096"/>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4096"/>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4096"/>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4096"/>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4096"/>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4096"/>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409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4096"/>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B94096"/>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B94096"/>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B94096"/>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B94096"/>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B94096"/>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B9409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4096"/>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4096"/>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4096"/>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4096"/>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4096"/>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4096"/>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94096"/>
    <w:pPr>
      <w:tabs>
        <w:tab w:val="left" w:pos="480"/>
        <w:tab w:val="left" w:pos="960"/>
        <w:tab w:val="left" w:pos="1440"/>
        <w:tab w:val="left" w:pos="1920"/>
        <w:tab w:val="left" w:pos="2400"/>
        <w:tab w:val="left" w:pos="2880"/>
        <w:tab w:val="left" w:pos="3360"/>
        <w:tab w:val="left" w:pos="3840"/>
        <w:tab w:val="left" w:pos="4320"/>
      </w:tabs>
      <w:spacing w:line="27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B94096"/>
    <w:rPr>
      <w:rFonts w:ascii="Consolas" w:hAnsi="Consolas"/>
      <w:sz w:val="20"/>
      <w:szCs w:val="20"/>
    </w:rPr>
  </w:style>
  <w:style w:type="table" w:styleId="MediumGrid1">
    <w:name w:val="Medium Grid 1"/>
    <w:basedOn w:val="TableNormal"/>
    <w:uiPriority w:val="67"/>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B940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4096"/>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B94096"/>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B94096"/>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B94096"/>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B94096"/>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B94096"/>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B94096"/>
    <w:rPr>
      <w:color w:val="2B579A"/>
      <w:shd w:val="clear" w:color="auto" w:fill="E1DFDD"/>
    </w:rPr>
  </w:style>
  <w:style w:type="paragraph" w:styleId="MessageHeader">
    <w:name w:val="Message Header"/>
    <w:basedOn w:val="Normal"/>
    <w:link w:val="MessageHeaderChar"/>
    <w:uiPriority w:val="99"/>
    <w:semiHidden/>
    <w:unhideWhenUsed/>
    <w:rsid w:val="00B9409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9409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B94096"/>
    <w:rPr>
      <w:rFonts w:ascii="Times New Roman" w:hAnsi="Times New Roman" w:cs="Times New Roman"/>
      <w:sz w:val="24"/>
      <w:szCs w:val="24"/>
    </w:rPr>
  </w:style>
  <w:style w:type="paragraph" w:styleId="NormalIndent">
    <w:name w:val="Normal Indent"/>
    <w:basedOn w:val="Normal"/>
    <w:uiPriority w:val="99"/>
    <w:semiHidden/>
    <w:unhideWhenUsed/>
    <w:rsid w:val="00B94096"/>
    <w:pPr>
      <w:ind w:left="720"/>
    </w:pPr>
  </w:style>
  <w:style w:type="paragraph" w:styleId="NoteHeading">
    <w:name w:val="Note Heading"/>
    <w:basedOn w:val="Normal"/>
    <w:next w:val="Normal"/>
    <w:link w:val="NoteHeadingChar"/>
    <w:uiPriority w:val="99"/>
    <w:semiHidden/>
    <w:unhideWhenUsed/>
    <w:rsid w:val="00B94096"/>
    <w:pPr>
      <w:spacing w:after="0" w:line="240" w:lineRule="auto"/>
    </w:pPr>
  </w:style>
  <w:style w:type="character" w:customStyle="1" w:styleId="NoteHeadingChar">
    <w:name w:val="Note Heading Char"/>
    <w:basedOn w:val="DefaultParagraphFont"/>
    <w:link w:val="NoteHeading"/>
    <w:uiPriority w:val="99"/>
    <w:semiHidden/>
    <w:rsid w:val="00B94096"/>
  </w:style>
  <w:style w:type="character" w:styleId="PageNumber">
    <w:name w:val="page number"/>
    <w:basedOn w:val="DefaultParagraphFont"/>
    <w:uiPriority w:val="99"/>
    <w:semiHidden/>
    <w:unhideWhenUsed/>
    <w:rsid w:val="00B94096"/>
  </w:style>
  <w:style w:type="character" w:styleId="PlaceholderText">
    <w:name w:val="Placeholder Text"/>
    <w:basedOn w:val="DefaultParagraphFont"/>
    <w:uiPriority w:val="99"/>
    <w:semiHidden/>
    <w:rsid w:val="00B94096"/>
    <w:rPr>
      <w:color w:val="666666"/>
    </w:rPr>
  </w:style>
  <w:style w:type="table" w:styleId="PlainTable1">
    <w:name w:val="Plain Table 1"/>
    <w:basedOn w:val="TableNormal"/>
    <w:uiPriority w:val="41"/>
    <w:rsid w:val="00B940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40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40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40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40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940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94096"/>
    <w:rPr>
      <w:rFonts w:ascii="Consolas" w:hAnsi="Consolas"/>
      <w:sz w:val="21"/>
      <w:szCs w:val="21"/>
    </w:rPr>
  </w:style>
  <w:style w:type="paragraph" w:styleId="Salutation">
    <w:name w:val="Salutation"/>
    <w:basedOn w:val="Normal"/>
    <w:next w:val="Normal"/>
    <w:link w:val="SalutationChar"/>
    <w:uiPriority w:val="99"/>
    <w:semiHidden/>
    <w:unhideWhenUsed/>
    <w:rsid w:val="00B94096"/>
  </w:style>
  <w:style w:type="character" w:customStyle="1" w:styleId="SalutationChar">
    <w:name w:val="Salutation Char"/>
    <w:basedOn w:val="DefaultParagraphFont"/>
    <w:link w:val="Salutation"/>
    <w:uiPriority w:val="99"/>
    <w:semiHidden/>
    <w:rsid w:val="00B94096"/>
  </w:style>
  <w:style w:type="paragraph" w:styleId="Signature">
    <w:name w:val="Signature"/>
    <w:basedOn w:val="Normal"/>
    <w:link w:val="SignatureChar"/>
    <w:uiPriority w:val="99"/>
    <w:semiHidden/>
    <w:unhideWhenUsed/>
    <w:rsid w:val="00B94096"/>
    <w:pPr>
      <w:spacing w:after="0" w:line="240" w:lineRule="auto"/>
      <w:ind w:left="4320"/>
    </w:pPr>
  </w:style>
  <w:style w:type="character" w:customStyle="1" w:styleId="SignatureChar">
    <w:name w:val="Signature Char"/>
    <w:basedOn w:val="DefaultParagraphFont"/>
    <w:link w:val="Signature"/>
    <w:uiPriority w:val="99"/>
    <w:semiHidden/>
    <w:rsid w:val="00B94096"/>
  </w:style>
  <w:style w:type="character" w:styleId="SmartHyperlink">
    <w:name w:val="Smart Hyperlink"/>
    <w:basedOn w:val="DefaultParagraphFont"/>
    <w:uiPriority w:val="99"/>
    <w:semiHidden/>
    <w:unhideWhenUsed/>
    <w:rsid w:val="00B94096"/>
    <w:rPr>
      <w:u w:val="dotted"/>
    </w:rPr>
  </w:style>
  <w:style w:type="character" w:styleId="SmartLink">
    <w:name w:val="Smart Link"/>
    <w:basedOn w:val="DefaultParagraphFont"/>
    <w:uiPriority w:val="99"/>
    <w:semiHidden/>
    <w:unhideWhenUsed/>
    <w:rsid w:val="00B94096"/>
    <w:rPr>
      <w:color w:val="0000FF"/>
      <w:u w:val="single"/>
      <w:shd w:val="clear" w:color="auto" w:fill="F3F2F1"/>
    </w:rPr>
  </w:style>
  <w:style w:type="table" w:styleId="Table3Deffects1">
    <w:name w:val="Table 3D effects 1"/>
    <w:basedOn w:val="TableNormal"/>
    <w:uiPriority w:val="99"/>
    <w:semiHidden/>
    <w:unhideWhenUsed/>
    <w:rsid w:val="00B94096"/>
    <w:pPr>
      <w:spacing w:after="120" w:line="270" w:lineRule="atLeast"/>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94096"/>
    <w:pPr>
      <w:spacing w:after="120" w:line="270" w:lineRule="atLeast"/>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94096"/>
    <w:pPr>
      <w:spacing w:after="120" w:line="270" w:lineRule="atLeast"/>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94096"/>
    <w:pPr>
      <w:spacing w:after="120" w:line="27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94096"/>
    <w:pPr>
      <w:spacing w:after="120" w:line="270" w:lineRule="atLeast"/>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94096"/>
    <w:pPr>
      <w:spacing w:after="120" w:line="27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94096"/>
    <w:pPr>
      <w:spacing w:after="120" w:line="270" w:lineRule="atLeast"/>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94096"/>
    <w:pPr>
      <w:spacing w:after="120" w:line="270" w:lineRule="atLeast"/>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94096"/>
    <w:pPr>
      <w:spacing w:after="120" w:line="270" w:lineRule="atLeast"/>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94096"/>
    <w:pPr>
      <w:spacing w:after="120" w:line="270" w:lineRule="atLeast"/>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94096"/>
    <w:pPr>
      <w:spacing w:after="120" w:line="270" w:lineRule="atLeast"/>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94096"/>
    <w:pPr>
      <w:spacing w:after="120" w:line="270" w:lineRule="atLeast"/>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94096"/>
    <w:pPr>
      <w:spacing w:after="120" w:line="270" w:lineRule="atLeast"/>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94096"/>
    <w:pPr>
      <w:spacing w:after="120" w:line="27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94096"/>
    <w:pPr>
      <w:spacing w:after="120" w:line="270" w:lineRule="atLeast"/>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94096"/>
    <w:pPr>
      <w:spacing w:after="120" w:line="270" w:lineRule="atLeast"/>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94096"/>
    <w:pPr>
      <w:spacing w:after="120" w:line="270" w:lineRule="atLeast"/>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94096"/>
    <w:pPr>
      <w:spacing w:after="120" w:line="270" w:lineRule="atLeast"/>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94096"/>
    <w:pPr>
      <w:spacing w:after="120" w:line="270" w:lineRule="atLeast"/>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94096"/>
    <w:pPr>
      <w:spacing w:after="120" w:line="270" w:lineRule="atLeast"/>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94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94096"/>
    <w:pPr>
      <w:spacing w:after="120" w:line="27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94096"/>
    <w:pPr>
      <w:spacing w:after="120" w:line="27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94096"/>
    <w:pPr>
      <w:spacing w:after="120" w:line="270" w:lineRule="atLeast"/>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94096"/>
    <w:pPr>
      <w:spacing w:after="120" w:line="27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94096"/>
    <w:pPr>
      <w:spacing w:after="120" w:line="27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94096"/>
    <w:pPr>
      <w:spacing w:after="0"/>
      <w:ind w:left="190" w:hanging="190"/>
    </w:pPr>
  </w:style>
  <w:style w:type="paragraph" w:styleId="TableofFigures">
    <w:name w:val="table of figures"/>
    <w:basedOn w:val="Normal"/>
    <w:next w:val="Normal"/>
    <w:uiPriority w:val="99"/>
    <w:semiHidden/>
    <w:unhideWhenUsed/>
    <w:rsid w:val="00B94096"/>
    <w:pPr>
      <w:spacing w:after="0"/>
    </w:pPr>
  </w:style>
  <w:style w:type="table" w:styleId="TableProfessional">
    <w:name w:val="Table Professional"/>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94096"/>
    <w:pPr>
      <w:spacing w:after="120" w:line="270" w:lineRule="atLeast"/>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94096"/>
    <w:pPr>
      <w:spacing w:after="120" w:line="27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94096"/>
    <w:pPr>
      <w:spacing w:after="120" w:line="27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94096"/>
    <w:pPr>
      <w:spacing w:after="120" w:line="27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94096"/>
    <w:pPr>
      <w:spacing w:after="120" w:line="27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94096"/>
    <w:pPr>
      <w:spacing w:after="120" w:line="270" w:lineRule="atLeast"/>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94096"/>
    <w:pPr>
      <w:spacing w:after="120" w:line="270" w:lineRule="atLeast"/>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94096"/>
    <w:pPr>
      <w:spacing w:after="120" w:line="270" w:lineRule="atLeast"/>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9409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94096"/>
    <w:pPr>
      <w:spacing w:after="100"/>
      <w:ind w:left="570"/>
    </w:pPr>
  </w:style>
  <w:style w:type="paragraph" w:styleId="TOC5">
    <w:name w:val="toc 5"/>
    <w:basedOn w:val="Normal"/>
    <w:next w:val="Normal"/>
    <w:autoRedefine/>
    <w:uiPriority w:val="39"/>
    <w:semiHidden/>
    <w:unhideWhenUsed/>
    <w:rsid w:val="00B94096"/>
    <w:pPr>
      <w:spacing w:after="100"/>
      <w:ind w:left="760"/>
    </w:pPr>
  </w:style>
  <w:style w:type="paragraph" w:styleId="TOC6">
    <w:name w:val="toc 6"/>
    <w:basedOn w:val="Normal"/>
    <w:next w:val="Normal"/>
    <w:autoRedefine/>
    <w:uiPriority w:val="39"/>
    <w:semiHidden/>
    <w:unhideWhenUsed/>
    <w:rsid w:val="00B94096"/>
    <w:pPr>
      <w:spacing w:after="100"/>
      <w:ind w:left="950"/>
    </w:pPr>
  </w:style>
  <w:style w:type="paragraph" w:styleId="TOC7">
    <w:name w:val="toc 7"/>
    <w:basedOn w:val="Normal"/>
    <w:next w:val="Normal"/>
    <w:autoRedefine/>
    <w:uiPriority w:val="39"/>
    <w:semiHidden/>
    <w:unhideWhenUsed/>
    <w:rsid w:val="00B94096"/>
    <w:pPr>
      <w:spacing w:after="100"/>
      <w:ind w:left="1140"/>
    </w:pPr>
  </w:style>
  <w:style w:type="paragraph" w:styleId="TOC8">
    <w:name w:val="toc 8"/>
    <w:basedOn w:val="Normal"/>
    <w:next w:val="Normal"/>
    <w:autoRedefine/>
    <w:uiPriority w:val="39"/>
    <w:semiHidden/>
    <w:unhideWhenUsed/>
    <w:rsid w:val="00B94096"/>
    <w:pPr>
      <w:spacing w:after="100"/>
      <w:ind w:left="1330"/>
    </w:pPr>
  </w:style>
  <w:style w:type="paragraph" w:styleId="TOC9">
    <w:name w:val="toc 9"/>
    <w:basedOn w:val="Normal"/>
    <w:next w:val="Normal"/>
    <w:autoRedefine/>
    <w:uiPriority w:val="39"/>
    <w:semiHidden/>
    <w:unhideWhenUsed/>
    <w:rsid w:val="00B94096"/>
    <w:pPr>
      <w:spacing w:after="100"/>
      <w:ind w:left="1520"/>
    </w:pPr>
  </w:style>
  <w:style w:type="character" w:styleId="UnresolvedMention">
    <w:name w:val="Unresolved Mention"/>
    <w:basedOn w:val="DefaultParagraphFont"/>
    <w:uiPriority w:val="99"/>
    <w:semiHidden/>
    <w:unhideWhenUsed/>
    <w:rsid w:val="00B94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c76376-bcb0-4cdb-921e-917fee2afcc1">
  <we:reference id="11d7cf85-ae5a-43b8-bc58-1e1a151cce24" version="1.0.0.1" store="excatalog" storeType="excatalog"/>
  <we:alternateReferences>
    <we:reference id="WA200010725" version="1.0.0.1" store="en-us" storeType="omex"/>
  </we:alternateReferences>
  <we:properties>
    <we:property name="claude.fileId" value="&quot;4732b52a-bcea-4ae5-9cc9-61a6fb9b0e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eb0448-7920-496a-86f8-99ba68c08a3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5704EB66BA5B49A70B296160084FFA" ma:contentTypeVersion="8" ma:contentTypeDescription="Create a new document." ma:contentTypeScope="" ma:versionID="f102b4326b64ac9a9b018ac65e7389d6">
  <xsd:schema xmlns:xsd="http://www.w3.org/2001/XMLSchema" xmlns:xs="http://www.w3.org/2001/XMLSchema" xmlns:p="http://schemas.microsoft.com/office/2006/metadata/properties" xmlns:ns2="66eb0448-7920-496a-86f8-99ba68c08a34" targetNamespace="http://schemas.microsoft.com/office/2006/metadata/properties" ma:root="true" ma:fieldsID="22cf4eb7cac1842d418c3509ec9350fc" ns2:_="">
    <xsd:import namespace="66eb0448-7920-496a-86f8-99ba68c08a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b0448-7920-496a-86f8-99ba68c08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c34496-df21-4b6c-8f9a-23f2070c1c4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E9597-1532-47D0-B0D8-9587AA29EDB6}">
  <ds:schemaRefs>
    <ds:schemaRef ds:uri="http://schemas.microsoft.com/sharepoint/v3/contenttype/forms"/>
  </ds:schemaRefs>
</ds:datastoreItem>
</file>

<file path=customXml/itemProps2.xml><?xml version="1.0" encoding="utf-8"?>
<ds:datastoreItem xmlns:ds="http://schemas.openxmlformats.org/officeDocument/2006/customXml" ds:itemID="{AA63873D-4E4C-4389-BD0D-9245AE9718FD}">
  <ds:schemaRefs>
    <ds:schemaRef ds:uri="http://schemas.microsoft.com/office/2006/metadata/properties"/>
    <ds:schemaRef ds:uri="http://schemas.microsoft.com/office/infopath/2007/PartnerControls"/>
    <ds:schemaRef ds:uri="66eb0448-7920-496a-86f8-99ba68c08a34"/>
  </ds:schemaRefs>
</ds:datastoreItem>
</file>

<file path=customXml/itemProps3.xml><?xml version="1.0" encoding="utf-8"?>
<ds:datastoreItem xmlns:ds="http://schemas.openxmlformats.org/officeDocument/2006/customXml" ds:itemID="{E9EC247E-F87B-450C-BBBA-1122CA2A6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eb0448-7920-496a-86f8-99ba68c08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35</Pages>
  <Words>7392</Words>
  <Characters>44930</Characters>
  <Application>Microsoft Office Word</Application>
  <DocSecurity>0</DocSecurity>
  <Lines>1349</Lines>
  <Paragraphs>922</Paragraphs>
  <ScaleCrop>false</ScaleCrop>
  <HeadingPairs>
    <vt:vector size="2" baseType="variant">
      <vt:variant>
        <vt:lpstr>Title</vt:lpstr>
      </vt:variant>
      <vt:variant>
        <vt:i4>1</vt:i4>
      </vt:variant>
    </vt:vector>
  </HeadingPairs>
  <TitlesOfParts>
    <vt:vector size="1" baseType="lpstr">
      <vt:lpstr>Docaya EDMS — Functional &amp; Business Design (MOI UAE)</vt:lpstr>
    </vt:vector>
  </TitlesOfParts>
  <Company/>
  <LinksUpToDate>false</LinksUpToDate>
  <CharactersWithSpaces>51485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Business Design (MOI UAE)</dc:title>
  <dc:creator>Ojashwa Chauhan</dc:creator>
  <dc:description>Enhanced functional and business design of the Docaya EDMS for the Ministry of Interior, UAE</dc:description>
  <cp:lastModifiedBy>Data Core</cp:lastModifiedBy>
  <cp:revision>31</cp:revision>
  <cp:lastPrinted>2026-09-12T08:27:00Z</cp:lastPrinted>
  <dcterms:created xsi:type="dcterms:W3CDTF">2026-09-05T05:42:00Z</dcterms:created>
  <dcterms:modified xsi:type="dcterms:W3CDTF">2026-09-12T10:15:00Z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2026-09-04T20:13:11Z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0548d8ce-4255-475b-9306-c46c38433c71</vt:lpwstr>
  </property>
  <property fmtid="{D5CDD505-2E9C-101B-9397-08002B2CF9AE}" pid="8" name="MSIP_Label_09ea7407-5844-49ec-aa4f-9b4135bf0609_ContentBits">
    <vt:lpwstr>0</vt:lpwstr>
  </property>
  <property fmtid="{D5CDD505-2E9C-101B-9397-08002B2CF9AE}" pid="9" name="ContentTypeId">
    <vt:lpwstr>0x0101000F5704EB66BA5B49A70B296160084FFA</vt:lpwstr>
  </property>
  <property fmtid="{D5CDD505-2E9C-101B-9397-08002B2CF9AE}" pid="10" name="MediaServiceImageTags">
    <vt:lpwstr/>
  </property>
</Properties>
</file>